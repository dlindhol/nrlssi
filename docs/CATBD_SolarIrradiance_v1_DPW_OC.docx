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D6B1E9B" w14:textId="77777777" w:rsidR="002A5C69" w:rsidRPr="00242EB5" w:rsidRDefault="0083427F" w:rsidP="00944C78">
      <w:pPr>
        <w:pStyle w:val="CDRFrontPageProgramHeading"/>
      </w:pPr>
      <w:r w:rsidRPr="00242EB5">
        <w:t>Climate Data Record (CDR)</w:t>
      </w:r>
      <w:r w:rsidR="002A5C69" w:rsidRPr="00242EB5">
        <w:t xml:space="preserve"> Program</w:t>
      </w:r>
    </w:p>
    <w:p w14:paraId="0181E34C" w14:textId="77777777" w:rsidR="00E206BD" w:rsidRDefault="006E3281" w:rsidP="00AD7451">
      <w:pPr>
        <w:pStyle w:val="CDRFrontPageTitle"/>
      </w:pPr>
      <w:r>
        <w:rPr>
          <w:noProof/>
        </w:rPr>
        <mc:AlternateContent>
          <mc:Choice Requires="wps">
            <w:drawing>
              <wp:anchor distT="0" distB="0" distL="114300" distR="114300" simplePos="0" relativeHeight="251657216" behindDoc="0" locked="0" layoutInCell="1" allowOverlap="1" wp14:anchorId="25A9D1C1" wp14:editId="7EE0914E">
                <wp:simplePos x="0" y="0"/>
                <wp:positionH relativeFrom="column">
                  <wp:posOffset>-13970</wp:posOffset>
                </wp:positionH>
                <wp:positionV relativeFrom="paragraph">
                  <wp:posOffset>-807720</wp:posOffset>
                </wp:positionV>
                <wp:extent cx="5944870" cy="0"/>
                <wp:effectExtent l="24130" t="30480" r="38100" b="33020"/>
                <wp:wrapNone/>
                <wp:docPr id="3"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4870" cy="0"/>
                        </a:xfrm>
                        <a:prstGeom prst="straightConnector1">
                          <a:avLst/>
                        </a:prstGeom>
                        <a:noFill/>
                        <a:ln w="25400">
                          <a:solidFill>
                            <a:srgbClr val="0000FF"/>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29783" dir="3885598" algn="ctr" rotWithShape="0">
                                  <a:srgbClr val="243F60">
                                    <a:alpha val="50000"/>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0,0l21600,21600e" filled="f">
                <v:path arrowok="t" fillok="f" o:connecttype="none"/>
                <o:lock v:ext="edit" shapetype="t"/>
              </v:shapetype>
              <v:shape id="AutoShape 2" o:spid="_x0000_s1026" type="#_x0000_t32" style="position:absolute;margin-left:-1.05pt;margin-top:-63.55pt;width:468.1pt;height:0;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" strokecolor="blue" strokeweight="2pt">
                <v:shadow color="#243f60" opacity=".5" offset="1pt"/>
              </v:shape>
            </w:pict>
          </mc:Fallback>
        </mc:AlternateContent>
      </w:r>
    </w:p>
    <w:p w14:paraId="6EF99CEB" w14:textId="77777777" w:rsidR="00376231" w:rsidRDefault="00376231" w:rsidP="00AD7451">
      <w:pPr>
        <w:pStyle w:val="CDRFrontPageTitle"/>
      </w:pPr>
      <w:r>
        <w:t>Climate Algorithm Theoretical Basis Document (C-ATBD)</w:t>
      </w:r>
    </w:p>
    <w:p w14:paraId="7905DA0E" w14:textId="77777777" w:rsidR="00376231" w:rsidRDefault="00376231" w:rsidP="00AD7451">
      <w:pPr>
        <w:pStyle w:val="CDRFrontPageTitle"/>
      </w:pPr>
    </w:p>
    <w:p w14:paraId="708B4C09" w14:textId="77777777" w:rsidR="002A5C69" w:rsidRPr="00F33F91" w:rsidRDefault="0096159C" w:rsidP="007E50AB">
      <w:pPr>
        <w:pStyle w:val="CDRFrontPageTitle"/>
        <w:rPr>
          <w:color w:val="000000" w:themeColor="text1"/>
        </w:rPr>
      </w:pPr>
      <w:r w:rsidRPr="00F33F91">
        <w:rPr>
          <w:color w:val="000000" w:themeColor="text1"/>
        </w:rPr>
        <w:t>Solar Irradiance</w:t>
      </w:r>
    </w:p>
    <w:p w14:paraId="2AF0E657" w14:textId="77777777" w:rsidR="006450E0" w:rsidRDefault="006450E0" w:rsidP="00EE7F46">
      <w:pPr>
        <w:pStyle w:val="CDRFrontPageTitle"/>
      </w:pPr>
    </w:p>
    <w:p w14:paraId="76C14ED3" w14:textId="77777777" w:rsidR="006450E0" w:rsidRDefault="006450E0" w:rsidP="00EE7F46">
      <w:pPr>
        <w:pStyle w:val="CDRFrontPageTitle"/>
      </w:pPr>
    </w:p>
    <w:p w14:paraId="70F9EFD5" w14:textId="77777777" w:rsidR="00AD7451" w:rsidRPr="00242EB5" w:rsidRDefault="00AD7451" w:rsidP="00EE7F46">
      <w:pPr>
        <w:pStyle w:val="CDRFrontPageTitle"/>
      </w:pPr>
    </w:p>
    <w:p w14:paraId="3F72AFE5" w14:textId="77777777" w:rsidR="002A5C69" w:rsidRDefault="002A5C69" w:rsidP="007E50AB">
      <w:pPr>
        <w:pStyle w:val="CDRFrontPageTitle"/>
      </w:pPr>
    </w:p>
    <w:p w14:paraId="2DD2C53A" w14:textId="77777777" w:rsidR="003F5B11" w:rsidRDefault="003F5B11" w:rsidP="007E50AB">
      <w:pPr>
        <w:pStyle w:val="CDRFrontPageTitle"/>
      </w:pPr>
    </w:p>
    <w:p w14:paraId="09E4FE2B" w14:textId="77777777" w:rsidR="002A5C69" w:rsidRDefault="002A5C69" w:rsidP="007E50AB">
      <w:pPr>
        <w:pStyle w:val="CDRFrontPageTitle"/>
      </w:pPr>
    </w:p>
    <w:p w14:paraId="30F75EA9" w14:textId="77777777" w:rsidR="000408FF" w:rsidRDefault="000408FF" w:rsidP="007E50AB">
      <w:pPr>
        <w:pStyle w:val="CDRFrontPageTitle"/>
      </w:pPr>
    </w:p>
    <w:p w14:paraId="1CF74539" w14:textId="77777777" w:rsidR="002A5C69" w:rsidRDefault="006E3281" w:rsidP="00D66B89">
      <w:pPr>
        <w:spacing w:after="600"/>
        <w:jc w:val="right"/>
        <w:rPr>
          <w:sz w:val="56"/>
          <w:szCs w:val="56"/>
        </w:rPr>
      </w:pPr>
      <w:r>
        <w:rPr>
          <w:noProof/>
        </w:rPr>
        <w:drawing>
          <wp:inline distT="0" distB="0" distL="0" distR="0" wp14:anchorId="08336662" wp14:editId="36EB799F">
            <wp:extent cx="1490345" cy="1481455"/>
            <wp:effectExtent l="0" t="0" r="0" b="0"/>
            <wp:docPr id="1" name="Picture 4" descr="Description: NOAA-walker-copy_no-trademark_for-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cription: NOAA-walker-copy_no-trademark_for-word.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90345" cy="1481455"/>
                    </a:xfrm>
                    <a:prstGeom prst="rect">
                      <a:avLst/>
                    </a:prstGeom>
                    <a:noFill/>
                    <a:ln>
                      <a:noFill/>
                    </a:ln>
                  </pic:spPr>
                </pic:pic>
              </a:graphicData>
            </a:graphic>
          </wp:inline>
        </w:drawing>
      </w:r>
    </w:p>
    <w:p w14:paraId="55276EA7" w14:textId="77777777" w:rsidR="009A7319" w:rsidRPr="00772ADA" w:rsidRDefault="009A7319" w:rsidP="009A7319">
      <w:pPr>
        <w:pStyle w:val="CDRFrontPageVersion"/>
      </w:pPr>
      <w:r w:rsidRPr="00772ADA">
        <w:t xml:space="preserve">CDR Program </w:t>
      </w:r>
      <w:r w:rsidRPr="00552DE5">
        <w:t>Document</w:t>
      </w:r>
      <w:r w:rsidRPr="00772ADA">
        <w:t xml:space="preserve"> Number: </w:t>
      </w:r>
      <w:r w:rsidRPr="00772ADA">
        <w:tab/>
      </w:r>
      <w:r w:rsidR="00D4097E" w:rsidRPr="009A7319">
        <w:rPr>
          <w:color w:val="FF0000"/>
        </w:rPr>
        <w:t>TBD by CDR Program</w:t>
      </w:r>
      <w:r w:rsidR="00D4097E">
        <w:rPr>
          <w:color w:val="FF0000"/>
        </w:rPr>
        <w:t xml:space="preserve"> Document Manager</w:t>
      </w:r>
    </w:p>
    <w:p w14:paraId="64CCD96D" w14:textId="77777777" w:rsidR="009A7319" w:rsidRPr="00772ADA" w:rsidRDefault="009A7319" w:rsidP="009A7319">
      <w:pPr>
        <w:pStyle w:val="CDRFrontPageVersion"/>
      </w:pPr>
      <w:r w:rsidRPr="00772ADA">
        <w:t xml:space="preserve">Originator Document Number: </w:t>
      </w:r>
      <w:r w:rsidRPr="00772ADA">
        <w:tab/>
      </w:r>
      <w:r w:rsidRPr="009A7319">
        <w:rPr>
          <w:color w:val="FF0000"/>
        </w:rPr>
        <w:t xml:space="preserve">TBD by PI </w:t>
      </w:r>
      <w:r>
        <w:rPr>
          <w:color w:val="FF0000"/>
        </w:rPr>
        <w:t xml:space="preserve">organization </w:t>
      </w:r>
      <w:r w:rsidRPr="009A7319">
        <w:rPr>
          <w:color w:val="FF0000"/>
        </w:rPr>
        <w:t>or</w:t>
      </w:r>
      <w:r>
        <w:rPr>
          <w:color w:val="FF0000"/>
        </w:rPr>
        <w:t xml:space="preserve"> use</w:t>
      </w:r>
      <w:r w:rsidRPr="009A7319">
        <w:rPr>
          <w:color w:val="FF0000"/>
        </w:rPr>
        <w:t xml:space="preserve"> N/A</w:t>
      </w:r>
    </w:p>
    <w:p w14:paraId="21BE25DB" w14:textId="77777777" w:rsidR="009A7319" w:rsidRDefault="009A7319" w:rsidP="009A7319">
      <w:pPr>
        <w:pStyle w:val="CDRFrontPageVersion"/>
      </w:pPr>
      <w:r w:rsidRPr="00D4097E">
        <w:fldChar w:fldCharType="begin"/>
      </w:r>
      <w:r w:rsidRPr="00D4097E">
        <w:instrText xml:space="preserve"> DOCVARIABLE  "cdrp_doc_number" \* MERGEFORMAT </w:instrText>
      </w:r>
      <w:r w:rsidRPr="00D4097E">
        <w:fldChar w:fldCharType="end"/>
      </w:r>
      <w:r w:rsidRPr="00D4097E">
        <w:fldChar w:fldCharType="begin"/>
      </w:r>
      <w:r w:rsidRPr="00D4097E">
        <w:instrText xml:space="preserve"> DOCVARIABLE  "cdrp_doc_number" \* MERGEFORMAT </w:instrText>
      </w:r>
      <w:r w:rsidRPr="00D4097E">
        <w:fldChar w:fldCharType="end"/>
      </w:r>
      <w:r w:rsidRPr="00D4097E">
        <w:fldChar w:fldCharType="begin"/>
      </w:r>
      <w:r w:rsidRPr="00D4097E">
        <w:instrText xml:space="preserve"> DOCVARIABLE "cdrp_doc_number" \* MERGEFORMAT </w:instrText>
      </w:r>
      <w:r w:rsidRPr="00D4097E">
        <w:fldChar w:fldCharType="end"/>
      </w:r>
      <w:r w:rsidRPr="00D4097E">
        <w:fldChar w:fldCharType="begin"/>
      </w:r>
      <w:r w:rsidRPr="00D4097E">
        <w:instrText xml:space="preserve"> DOCVARIABLE  "cdrp_doc_number" \* MERGEFORMAT </w:instrText>
      </w:r>
      <w:r w:rsidRPr="00D4097E">
        <w:fldChar w:fldCharType="end"/>
      </w:r>
      <w:r w:rsidRPr="00D4097E">
        <w:t xml:space="preserve">Revision </w:t>
      </w:r>
      <w:r w:rsidR="0091333E">
        <w:rPr>
          <w:color w:val="FF0000"/>
        </w:rPr>
        <w:t>1</w:t>
      </w:r>
      <w:r w:rsidRPr="00D4097E">
        <w:t xml:space="preserve"> /</w:t>
      </w:r>
      <w:r w:rsidR="00D4097E" w:rsidRPr="00D4097E">
        <w:t xml:space="preserve"> </w:t>
      </w:r>
      <w:r w:rsidR="0078366F" w:rsidRPr="0078366F">
        <w:rPr>
          <w:color w:val="FF0000"/>
        </w:rPr>
        <w:t>&lt;</w:t>
      </w:r>
      <w:r w:rsidR="00D4097E" w:rsidRPr="0078366F">
        <w:rPr>
          <w:color w:val="FF0000"/>
        </w:rPr>
        <w:t>Month</w:t>
      </w:r>
      <w:r w:rsidR="0078366F">
        <w:rPr>
          <w:color w:val="FF0000"/>
        </w:rPr>
        <w:t>&gt; &lt;day&gt;</w:t>
      </w:r>
      <w:r w:rsidR="00D4097E" w:rsidRPr="0078366F">
        <w:rPr>
          <w:color w:val="FF0000"/>
        </w:rPr>
        <w:t xml:space="preserve">, </w:t>
      </w:r>
      <w:r w:rsidR="00D4097E" w:rsidRPr="00D4097E">
        <w:rPr>
          <w:color w:val="FF0000"/>
        </w:rPr>
        <w:t>YYYY</w:t>
      </w:r>
    </w:p>
    <w:p w14:paraId="3B89340C" w14:textId="2FC94A8D" w:rsidR="00BD0310" w:rsidRDefault="00BD0310" w:rsidP="00BD0310">
      <w:pPr>
        <w:pStyle w:val="CDRFrontPageVersion"/>
      </w:pPr>
      <w:r>
        <w:tab/>
      </w:r>
      <w:r w:rsidR="00EC5D7B">
        <w:br w:type="page"/>
      </w:r>
    </w:p>
    <w:p w14:paraId="65D26451" w14:textId="77777777" w:rsidR="00DE5C04" w:rsidRPr="00BD0310" w:rsidRDefault="00DE5C04" w:rsidP="00BD0310"/>
    <w:p w14:paraId="199E8C39" w14:textId="77777777" w:rsidR="00C51DEC" w:rsidRDefault="00C51DEC" w:rsidP="00C51DEC">
      <w:pPr>
        <w:pStyle w:val="CDRFrontMatterHeading"/>
      </w:pPr>
      <w:r>
        <w:t>REVISION HISTORY</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47"/>
        <w:gridCol w:w="2241"/>
        <w:gridCol w:w="1080"/>
        <w:gridCol w:w="4046"/>
        <w:gridCol w:w="1462"/>
      </w:tblGrid>
      <w:tr w:rsidR="00C51DEC" w:rsidRPr="007B4003" w14:paraId="68473B65" w14:textId="77777777" w:rsidTr="00DF6128">
        <w:trPr>
          <w:cantSplit/>
          <w:jc w:val="center"/>
        </w:trPr>
        <w:tc>
          <w:tcPr>
            <w:tcW w:w="747" w:type="dxa"/>
            <w:shd w:val="clear" w:color="auto" w:fill="D9D9D9"/>
          </w:tcPr>
          <w:p w14:paraId="727634B4" w14:textId="77777777" w:rsidR="00C51DEC" w:rsidRPr="00CF533C" w:rsidRDefault="00C51DEC" w:rsidP="00D16658">
            <w:pPr>
              <w:pStyle w:val="CDRTableHeading"/>
            </w:pPr>
            <w:r>
              <w:t>Rev.</w:t>
            </w:r>
          </w:p>
        </w:tc>
        <w:tc>
          <w:tcPr>
            <w:tcW w:w="2241" w:type="dxa"/>
            <w:shd w:val="clear" w:color="auto" w:fill="D9D9D9"/>
          </w:tcPr>
          <w:p w14:paraId="3BD0E0F7" w14:textId="77777777" w:rsidR="00C51DEC" w:rsidRPr="00CF533C" w:rsidRDefault="00C51DEC" w:rsidP="00D16658">
            <w:pPr>
              <w:pStyle w:val="CDRTableHeading"/>
            </w:pPr>
            <w:r>
              <w:t>Author</w:t>
            </w:r>
          </w:p>
        </w:tc>
        <w:tc>
          <w:tcPr>
            <w:tcW w:w="1080" w:type="dxa"/>
            <w:shd w:val="clear" w:color="auto" w:fill="D9D9D9"/>
          </w:tcPr>
          <w:p w14:paraId="57533C12" w14:textId="77777777" w:rsidR="00C51DEC" w:rsidRDefault="00C51DEC" w:rsidP="00D16658">
            <w:pPr>
              <w:pStyle w:val="CDRTableHeading"/>
            </w:pPr>
            <w:r>
              <w:t>DSR No.</w:t>
            </w:r>
          </w:p>
        </w:tc>
        <w:tc>
          <w:tcPr>
            <w:tcW w:w="4046" w:type="dxa"/>
            <w:shd w:val="clear" w:color="auto" w:fill="D9D9D9"/>
          </w:tcPr>
          <w:p w14:paraId="2F345E4C" w14:textId="77777777" w:rsidR="00C51DEC" w:rsidRPr="00CF533C" w:rsidRDefault="00C51DEC" w:rsidP="00D16658">
            <w:pPr>
              <w:pStyle w:val="CDRTableHeading"/>
            </w:pPr>
            <w:r>
              <w:t>Description</w:t>
            </w:r>
          </w:p>
        </w:tc>
        <w:tc>
          <w:tcPr>
            <w:tcW w:w="1462" w:type="dxa"/>
            <w:shd w:val="clear" w:color="auto" w:fill="D9D9D9"/>
          </w:tcPr>
          <w:p w14:paraId="071268B2" w14:textId="77777777" w:rsidR="00C51DEC" w:rsidRPr="00CF533C" w:rsidRDefault="00C51DEC" w:rsidP="00D16658">
            <w:pPr>
              <w:pStyle w:val="CDRTableHeading"/>
            </w:pPr>
            <w:r>
              <w:t>Date</w:t>
            </w:r>
          </w:p>
        </w:tc>
      </w:tr>
      <w:tr w:rsidR="00C51DEC" w:rsidRPr="007B4003" w14:paraId="0DE63910" w14:textId="77777777" w:rsidTr="00DF6128">
        <w:trPr>
          <w:cantSplit/>
          <w:jc w:val="center"/>
        </w:trPr>
        <w:tc>
          <w:tcPr>
            <w:tcW w:w="747" w:type="dxa"/>
          </w:tcPr>
          <w:p w14:paraId="0FBE7D84" w14:textId="77777777" w:rsidR="00C51DEC" w:rsidRDefault="00AE7559" w:rsidP="00D16658">
            <w:pPr>
              <w:pStyle w:val="CDRTableText"/>
              <w:keepNext/>
            </w:pPr>
            <w:r>
              <w:t>1</w:t>
            </w:r>
          </w:p>
        </w:tc>
        <w:tc>
          <w:tcPr>
            <w:tcW w:w="2241" w:type="dxa"/>
          </w:tcPr>
          <w:p w14:paraId="64DA80B2" w14:textId="7F7D442C" w:rsidR="00FB3F4E" w:rsidRDefault="00FB3F4E" w:rsidP="00D16658">
            <w:pPr>
              <w:pStyle w:val="CDRTableText"/>
              <w:keepNext/>
            </w:pPr>
            <w:r>
              <w:t>Odele Coddington</w:t>
            </w:r>
            <w:r w:rsidR="00DF6128">
              <w:t>, LASP</w:t>
            </w:r>
          </w:p>
          <w:p w14:paraId="0C35A86B" w14:textId="03AD47C5" w:rsidR="00F078F8" w:rsidRPr="00F078F8" w:rsidRDefault="00F078F8" w:rsidP="00D16658">
            <w:pPr>
              <w:pStyle w:val="CDRTableText"/>
              <w:keepNext/>
              <w:rPr>
                <w:color w:val="000000" w:themeColor="text1"/>
              </w:rPr>
            </w:pPr>
            <w:r w:rsidRPr="00F33F91">
              <w:rPr>
                <w:color w:val="000000" w:themeColor="text1"/>
              </w:rPr>
              <w:t>Judith Lean</w:t>
            </w:r>
            <w:r w:rsidR="00DF6128">
              <w:rPr>
                <w:color w:val="000000" w:themeColor="text1"/>
              </w:rPr>
              <w:t>, NRL</w:t>
            </w:r>
          </w:p>
        </w:tc>
        <w:tc>
          <w:tcPr>
            <w:tcW w:w="1080" w:type="dxa"/>
          </w:tcPr>
          <w:p w14:paraId="018AC5ED" w14:textId="77777777" w:rsidR="00C51DEC" w:rsidRPr="00C51DEC" w:rsidRDefault="00C51DEC" w:rsidP="00D16658">
            <w:pPr>
              <w:pStyle w:val="CDRTableText"/>
              <w:keepNext/>
              <w:rPr>
                <w:color w:val="FF0000"/>
              </w:rPr>
            </w:pPr>
            <w:r>
              <w:rPr>
                <w:color w:val="FF0000"/>
              </w:rPr>
              <w:t>DSR-</w:t>
            </w:r>
            <w:r w:rsidR="002C2EC1">
              <w:rPr>
                <w:color w:val="FF0000"/>
              </w:rPr>
              <w:t>XXX</w:t>
            </w:r>
          </w:p>
        </w:tc>
        <w:tc>
          <w:tcPr>
            <w:tcW w:w="4046" w:type="dxa"/>
          </w:tcPr>
          <w:p w14:paraId="43D7B94A" w14:textId="77777777" w:rsidR="00C51DEC" w:rsidRPr="00C51DEC" w:rsidRDefault="002C2EC1" w:rsidP="00D16658">
            <w:pPr>
              <w:pStyle w:val="CDRTableText"/>
              <w:keepNext/>
              <w:rPr>
                <w:color w:val="FF0000"/>
              </w:rPr>
            </w:pPr>
            <w:r>
              <w:rPr>
                <w:color w:val="FF0000"/>
              </w:rPr>
              <w:t>Initial Submission to CDR Program</w:t>
            </w:r>
          </w:p>
        </w:tc>
        <w:tc>
          <w:tcPr>
            <w:tcW w:w="1462" w:type="dxa"/>
          </w:tcPr>
          <w:p w14:paraId="45EC1B75" w14:textId="77777777" w:rsidR="00C51DEC" w:rsidRPr="00C51DEC" w:rsidRDefault="00B77387" w:rsidP="00D16658">
            <w:pPr>
              <w:pStyle w:val="CDRTableText"/>
              <w:keepNext/>
              <w:rPr>
                <w:color w:val="FF0000"/>
              </w:rPr>
            </w:pPr>
            <w:r>
              <w:rPr>
                <w:color w:val="FF0000"/>
              </w:rPr>
              <w:t>MM/DD/YYYY</w:t>
            </w:r>
          </w:p>
        </w:tc>
      </w:tr>
      <w:tr w:rsidR="00C51DEC" w:rsidRPr="007B4003" w14:paraId="5776A9BF" w14:textId="77777777" w:rsidTr="00DF6128">
        <w:trPr>
          <w:cantSplit/>
          <w:jc w:val="center"/>
        </w:trPr>
        <w:tc>
          <w:tcPr>
            <w:tcW w:w="747" w:type="dxa"/>
          </w:tcPr>
          <w:p w14:paraId="5427E152" w14:textId="77777777" w:rsidR="00C51DEC" w:rsidRDefault="00C51DEC" w:rsidP="00D16658">
            <w:pPr>
              <w:pStyle w:val="CDRTableText"/>
              <w:keepNext/>
            </w:pPr>
          </w:p>
        </w:tc>
        <w:tc>
          <w:tcPr>
            <w:tcW w:w="2241" w:type="dxa"/>
          </w:tcPr>
          <w:p w14:paraId="18FBDDB5" w14:textId="77777777" w:rsidR="00C51DEC" w:rsidRDefault="00C51DEC" w:rsidP="00D16658">
            <w:pPr>
              <w:pStyle w:val="CDRTableText"/>
              <w:keepNext/>
            </w:pPr>
          </w:p>
        </w:tc>
        <w:tc>
          <w:tcPr>
            <w:tcW w:w="1080" w:type="dxa"/>
          </w:tcPr>
          <w:p w14:paraId="11753735" w14:textId="77777777" w:rsidR="00C51DEC" w:rsidRDefault="00C51DEC" w:rsidP="00D16658">
            <w:pPr>
              <w:pStyle w:val="CDRTableText"/>
              <w:keepNext/>
            </w:pPr>
          </w:p>
        </w:tc>
        <w:tc>
          <w:tcPr>
            <w:tcW w:w="4046" w:type="dxa"/>
          </w:tcPr>
          <w:p w14:paraId="58D3A68C" w14:textId="77777777" w:rsidR="00C51DEC" w:rsidRDefault="00C51DEC" w:rsidP="00D16658">
            <w:pPr>
              <w:pStyle w:val="CDRTableText"/>
              <w:keepNext/>
            </w:pPr>
          </w:p>
        </w:tc>
        <w:tc>
          <w:tcPr>
            <w:tcW w:w="1462" w:type="dxa"/>
          </w:tcPr>
          <w:p w14:paraId="4AA92ED6" w14:textId="77777777" w:rsidR="00C51DEC" w:rsidRDefault="00C51DEC" w:rsidP="00D16658">
            <w:pPr>
              <w:pStyle w:val="CDRTableText"/>
              <w:keepNext/>
            </w:pPr>
          </w:p>
        </w:tc>
      </w:tr>
      <w:tr w:rsidR="00C51DEC" w:rsidRPr="007B4003" w14:paraId="39FBC956" w14:textId="77777777" w:rsidTr="00DF6128">
        <w:trPr>
          <w:cantSplit/>
          <w:jc w:val="center"/>
        </w:trPr>
        <w:tc>
          <w:tcPr>
            <w:tcW w:w="747" w:type="dxa"/>
          </w:tcPr>
          <w:p w14:paraId="7E5AF4B3" w14:textId="77777777" w:rsidR="00C51DEC" w:rsidRPr="007B4003" w:rsidRDefault="00C51DEC" w:rsidP="00D16658">
            <w:pPr>
              <w:pStyle w:val="CDRTableText"/>
              <w:keepNext/>
            </w:pPr>
          </w:p>
        </w:tc>
        <w:tc>
          <w:tcPr>
            <w:tcW w:w="2241" w:type="dxa"/>
          </w:tcPr>
          <w:p w14:paraId="026A81F3" w14:textId="77777777" w:rsidR="00C51DEC" w:rsidRPr="007B4003" w:rsidRDefault="00C51DEC" w:rsidP="00D16658">
            <w:pPr>
              <w:pStyle w:val="CDRTableText"/>
              <w:keepNext/>
            </w:pPr>
          </w:p>
        </w:tc>
        <w:tc>
          <w:tcPr>
            <w:tcW w:w="1080" w:type="dxa"/>
          </w:tcPr>
          <w:p w14:paraId="4B07F1C3" w14:textId="77777777" w:rsidR="00C51DEC" w:rsidRDefault="00C51DEC" w:rsidP="00D16658">
            <w:pPr>
              <w:pStyle w:val="CDRTableText"/>
              <w:keepNext/>
            </w:pPr>
          </w:p>
        </w:tc>
        <w:tc>
          <w:tcPr>
            <w:tcW w:w="4046" w:type="dxa"/>
          </w:tcPr>
          <w:p w14:paraId="0AD29F4F" w14:textId="77777777" w:rsidR="00C51DEC" w:rsidRDefault="00C51DEC" w:rsidP="00D16658">
            <w:pPr>
              <w:pStyle w:val="CDRTableText"/>
              <w:keepNext/>
            </w:pPr>
          </w:p>
        </w:tc>
        <w:tc>
          <w:tcPr>
            <w:tcW w:w="1462" w:type="dxa"/>
          </w:tcPr>
          <w:p w14:paraId="4D365F88" w14:textId="77777777" w:rsidR="00C51DEC" w:rsidRDefault="00C51DEC" w:rsidP="00D16658">
            <w:pPr>
              <w:pStyle w:val="CDRTableText"/>
              <w:keepNext/>
            </w:pPr>
          </w:p>
        </w:tc>
      </w:tr>
      <w:tr w:rsidR="00C51DEC" w:rsidRPr="007B4003" w14:paraId="12B5E343" w14:textId="77777777" w:rsidTr="00DF6128">
        <w:trPr>
          <w:cantSplit/>
          <w:jc w:val="center"/>
        </w:trPr>
        <w:tc>
          <w:tcPr>
            <w:tcW w:w="747" w:type="dxa"/>
          </w:tcPr>
          <w:p w14:paraId="0B67B56C" w14:textId="77777777" w:rsidR="00C51DEC" w:rsidRDefault="00C51DEC" w:rsidP="00D16658">
            <w:pPr>
              <w:pStyle w:val="CDRTableText"/>
              <w:keepNext/>
            </w:pPr>
          </w:p>
        </w:tc>
        <w:tc>
          <w:tcPr>
            <w:tcW w:w="2241" w:type="dxa"/>
          </w:tcPr>
          <w:p w14:paraId="24A7A729" w14:textId="77777777" w:rsidR="00C51DEC" w:rsidRDefault="00C51DEC" w:rsidP="00D16658">
            <w:pPr>
              <w:pStyle w:val="CDRTableText"/>
              <w:keepNext/>
            </w:pPr>
          </w:p>
        </w:tc>
        <w:tc>
          <w:tcPr>
            <w:tcW w:w="1080" w:type="dxa"/>
          </w:tcPr>
          <w:p w14:paraId="4EC488D7" w14:textId="77777777" w:rsidR="00C51DEC" w:rsidRDefault="00C51DEC" w:rsidP="00D16658">
            <w:pPr>
              <w:pStyle w:val="CDRTableText"/>
              <w:keepNext/>
            </w:pPr>
          </w:p>
        </w:tc>
        <w:tc>
          <w:tcPr>
            <w:tcW w:w="4046" w:type="dxa"/>
          </w:tcPr>
          <w:p w14:paraId="64C27BBE" w14:textId="77777777" w:rsidR="00C51DEC" w:rsidRDefault="00C51DEC" w:rsidP="00D16658">
            <w:pPr>
              <w:pStyle w:val="CDRTableText"/>
              <w:keepNext/>
            </w:pPr>
          </w:p>
        </w:tc>
        <w:tc>
          <w:tcPr>
            <w:tcW w:w="1462" w:type="dxa"/>
          </w:tcPr>
          <w:p w14:paraId="1412077C" w14:textId="77777777" w:rsidR="00C51DEC" w:rsidRDefault="00C51DEC" w:rsidP="00D16658">
            <w:pPr>
              <w:pStyle w:val="CDRTableText"/>
              <w:keepNext/>
            </w:pPr>
          </w:p>
        </w:tc>
      </w:tr>
      <w:tr w:rsidR="00C51DEC" w:rsidRPr="007B4003" w14:paraId="5F1530C4" w14:textId="77777777" w:rsidTr="00DF6128">
        <w:trPr>
          <w:cantSplit/>
          <w:jc w:val="center"/>
        </w:trPr>
        <w:tc>
          <w:tcPr>
            <w:tcW w:w="747" w:type="dxa"/>
          </w:tcPr>
          <w:p w14:paraId="66DC3231" w14:textId="77777777" w:rsidR="00C51DEC" w:rsidRDefault="00C51DEC" w:rsidP="00D16658">
            <w:pPr>
              <w:pStyle w:val="CDRTableText"/>
              <w:keepNext/>
            </w:pPr>
          </w:p>
        </w:tc>
        <w:tc>
          <w:tcPr>
            <w:tcW w:w="2241" w:type="dxa"/>
          </w:tcPr>
          <w:p w14:paraId="287E6C20" w14:textId="77777777" w:rsidR="00C51DEC" w:rsidRDefault="00C51DEC" w:rsidP="00D16658">
            <w:pPr>
              <w:pStyle w:val="CDRTableText"/>
              <w:keepNext/>
            </w:pPr>
          </w:p>
        </w:tc>
        <w:tc>
          <w:tcPr>
            <w:tcW w:w="1080" w:type="dxa"/>
          </w:tcPr>
          <w:p w14:paraId="1506D7CD" w14:textId="77777777" w:rsidR="00C51DEC" w:rsidRDefault="00C51DEC" w:rsidP="00D16658">
            <w:pPr>
              <w:pStyle w:val="CDRTableText"/>
              <w:keepNext/>
            </w:pPr>
          </w:p>
        </w:tc>
        <w:tc>
          <w:tcPr>
            <w:tcW w:w="4046" w:type="dxa"/>
          </w:tcPr>
          <w:p w14:paraId="42919496" w14:textId="77777777" w:rsidR="00C51DEC" w:rsidRDefault="00C51DEC" w:rsidP="00D16658">
            <w:pPr>
              <w:pStyle w:val="CDRTableText"/>
              <w:keepNext/>
            </w:pPr>
          </w:p>
        </w:tc>
        <w:tc>
          <w:tcPr>
            <w:tcW w:w="1462" w:type="dxa"/>
          </w:tcPr>
          <w:p w14:paraId="65FE1269" w14:textId="77777777" w:rsidR="00C51DEC" w:rsidRDefault="00C51DEC" w:rsidP="00D16658">
            <w:pPr>
              <w:pStyle w:val="CDRTableText"/>
              <w:keepNext/>
            </w:pPr>
          </w:p>
        </w:tc>
      </w:tr>
      <w:tr w:rsidR="00C51DEC" w:rsidRPr="007B4003" w14:paraId="3EF40A74" w14:textId="77777777" w:rsidTr="00DF6128">
        <w:trPr>
          <w:cantSplit/>
          <w:jc w:val="center"/>
        </w:trPr>
        <w:tc>
          <w:tcPr>
            <w:tcW w:w="747" w:type="dxa"/>
          </w:tcPr>
          <w:p w14:paraId="4AFCBB40" w14:textId="77777777" w:rsidR="00C51DEC" w:rsidRDefault="00C51DEC" w:rsidP="00D16658">
            <w:pPr>
              <w:pStyle w:val="CDRTableText"/>
              <w:keepNext/>
            </w:pPr>
          </w:p>
        </w:tc>
        <w:tc>
          <w:tcPr>
            <w:tcW w:w="2241" w:type="dxa"/>
          </w:tcPr>
          <w:p w14:paraId="5CA85D3E" w14:textId="77777777" w:rsidR="00C51DEC" w:rsidRDefault="00C51DEC" w:rsidP="00D16658">
            <w:pPr>
              <w:pStyle w:val="CDRTableText"/>
              <w:keepNext/>
            </w:pPr>
          </w:p>
        </w:tc>
        <w:tc>
          <w:tcPr>
            <w:tcW w:w="1080" w:type="dxa"/>
          </w:tcPr>
          <w:p w14:paraId="420DE8F1" w14:textId="77777777" w:rsidR="00C51DEC" w:rsidRDefault="00C51DEC" w:rsidP="00D16658">
            <w:pPr>
              <w:pStyle w:val="CDRTableText"/>
              <w:keepNext/>
            </w:pPr>
          </w:p>
        </w:tc>
        <w:tc>
          <w:tcPr>
            <w:tcW w:w="4046" w:type="dxa"/>
          </w:tcPr>
          <w:p w14:paraId="2AAE4217" w14:textId="77777777" w:rsidR="00C51DEC" w:rsidRDefault="00C51DEC" w:rsidP="00D16658">
            <w:pPr>
              <w:pStyle w:val="CDRTableText"/>
              <w:keepNext/>
            </w:pPr>
          </w:p>
        </w:tc>
        <w:tc>
          <w:tcPr>
            <w:tcW w:w="1462" w:type="dxa"/>
          </w:tcPr>
          <w:p w14:paraId="7A2A2C57" w14:textId="77777777" w:rsidR="00C51DEC" w:rsidRDefault="00C51DEC" w:rsidP="00D16658">
            <w:pPr>
              <w:pStyle w:val="CDRTableText"/>
              <w:keepNext/>
            </w:pPr>
          </w:p>
        </w:tc>
      </w:tr>
      <w:tr w:rsidR="00C51DEC" w:rsidRPr="007B4003" w14:paraId="28124207" w14:textId="77777777" w:rsidTr="00DF6128">
        <w:trPr>
          <w:cantSplit/>
          <w:jc w:val="center"/>
        </w:trPr>
        <w:tc>
          <w:tcPr>
            <w:tcW w:w="747" w:type="dxa"/>
          </w:tcPr>
          <w:p w14:paraId="3341DFEE" w14:textId="77777777" w:rsidR="00C51DEC" w:rsidRDefault="00C51DEC" w:rsidP="00D16658">
            <w:pPr>
              <w:pStyle w:val="CDRTableText"/>
              <w:keepNext/>
            </w:pPr>
          </w:p>
        </w:tc>
        <w:tc>
          <w:tcPr>
            <w:tcW w:w="2241" w:type="dxa"/>
          </w:tcPr>
          <w:p w14:paraId="0138747F" w14:textId="77777777" w:rsidR="00C51DEC" w:rsidRDefault="00C51DEC" w:rsidP="00D16658">
            <w:pPr>
              <w:pStyle w:val="CDRTableText"/>
              <w:keepNext/>
            </w:pPr>
          </w:p>
        </w:tc>
        <w:tc>
          <w:tcPr>
            <w:tcW w:w="1080" w:type="dxa"/>
          </w:tcPr>
          <w:p w14:paraId="6DD9E71A" w14:textId="77777777" w:rsidR="00C51DEC" w:rsidRDefault="00C51DEC" w:rsidP="00D16658">
            <w:pPr>
              <w:pStyle w:val="CDRTableText"/>
              <w:keepNext/>
            </w:pPr>
          </w:p>
        </w:tc>
        <w:tc>
          <w:tcPr>
            <w:tcW w:w="4046" w:type="dxa"/>
          </w:tcPr>
          <w:p w14:paraId="5B83CEC6" w14:textId="77777777" w:rsidR="00C51DEC" w:rsidRDefault="00C51DEC" w:rsidP="00D16658">
            <w:pPr>
              <w:pStyle w:val="CDRTableText"/>
              <w:keepNext/>
            </w:pPr>
          </w:p>
        </w:tc>
        <w:tc>
          <w:tcPr>
            <w:tcW w:w="1462" w:type="dxa"/>
          </w:tcPr>
          <w:p w14:paraId="6AA070BF" w14:textId="77777777" w:rsidR="00C51DEC" w:rsidRDefault="00C51DEC" w:rsidP="00D16658">
            <w:pPr>
              <w:pStyle w:val="CDRTableText"/>
              <w:keepNext/>
            </w:pPr>
          </w:p>
        </w:tc>
      </w:tr>
      <w:tr w:rsidR="00C51DEC" w:rsidRPr="007B4003" w14:paraId="1E0EA21D" w14:textId="77777777" w:rsidTr="00DF6128">
        <w:trPr>
          <w:cantSplit/>
          <w:jc w:val="center"/>
        </w:trPr>
        <w:tc>
          <w:tcPr>
            <w:tcW w:w="747" w:type="dxa"/>
          </w:tcPr>
          <w:p w14:paraId="5F7BDCEF" w14:textId="77777777" w:rsidR="00C51DEC" w:rsidRDefault="00C51DEC" w:rsidP="00D16658">
            <w:pPr>
              <w:pStyle w:val="CDRTableText"/>
              <w:keepNext/>
            </w:pPr>
          </w:p>
        </w:tc>
        <w:tc>
          <w:tcPr>
            <w:tcW w:w="2241" w:type="dxa"/>
          </w:tcPr>
          <w:p w14:paraId="2DD7A739" w14:textId="77777777" w:rsidR="00C51DEC" w:rsidRDefault="00C51DEC" w:rsidP="00D16658">
            <w:pPr>
              <w:pStyle w:val="CDRTableText"/>
              <w:keepNext/>
            </w:pPr>
          </w:p>
        </w:tc>
        <w:tc>
          <w:tcPr>
            <w:tcW w:w="1080" w:type="dxa"/>
          </w:tcPr>
          <w:p w14:paraId="45370CD9" w14:textId="77777777" w:rsidR="00C51DEC" w:rsidRDefault="00C51DEC" w:rsidP="00D16658">
            <w:pPr>
              <w:pStyle w:val="CDRTableText"/>
              <w:keepNext/>
            </w:pPr>
          </w:p>
        </w:tc>
        <w:tc>
          <w:tcPr>
            <w:tcW w:w="4046" w:type="dxa"/>
          </w:tcPr>
          <w:p w14:paraId="6BF4C42F" w14:textId="77777777" w:rsidR="00C51DEC" w:rsidRDefault="00C51DEC" w:rsidP="00D16658">
            <w:pPr>
              <w:pStyle w:val="CDRTableText"/>
              <w:keepNext/>
            </w:pPr>
          </w:p>
        </w:tc>
        <w:tc>
          <w:tcPr>
            <w:tcW w:w="1462" w:type="dxa"/>
          </w:tcPr>
          <w:p w14:paraId="281739BC" w14:textId="77777777" w:rsidR="00C51DEC" w:rsidRDefault="00C51DEC" w:rsidP="00D16658">
            <w:pPr>
              <w:pStyle w:val="CDRTableText"/>
              <w:keepNext/>
            </w:pPr>
          </w:p>
        </w:tc>
      </w:tr>
      <w:tr w:rsidR="00C51DEC" w:rsidRPr="007B4003" w14:paraId="1B6C2215" w14:textId="77777777" w:rsidTr="00DF6128">
        <w:trPr>
          <w:cantSplit/>
          <w:jc w:val="center"/>
        </w:trPr>
        <w:tc>
          <w:tcPr>
            <w:tcW w:w="747" w:type="dxa"/>
          </w:tcPr>
          <w:p w14:paraId="326DEA95" w14:textId="77777777" w:rsidR="00C51DEC" w:rsidRDefault="00C51DEC" w:rsidP="00D16658">
            <w:pPr>
              <w:pStyle w:val="CDRTableText"/>
              <w:keepNext/>
            </w:pPr>
          </w:p>
        </w:tc>
        <w:tc>
          <w:tcPr>
            <w:tcW w:w="2241" w:type="dxa"/>
          </w:tcPr>
          <w:p w14:paraId="3DCD2AE0" w14:textId="77777777" w:rsidR="00C51DEC" w:rsidRDefault="00C51DEC" w:rsidP="00D16658">
            <w:pPr>
              <w:pStyle w:val="CDRTableText"/>
              <w:keepNext/>
            </w:pPr>
          </w:p>
        </w:tc>
        <w:tc>
          <w:tcPr>
            <w:tcW w:w="1080" w:type="dxa"/>
          </w:tcPr>
          <w:p w14:paraId="02F29790" w14:textId="77777777" w:rsidR="00C51DEC" w:rsidRDefault="00C51DEC" w:rsidP="00D16658">
            <w:pPr>
              <w:pStyle w:val="CDRTableText"/>
              <w:keepNext/>
            </w:pPr>
          </w:p>
        </w:tc>
        <w:tc>
          <w:tcPr>
            <w:tcW w:w="4046" w:type="dxa"/>
          </w:tcPr>
          <w:p w14:paraId="2FAD2E07" w14:textId="77777777" w:rsidR="00C51DEC" w:rsidRDefault="00C51DEC" w:rsidP="00D16658">
            <w:pPr>
              <w:pStyle w:val="CDRTableText"/>
              <w:keepNext/>
            </w:pPr>
          </w:p>
        </w:tc>
        <w:tc>
          <w:tcPr>
            <w:tcW w:w="1462" w:type="dxa"/>
          </w:tcPr>
          <w:p w14:paraId="21CB9DA9" w14:textId="77777777" w:rsidR="00C51DEC" w:rsidRDefault="00C51DEC" w:rsidP="00D16658">
            <w:pPr>
              <w:pStyle w:val="CDRTableText"/>
              <w:keepNext/>
            </w:pPr>
          </w:p>
        </w:tc>
      </w:tr>
      <w:tr w:rsidR="00C51DEC" w:rsidRPr="007B4003" w14:paraId="6DD8EA4B" w14:textId="77777777" w:rsidTr="00DF6128">
        <w:trPr>
          <w:cantSplit/>
          <w:jc w:val="center"/>
        </w:trPr>
        <w:tc>
          <w:tcPr>
            <w:tcW w:w="747" w:type="dxa"/>
          </w:tcPr>
          <w:p w14:paraId="1E643042" w14:textId="77777777" w:rsidR="00C51DEC" w:rsidRDefault="00C51DEC" w:rsidP="00D16658">
            <w:pPr>
              <w:pStyle w:val="CDRTableText"/>
              <w:keepNext/>
            </w:pPr>
          </w:p>
        </w:tc>
        <w:tc>
          <w:tcPr>
            <w:tcW w:w="2241" w:type="dxa"/>
          </w:tcPr>
          <w:p w14:paraId="049C2966" w14:textId="77777777" w:rsidR="00C51DEC" w:rsidRDefault="00C51DEC" w:rsidP="00D16658">
            <w:pPr>
              <w:pStyle w:val="CDRTableText"/>
              <w:keepNext/>
            </w:pPr>
          </w:p>
        </w:tc>
        <w:tc>
          <w:tcPr>
            <w:tcW w:w="1080" w:type="dxa"/>
          </w:tcPr>
          <w:p w14:paraId="75ECE43A" w14:textId="77777777" w:rsidR="00C51DEC" w:rsidRDefault="00C51DEC" w:rsidP="00D16658">
            <w:pPr>
              <w:pStyle w:val="CDRTableText"/>
              <w:keepNext/>
            </w:pPr>
          </w:p>
        </w:tc>
        <w:tc>
          <w:tcPr>
            <w:tcW w:w="4046" w:type="dxa"/>
          </w:tcPr>
          <w:p w14:paraId="1BFC6B6D" w14:textId="77777777" w:rsidR="00C51DEC" w:rsidRDefault="00C51DEC" w:rsidP="00D16658">
            <w:pPr>
              <w:pStyle w:val="CDRTableText"/>
              <w:keepNext/>
            </w:pPr>
          </w:p>
        </w:tc>
        <w:tc>
          <w:tcPr>
            <w:tcW w:w="1462" w:type="dxa"/>
          </w:tcPr>
          <w:p w14:paraId="3DB1ECDF" w14:textId="77777777" w:rsidR="00C51DEC" w:rsidRDefault="00C51DEC" w:rsidP="00D16658">
            <w:pPr>
              <w:pStyle w:val="CDRTableText"/>
              <w:keepNext/>
            </w:pPr>
          </w:p>
        </w:tc>
      </w:tr>
    </w:tbl>
    <w:p w14:paraId="35A143CC" w14:textId="77777777" w:rsidR="00C83DC6" w:rsidRDefault="005F5669" w:rsidP="0007571D">
      <w:pPr>
        <w:pStyle w:val="CDRFrontMatterHeading"/>
      </w:pPr>
      <w:r>
        <w:br w:type="page"/>
      </w:r>
      <w:r w:rsidR="00C83DC6" w:rsidRPr="00C83DC6">
        <w:lastRenderedPageBreak/>
        <w:t>TABLE of CONTENTS</w:t>
      </w:r>
    </w:p>
    <w:p w14:paraId="64BF77D9" w14:textId="77777777" w:rsidR="001377C9" w:rsidRDefault="00D12C71">
      <w:pPr>
        <w:pStyle w:val="TOC1"/>
        <w:tabs>
          <w:tab w:val="left" w:pos="438"/>
          <w:tab w:val="right" w:leader="dot" w:pos="9350"/>
        </w:tabs>
        <w:rPr>
          <w:rFonts w:asciiTheme="minorHAnsi" w:eastAsiaTheme="minorEastAsia" w:hAnsiTheme="minorHAnsi" w:cstheme="minorBidi"/>
          <w:b w:val="0"/>
          <w:bCs w:val="0"/>
          <w:caps w:val="0"/>
          <w:noProof/>
          <w:lang w:eastAsia="ja-JP"/>
        </w:rPr>
      </w:pPr>
      <w:r>
        <w:fldChar w:fldCharType="begin"/>
      </w:r>
      <w:r>
        <w:instrText xml:space="preserve"> TOC \o "1-3" \h \z \t "CDRHeading 1,1,CDRHeading 2,2,CDRHeading 3,3,CDRAppendixHeading,1" </w:instrText>
      </w:r>
      <w:r>
        <w:fldChar w:fldCharType="separate"/>
      </w:r>
      <w:r w:rsidR="001377C9">
        <w:rPr>
          <w:noProof/>
        </w:rPr>
        <w:t>1.</w:t>
      </w:r>
      <w:r w:rsidR="001377C9">
        <w:rPr>
          <w:rFonts w:asciiTheme="minorHAnsi" w:eastAsiaTheme="minorEastAsia" w:hAnsiTheme="minorHAnsi" w:cstheme="minorBidi"/>
          <w:b w:val="0"/>
          <w:bCs w:val="0"/>
          <w:caps w:val="0"/>
          <w:noProof/>
          <w:lang w:eastAsia="ja-JP"/>
        </w:rPr>
        <w:tab/>
      </w:r>
      <w:r w:rsidR="001377C9">
        <w:rPr>
          <w:noProof/>
        </w:rPr>
        <w:t>Introduction</w:t>
      </w:r>
      <w:r w:rsidR="001377C9">
        <w:rPr>
          <w:noProof/>
        </w:rPr>
        <w:tab/>
      </w:r>
      <w:r w:rsidR="001377C9">
        <w:rPr>
          <w:noProof/>
        </w:rPr>
        <w:fldChar w:fldCharType="begin"/>
      </w:r>
      <w:r w:rsidR="001377C9">
        <w:rPr>
          <w:noProof/>
        </w:rPr>
        <w:instrText xml:space="preserve"> PAGEREF _Toc269030670 \h </w:instrText>
      </w:r>
      <w:r w:rsidR="001377C9">
        <w:rPr>
          <w:noProof/>
        </w:rPr>
      </w:r>
      <w:r w:rsidR="001377C9">
        <w:rPr>
          <w:noProof/>
        </w:rPr>
        <w:fldChar w:fldCharType="separate"/>
      </w:r>
      <w:r w:rsidR="002C5470">
        <w:rPr>
          <w:noProof/>
        </w:rPr>
        <w:t>1</w:t>
      </w:r>
      <w:r w:rsidR="001377C9">
        <w:rPr>
          <w:noProof/>
        </w:rPr>
        <w:fldChar w:fldCharType="end"/>
      </w:r>
    </w:p>
    <w:p w14:paraId="2065A925" w14:textId="77777777" w:rsidR="001377C9" w:rsidRDefault="001377C9">
      <w:pPr>
        <w:pStyle w:val="TOC2"/>
        <w:tabs>
          <w:tab w:val="left" w:pos="496"/>
        </w:tabs>
        <w:rPr>
          <w:rFonts w:asciiTheme="minorHAnsi" w:eastAsiaTheme="minorEastAsia" w:hAnsiTheme="minorHAnsi" w:cstheme="minorBidi"/>
          <w:b w:val="0"/>
          <w:bCs w:val="0"/>
          <w:noProof/>
          <w:sz w:val="24"/>
          <w:szCs w:val="24"/>
          <w:lang w:eastAsia="ja-JP"/>
        </w:rPr>
      </w:pPr>
      <w:r>
        <w:rPr>
          <w:noProof/>
        </w:rPr>
        <w:t>1.1</w:t>
      </w:r>
      <w:r>
        <w:rPr>
          <w:rFonts w:asciiTheme="minorHAnsi" w:eastAsiaTheme="minorEastAsia" w:hAnsiTheme="minorHAnsi" w:cstheme="minorBidi"/>
          <w:b w:val="0"/>
          <w:bCs w:val="0"/>
          <w:noProof/>
          <w:sz w:val="24"/>
          <w:szCs w:val="24"/>
          <w:lang w:eastAsia="ja-JP"/>
        </w:rPr>
        <w:tab/>
      </w:r>
      <w:r>
        <w:rPr>
          <w:noProof/>
        </w:rPr>
        <w:t>Purpose</w:t>
      </w:r>
      <w:r>
        <w:rPr>
          <w:noProof/>
        </w:rPr>
        <w:tab/>
      </w:r>
      <w:r>
        <w:rPr>
          <w:noProof/>
        </w:rPr>
        <w:fldChar w:fldCharType="begin"/>
      </w:r>
      <w:r>
        <w:rPr>
          <w:noProof/>
        </w:rPr>
        <w:instrText xml:space="preserve"> PAGEREF _Toc269030671 \h </w:instrText>
      </w:r>
      <w:r>
        <w:rPr>
          <w:noProof/>
        </w:rPr>
      </w:r>
      <w:r>
        <w:rPr>
          <w:noProof/>
        </w:rPr>
        <w:fldChar w:fldCharType="separate"/>
      </w:r>
      <w:r w:rsidR="002C5470">
        <w:rPr>
          <w:noProof/>
        </w:rPr>
        <w:t>1</w:t>
      </w:r>
      <w:r>
        <w:rPr>
          <w:noProof/>
        </w:rPr>
        <w:fldChar w:fldCharType="end"/>
      </w:r>
    </w:p>
    <w:p w14:paraId="7716C269" w14:textId="77777777" w:rsidR="001377C9" w:rsidRDefault="001377C9">
      <w:pPr>
        <w:pStyle w:val="TOC2"/>
        <w:tabs>
          <w:tab w:val="left" w:pos="496"/>
        </w:tabs>
        <w:rPr>
          <w:rFonts w:asciiTheme="minorHAnsi" w:eastAsiaTheme="minorEastAsia" w:hAnsiTheme="minorHAnsi" w:cstheme="minorBidi"/>
          <w:b w:val="0"/>
          <w:bCs w:val="0"/>
          <w:noProof/>
          <w:sz w:val="24"/>
          <w:szCs w:val="24"/>
          <w:lang w:eastAsia="ja-JP"/>
        </w:rPr>
      </w:pPr>
      <w:r>
        <w:rPr>
          <w:noProof/>
        </w:rPr>
        <w:t>1.2</w:t>
      </w:r>
      <w:r>
        <w:rPr>
          <w:rFonts w:asciiTheme="minorHAnsi" w:eastAsiaTheme="minorEastAsia" w:hAnsiTheme="minorHAnsi" w:cstheme="minorBidi"/>
          <w:b w:val="0"/>
          <w:bCs w:val="0"/>
          <w:noProof/>
          <w:sz w:val="24"/>
          <w:szCs w:val="24"/>
          <w:lang w:eastAsia="ja-JP"/>
        </w:rPr>
        <w:tab/>
      </w:r>
      <w:r>
        <w:rPr>
          <w:noProof/>
        </w:rPr>
        <w:t>Definitions</w:t>
      </w:r>
      <w:r>
        <w:rPr>
          <w:noProof/>
        </w:rPr>
        <w:tab/>
      </w:r>
      <w:r>
        <w:rPr>
          <w:noProof/>
        </w:rPr>
        <w:fldChar w:fldCharType="begin"/>
      </w:r>
      <w:r>
        <w:rPr>
          <w:noProof/>
        </w:rPr>
        <w:instrText xml:space="preserve"> PAGEREF _Toc269030672 \h </w:instrText>
      </w:r>
      <w:r>
        <w:rPr>
          <w:noProof/>
        </w:rPr>
      </w:r>
      <w:r>
        <w:rPr>
          <w:noProof/>
        </w:rPr>
        <w:fldChar w:fldCharType="separate"/>
      </w:r>
      <w:r w:rsidR="002C5470">
        <w:rPr>
          <w:noProof/>
        </w:rPr>
        <w:t>1</w:t>
      </w:r>
      <w:r>
        <w:rPr>
          <w:noProof/>
        </w:rPr>
        <w:fldChar w:fldCharType="end"/>
      </w:r>
    </w:p>
    <w:p w14:paraId="3F2D2B68" w14:textId="77777777" w:rsidR="001377C9" w:rsidRDefault="001377C9">
      <w:pPr>
        <w:pStyle w:val="TOC2"/>
        <w:tabs>
          <w:tab w:val="left" w:pos="496"/>
        </w:tabs>
        <w:rPr>
          <w:rFonts w:asciiTheme="minorHAnsi" w:eastAsiaTheme="minorEastAsia" w:hAnsiTheme="minorHAnsi" w:cstheme="minorBidi"/>
          <w:b w:val="0"/>
          <w:bCs w:val="0"/>
          <w:noProof/>
          <w:sz w:val="24"/>
          <w:szCs w:val="24"/>
          <w:lang w:eastAsia="ja-JP"/>
        </w:rPr>
      </w:pPr>
      <w:r>
        <w:rPr>
          <w:noProof/>
        </w:rPr>
        <w:t>1.3</w:t>
      </w:r>
      <w:r>
        <w:rPr>
          <w:rFonts w:asciiTheme="minorHAnsi" w:eastAsiaTheme="minorEastAsia" w:hAnsiTheme="minorHAnsi" w:cstheme="minorBidi"/>
          <w:b w:val="0"/>
          <w:bCs w:val="0"/>
          <w:noProof/>
          <w:sz w:val="24"/>
          <w:szCs w:val="24"/>
          <w:lang w:eastAsia="ja-JP"/>
        </w:rPr>
        <w:tab/>
      </w:r>
      <w:r>
        <w:rPr>
          <w:noProof/>
        </w:rPr>
        <w:t>Document Maintenance</w:t>
      </w:r>
      <w:r>
        <w:rPr>
          <w:noProof/>
        </w:rPr>
        <w:tab/>
      </w:r>
      <w:r>
        <w:rPr>
          <w:noProof/>
        </w:rPr>
        <w:fldChar w:fldCharType="begin"/>
      </w:r>
      <w:r>
        <w:rPr>
          <w:noProof/>
        </w:rPr>
        <w:instrText xml:space="preserve"> PAGEREF _Toc269030673 \h </w:instrText>
      </w:r>
      <w:r>
        <w:rPr>
          <w:noProof/>
        </w:rPr>
      </w:r>
      <w:r>
        <w:rPr>
          <w:noProof/>
        </w:rPr>
        <w:fldChar w:fldCharType="separate"/>
      </w:r>
      <w:r w:rsidR="002C5470">
        <w:rPr>
          <w:noProof/>
        </w:rPr>
        <w:t>2</w:t>
      </w:r>
      <w:r>
        <w:rPr>
          <w:noProof/>
        </w:rPr>
        <w:fldChar w:fldCharType="end"/>
      </w:r>
    </w:p>
    <w:p w14:paraId="42E718F6" w14:textId="77777777" w:rsidR="001377C9" w:rsidRDefault="001377C9">
      <w:pPr>
        <w:pStyle w:val="TOC1"/>
        <w:tabs>
          <w:tab w:val="left" w:pos="438"/>
          <w:tab w:val="right" w:leader="dot" w:pos="9350"/>
        </w:tabs>
        <w:rPr>
          <w:rFonts w:asciiTheme="minorHAnsi" w:eastAsiaTheme="minorEastAsia" w:hAnsiTheme="minorHAnsi" w:cstheme="minorBidi"/>
          <w:b w:val="0"/>
          <w:bCs w:val="0"/>
          <w:caps w:val="0"/>
          <w:noProof/>
          <w:lang w:eastAsia="ja-JP"/>
        </w:rPr>
      </w:pPr>
      <w:r>
        <w:rPr>
          <w:noProof/>
        </w:rPr>
        <w:t>2.</w:t>
      </w:r>
      <w:r>
        <w:rPr>
          <w:rFonts w:asciiTheme="minorHAnsi" w:eastAsiaTheme="minorEastAsia" w:hAnsiTheme="minorHAnsi" w:cstheme="minorBidi"/>
          <w:b w:val="0"/>
          <w:bCs w:val="0"/>
          <w:caps w:val="0"/>
          <w:noProof/>
          <w:lang w:eastAsia="ja-JP"/>
        </w:rPr>
        <w:tab/>
      </w:r>
      <w:r>
        <w:rPr>
          <w:noProof/>
        </w:rPr>
        <w:t>Overview of Solar Irradiance Climate Data Record</w:t>
      </w:r>
      <w:r>
        <w:rPr>
          <w:noProof/>
        </w:rPr>
        <w:tab/>
      </w:r>
      <w:r>
        <w:rPr>
          <w:noProof/>
        </w:rPr>
        <w:fldChar w:fldCharType="begin"/>
      </w:r>
      <w:r>
        <w:rPr>
          <w:noProof/>
        </w:rPr>
        <w:instrText xml:space="preserve"> PAGEREF _Toc269030674 \h </w:instrText>
      </w:r>
      <w:r>
        <w:rPr>
          <w:noProof/>
        </w:rPr>
      </w:r>
      <w:r>
        <w:rPr>
          <w:noProof/>
        </w:rPr>
        <w:fldChar w:fldCharType="separate"/>
      </w:r>
      <w:r w:rsidR="002C5470">
        <w:rPr>
          <w:noProof/>
        </w:rPr>
        <w:t>3</w:t>
      </w:r>
      <w:r>
        <w:rPr>
          <w:noProof/>
        </w:rPr>
        <w:fldChar w:fldCharType="end"/>
      </w:r>
    </w:p>
    <w:p w14:paraId="36B56996" w14:textId="77777777" w:rsidR="001377C9" w:rsidRDefault="001377C9">
      <w:pPr>
        <w:pStyle w:val="TOC2"/>
        <w:tabs>
          <w:tab w:val="left" w:pos="496"/>
        </w:tabs>
        <w:rPr>
          <w:rFonts w:asciiTheme="minorHAnsi" w:eastAsiaTheme="minorEastAsia" w:hAnsiTheme="minorHAnsi" w:cstheme="minorBidi"/>
          <w:b w:val="0"/>
          <w:bCs w:val="0"/>
          <w:noProof/>
          <w:sz w:val="24"/>
          <w:szCs w:val="24"/>
          <w:lang w:eastAsia="ja-JP"/>
        </w:rPr>
      </w:pPr>
      <w:r>
        <w:rPr>
          <w:noProof/>
        </w:rPr>
        <w:t>2.1</w:t>
      </w:r>
      <w:r>
        <w:rPr>
          <w:rFonts w:asciiTheme="minorHAnsi" w:eastAsiaTheme="minorEastAsia" w:hAnsiTheme="minorHAnsi" w:cstheme="minorBidi"/>
          <w:b w:val="0"/>
          <w:bCs w:val="0"/>
          <w:noProof/>
          <w:sz w:val="24"/>
          <w:szCs w:val="24"/>
          <w:lang w:eastAsia="ja-JP"/>
        </w:rPr>
        <w:tab/>
      </w:r>
      <w:r>
        <w:rPr>
          <w:noProof/>
        </w:rPr>
        <w:t>Products Generated</w:t>
      </w:r>
      <w:r>
        <w:rPr>
          <w:noProof/>
        </w:rPr>
        <w:tab/>
      </w:r>
      <w:r>
        <w:rPr>
          <w:noProof/>
        </w:rPr>
        <w:fldChar w:fldCharType="begin"/>
      </w:r>
      <w:r>
        <w:rPr>
          <w:noProof/>
        </w:rPr>
        <w:instrText xml:space="preserve"> PAGEREF _Toc269030675 \h </w:instrText>
      </w:r>
      <w:r>
        <w:rPr>
          <w:noProof/>
        </w:rPr>
      </w:r>
      <w:r>
        <w:rPr>
          <w:noProof/>
        </w:rPr>
        <w:fldChar w:fldCharType="separate"/>
      </w:r>
      <w:r w:rsidR="002C5470">
        <w:rPr>
          <w:noProof/>
        </w:rPr>
        <w:t>3</w:t>
      </w:r>
      <w:r>
        <w:rPr>
          <w:noProof/>
        </w:rPr>
        <w:fldChar w:fldCharType="end"/>
      </w:r>
    </w:p>
    <w:p w14:paraId="68A07F9F" w14:textId="77777777" w:rsidR="001377C9" w:rsidRDefault="001377C9">
      <w:pPr>
        <w:pStyle w:val="TOC2"/>
        <w:tabs>
          <w:tab w:val="left" w:pos="496"/>
        </w:tabs>
        <w:rPr>
          <w:rFonts w:asciiTheme="minorHAnsi" w:eastAsiaTheme="minorEastAsia" w:hAnsiTheme="minorHAnsi" w:cstheme="minorBidi"/>
          <w:b w:val="0"/>
          <w:bCs w:val="0"/>
          <w:noProof/>
          <w:sz w:val="24"/>
          <w:szCs w:val="24"/>
          <w:lang w:eastAsia="ja-JP"/>
        </w:rPr>
      </w:pPr>
      <w:r>
        <w:rPr>
          <w:noProof/>
        </w:rPr>
        <w:t>2.2</w:t>
      </w:r>
      <w:r>
        <w:rPr>
          <w:rFonts w:asciiTheme="minorHAnsi" w:eastAsiaTheme="minorEastAsia" w:hAnsiTheme="minorHAnsi" w:cstheme="minorBidi"/>
          <w:b w:val="0"/>
          <w:bCs w:val="0"/>
          <w:noProof/>
          <w:sz w:val="24"/>
          <w:szCs w:val="24"/>
          <w:lang w:eastAsia="ja-JP"/>
        </w:rPr>
        <w:tab/>
      </w:r>
      <w:r>
        <w:rPr>
          <w:noProof/>
        </w:rPr>
        <w:t>Instrument and Model Characteristics</w:t>
      </w:r>
      <w:r>
        <w:rPr>
          <w:noProof/>
        </w:rPr>
        <w:tab/>
      </w:r>
      <w:r>
        <w:rPr>
          <w:noProof/>
        </w:rPr>
        <w:fldChar w:fldCharType="begin"/>
      </w:r>
      <w:r>
        <w:rPr>
          <w:noProof/>
        </w:rPr>
        <w:instrText xml:space="preserve"> PAGEREF _Toc269030676 \h </w:instrText>
      </w:r>
      <w:r>
        <w:rPr>
          <w:noProof/>
        </w:rPr>
      </w:r>
      <w:r>
        <w:rPr>
          <w:noProof/>
        </w:rPr>
        <w:fldChar w:fldCharType="separate"/>
      </w:r>
      <w:r w:rsidR="002C5470">
        <w:rPr>
          <w:noProof/>
        </w:rPr>
        <w:t>4</w:t>
      </w:r>
      <w:r>
        <w:rPr>
          <w:noProof/>
        </w:rPr>
        <w:fldChar w:fldCharType="end"/>
      </w:r>
    </w:p>
    <w:p w14:paraId="704CF8AF" w14:textId="77777777" w:rsidR="001377C9" w:rsidRDefault="001377C9">
      <w:pPr>
        <w:pStyle w:val="TOC1"/>
        <w:tabs>
          <w:tab w:val="left" w:pos="438"/>
          <w:tab w:val="right" w:leader="dot" w:pos="9350"/>
        </w:tabs>
        <w:rPr>
          <w:rFonts w:asciiTheme="minorHAnsi" w:eastAsiaTheme="minorEastAsia" w:hAnsiTheme="minorHAnsi" w:cstheme="minorBidi"/>
          <w:b w:val="0"/>
          <w:bCs w:val="0"/>
          <w:caps w:val="0"/>
          <w:noProof/>
          <w:lang w:eastAsia="ja-JP"/>
        </w:rPr>
      </w:pPr>
      <w:r>
        <w:rPr>
          <w:noProof/>
        </w:rPr>
        <w:t>3.</w:t>
      </w:r>
      <w:r>
        <w:rPr>
          <w:rFonts w:asciiTheme="minorHAnsi" w:eastAsiaTheme="minorEastAsia" w:hAnsiTheme="minorHAnsi" w:cstheme="minorBidi"/>
          <w:b w:val="0"/>
          <w:bCs w:val="0"/>
          <w:caps w:val="0"/>
          <w:noProof/>
          <w:lang w:eastAsia="ja-JP"/>
        </w:rPr>
        <w:tab/>
      </w:r>
      <w:r>
        <w:rPr>
          <w:noProof/>
        </w:rPr>
        <w:t>Algorithm Description</w:t>
      </w:r>
      <w:r>
        <w:rPr>
          <w:noProof/>
        </w:rPr>
        <w:tab/>
      </w:r>
      <w:r>
        <w:rPr>
          <w:noProof/>
        </w:rPr>
        <w:fldChar w:fldCharType="begin"/>
      </w:r>
      <w:r>
        <w:rPr>
          <w:noProof/>
        </w:rPr>
        <w:instrText xml:space="preserve"> PAGEREF _Toc269030677 \h </w:instrText>
      </w:r>
      <w:r>
        <w:rPr>
          <w:noProof/>
        </w:rPr>
      </w:r>
      <w:r>
        <w:rPr>
          <w:noProof/>
        </w:rPr>
        <w:fldChar w:fldCharType="separate"/>
      </w:r>
      <w:r w:rsidR="002C5470">
        <w:rPr>
          <w:noProof/>
        </w:rPr>
        <w:t>5</w:t>
      </w:r>
      <w:r>
        <w:rPr>
          <w:noProof/>
        </w:rPr>
        <w:fldChar w:fldCharType="end"/>
      </w:r>
    </w:p>
    <w:p w14:paraId="53ED506D" w14:textId="77777777" w:rsidR="001377C9" w:rsidRDefault="001377C9">
      <w:pPr>
        <w:pStyle w:val="TOC2"/>
        <w:tabs>
          <w:tab w:val="left" w:pos="496"/>
        </w:tabs>
        <w:rPr>
          <w:rFonts w:asciiTheme="minorHAnsi" w:eastAsiaTheme="minorEastAsia" w:hAnsiTheme="minorHAnsi" w:cstheme="minorBidi"/>
          <w:b w:val="0"/>
          <w:bCs w:val="0"/>
          <w:noProof/>
          <w:sz w:val="24"/>
          <w:szCs w:val="24"/>
          <w:lang w:eastAsia="ja-JP"/>
        </w:rPr>
      </w:pPr>
      <w:r>
        <w:rPr>
          <w:noProof/>
        </w:rPr>
        <w:t>3.1</w:t>
      </w:r>
      <w:r>
        <w:rPr>
          <w:rFonts w:asciiTheme="minorHAnsi" w:eastAsiaTheme="minorEastAsia" w:hAnsiTheme="minorHAnsi" w:cstheme="minorBidi"/>
          <w:b w:val="0"/>
          <w:bCs w:val="0"/>
          <w:noProof/>
          <w:sz w:val="24"/>
          <w:szCs w:val="24"/>
          <w:lang w:eastAsia="ja-JP"/>
        </w:rPr>
        <w:tab/>
      </w:r>
      <w:r>
        <w:rPr>
          <w:noProof/>
        </w:rPr>
        <w:t>Algorithm Overview</w:t>
      </w:r>
      <w:r>
        <w:rPr>
          <w:noProof/>
        </w:rPr>
        <w:tab/>
      </w:r>
      <w:r>
        <w:rPr>
          <w:noProof/>
        </w:rPr>
        <w:fldChar w:fldCharType="begin"/>
      </w:r>
      <w:r>
        <w:rPr>
          <w:noProof/>
        </w:rPr>
        <w:instrText xml:space="preserve"> PAGEREF _Toc269030678 \h </w:instrText>
      </w:r>
      <w:r>
        <w:rPr>
          <w:noProof/>
        </w:rPr>
      </w:r>
      <w:r>
        <w:rPr>
          <w:noProof/>
        </w:rPr>
        <w:fldChar w:fldCharType="separate"/>
      </w:r>
      <w:r w:rsidR="002C5470">
        <w:rPr>
          <w:noProof/>
        </w:rPr>
        <w:t>5</w:t>
      </w:r>
      <w:r>
        <w:rPr>
          <w:noProof/>
        </w:rPr>
        <w:fldChar w:fldCharType="end"/>
      </w:r>
    </w:p>
    <w:p w14:paraId="5233535E" w14:textId="77777777" w:rsidR="001377C9" w:rsidRDefault="001377C9">
      <w:pPr>
        <w:pStyle w:val="TOC2"/>
        <w:tabs>
          <w:tab w:val="left" w:pos="496"/>
        </w:tabs>
        <w:rPr>
          <w:rFonts w:asciiTheme="minorHAnsi" w:eastAsiaTheme="minorEastAsia" w:hAnsiTheme="minorHAnsi" w:cstheme="minorBidi"/>
          <w:b w:val="0"/>
          <w:bCs w:val="0"/>
          <w:noProof/>
          <w:sz w:val="24"/>
          <w:szCs w:val="24"/>
          <w:lang w:eastAsia="ja-JP"/>
        </w:rPr>
      </w:pPr>
      <w:r>
        <w:rPr>
          <w:noProof/>
        </w:rPr>
        <w:t>3.2</w:t>
      </w:r>
      <w:r>
        <w:rPr>
          <w:rFonts w:asciiTheme="minorHAnsi" w:eastAsiaTheme="minorEastAsia" w:hAnsiTheme="minorHAnsi" w:cstheme="minorBidi"/>
          <w:b w:val="0"/>
          <w:bCs w:val="0"/>
          <w:noProof/>
          <w:sz w:val="24"/>
          <w:szCs w:val="24"/>
          <w:lang w:eastAsia="ja-JP"/>
        </w:rPr>
        <w:tab/>
      </w:r>
      <w:r>
        <w:rPr>
          <w:noProof/>
        </w:rPr>
        <w:t>Processing Outline</w:t>
      </w:r>
      <w:r>
        <w:rPr>
          <w:noProof/>
        </w:rPr>
        <w:tab/>
      </w:r>
      <w:r>
        <w:rPr>
          <w:noProof/>
        </w:rPr>
        <w:fldChar w:fldCharType="begin"/>
      </w:r>
      <w:r>
        <w:rPr>
          <w:noProof/>
        </w:rPr>
        <w:instrText xml:space="preserve"> PAGEREF _Toc269030679 \h </w:instrText>
      </w:r>
      <w:r>
        <w:rPr>
          <w:noProof/>
        </w:rPr>
      </w:r>
      <w:r>
        <w:rPr>
          <w:noProof/>
        </w:rPr>
        <w:fldChar w:fldCharType="separate"/>
      </w:r>
      <w:r w:rsidR="002C5470">
        <w:rPr>
          <w:noProof/>
        </w:rPr>
        <w:t>5</w:t>
      </w:r>
      <w:r>
        <w:rPr>
          <w:noProof/>
        </w:rPr>
        <w:fldChar w:fldCharType="end"/>
      </w:r>
    </w:p>
    <w:p w14:paraId="16121AF6" w14:textId="77777777" w:rsidR="001377C9" w:rsidRDefault="001377C9">
      <w:pPr>
        <w:pStyle w:val="TOC2"/>
        <w:tabs>
          <w:tab w:val="left" w:pos="496"/>
        </w:tabs>
        <w:rPr>
          <w:rFonts w:asciiTheme="minorHAnsi" w:eastAsiaTheme="minorEastAsia" w:hAnsiTheme="minorHAnsi" w:cstheme="minorBidi"/>
          <w:b w:val="0"/>
          <w:bCs w:val="0"/>
          <w:noProof/>
          <w:sz w:val="24"/>
          <w:szCs w:val="24"/>
          <w:lang w:eastAsia="ja-JP"/>
        </w:rPr>
      </w:pPr>
      <w:r>
        <w:rPr>
          <w:noProof/>
        </w:rPr>
        <w:t>3.3</w:t>
      </w:r>
      <w:r>
        <w:rPr>
          <w:rFonts w:asciiTheme="minorHAnsi" w:eastAsiaTheme="minorEastAsia" w:hAnsiTheme="minorHAnsi" w:cstheme="minorBidi"/>
          <w:b w:val="0"/>
          <w:bCs w:val="0"/>
          <w:noProof/>
          <w:sz w:val="24"/>
          <w:szCs w:val="24"/>
          <w:lang w:eastAsia="ja-JP"/>
        </w:rPr>
        <w:tab/>
      </w:r>
      <w:r>
        <w:rPr>
          <w:noProof/>
        </w:rPr>
        <w:t>Algorithm Input</w:t>
      </w:r>
      <w:r>
        <w:rPr>
          <w:noProof/>
        </w:rPr>
        <w:tab/>
      </w:r>
      <w:r>
        <w:rPr>
          <w:noProof/>
        </w:rPr>
        <w:fldChar w:fldCharType="begin"/>
      </w:r>
      <w:r>
        <w:rPr>
          <w:noProof/>
        </w:rPr>
        <w:instrText xml:space="preserve"> PAGEREF _Toc269030680 \h </w:instrText>
      </w:r>
      <w:r>
        <w:rPr>
          <w:noProof/>
        </w:rPr>
      </w:r>
      <w:r>
        <w:rPr>
          <w:noProof/>
        </w:rPr>
        <w:fldChar w:fldCharType="separate"/>
      </w:r>
      <w:r w:rsidR="002C5470">
        <w:rPr>
          <w:noProof/>
        </w:rPr>
        <w:t>7</w:t>
      </w:r>
      <w:r>
        <w:rPr>
          <w:noProof/>
        </w:rPr>
        <w:fldChar w:fldCharType="end"/>
      </w:r>
    </w:p>
    <w:p w14:paraId="4FA112BA" w14:textId="77777777" w:rsidR="001377C9" w:rsidRDefault="001377C9">
      <w:pPr>
        <w:pStyle w:val="TOC3"/>
        <w:tabs>
          <w:tab w:val="left" w:pos="1005"/>
          <w:tab w:val="right" w:leader="dot" w:pos="9350"/>
        </w:tabs>
        <w:rPr>
          <w:rFonts w:asciiTheme="minorHAnsi" w:eastAsiaTheme="minorEastAsia" w:hAnsiTheme="minorHAnsi" w:cstheme="minorBidi"/>
          <w:noProof/>
          <w:sz w:val="24"/>
          <w:szCs w:val="24"/>
          <w:lang w:eastAsia="ja-JP"/>
        </w:rPr>
      </w:pPr>
      <w:r>
        <w:rPr>
          <w:noProof/>
        </w:rPr>
        <w:t>3.3.1</w:t>
      </w:r>
      <w:r>
        <w:rPr>
          <w:rFonts w:asciiTheme="minorHAnsi" w:eastAsiaTheme="minorEastAsia" w:hAnsiTheme="minorHAnsi" w:cstheme="minorBidi"/>
          <w:noProof/>
          <w:sz w:val="24"/>
          <w:szCs w:val="24"/>
          <w:lang w:eastAsia="ja-JP"/>
        </w:rPr>
        <w:tab/>
      </w:r>
      <w:r>
        <w:rPr>
          <w:noProof/>
        </w:rPr>
        <w:t>Primary Input Data</w:t>
      </w:r>
      <w:r>
        <w:rPr>
          <w:noProof/>
        </w:rPr>
        <w:tab/>
      </w:r>
      <w:r>
        <w:rPr>
          <w:noProof/>
        </w:rPr>
        <w:fldChar w:fldCharType="begin"/>
      </w:r>
      <w:r>
        <w:rPr>
          <w:noProof/>
        </w:rPr>
        <w:instrText xml:space="preserve"> PAGEREF _Toc269030681 \h </w:instrText>
      </w:r>
      <w:r>
        <w:rPr>
          <w:noProof/>
        </w:rPr>
      </w:r>
      <w:r>
        <w:rPr>
          <w:noProof/>
        </w:rPr>
        <w:fldChar w:fldCharType="separate"/>
      </w:r>
      <w:r w:rsidR="002C5470">
        <w:rPr>
          <w:noProof/>
        </w:rPr>
        <w:t>7</w:t>
      </w:r>
      <w:r>
        <w:rPr>
          <w:noProof/>
        </w:rPr>
        <w:fldChar w:fldCharType="end"/>
      </w:r>
    </w:p>
    <w:p w14:paraId="71584EB9" w14:textId="77777777" w:rsidR="001377C9" w:rsidRDefault="001377C9">
      <w:pPr>
        <w:pStyle w:val="TOC3"/>
        <w:tabs>
          <w:tab w:val="left" w:pos="1005"/>
          <w:tab w:val="right" w:leader="dot" w:pos="9350"/>
        </w:tabs>
        <w:rPr>
          <w:rFonts w:asciiTheme="minorHAnsi" w:eastAsiaTheme="minorEastAsia" w:hAnsiTheme="minorHAnsi" w:cstheme="minorBidi"/>
          <w:noProof/>
          <w:sz w:val="24"/>
          <w:szCs w:val="24"/>
          <w:lang w:eastAsia="ja-JP"/>
        </w:rPr>
      </w:pPr>
      <w:r>
        <w:rPr>
          <w:noProof/>
        </w:rPr>
        <w:t>3.3.2</w:t>
      </w:r>
      <w:r>
        <w:rPr>
          <w:rFonts w:asciiTheme="minorHAnsi" w:eastAsiaTheme="minorEastAsia" w:hAnsiTheme="minorHAnsi" w:cstheme="minorBidi"/>
          <w:noProof/>
          <w:sz w:val="24"/>
          <w:szCs w:val="24"/>
          <w:lang w:eastAsia="ja-JP"/>
        </w:rPr>
        <w:tab/>
      </w:r>
      <w:r>
        <w:rPr>
          <w:noProof/>
        </w:rPr>
        <w:t>Ancillary Data</w:t>
      </w:r>
      <w:r>
        <w:rPr>
          <w:noProof/>
        </w:rPr>
        <w:tab/>
      </w:r>
      <w:r>
        <w:rPr>
          <w:noProof/>
        </w:rPr>
        <w:fldChar w:fldCharType="begin"/>
      </w:r>
      <w:r>
        <w:rPr>
          <w:noProof/>
        </w:rPr>
        <w:instrText xml:space="preserve"> PAGEREF _Toc269030682 \h </w:instrText>
      </w:r>
      <w:r>
        <w:rPr>
          <w:noProof/>
        </w:rPr>
      </w:r>
      <w:r>
        <w:rPr>
          <w:noProof/>
        </w:rPr>
        <w:fldChar w:fldCharType="separate"/>
      </w:r>
      <w:r w:rsidR="002C5470">
        <w:rPr>
          <w:noProof/>
        </w:rPr>
        <w:t>9</w:t>
      </w:r>
      <w:r>
        <w:rPr>
          <w:noProof/>
        </w:rPr>
        <w:fldChar w:fldCharType="end"/>
      </w:r>
    </w:p>
    <w:p w14:paraId="63D0F149" w14:textId="77777777" w:rsidR="001377C9" w:rsidRDefault="001377C9">
      <w:pPr>
        <w:pStyle w:val="TOC3"/>
        <w:tabs>
          <w:tab w:val="left" w:pos="1005"/>
          <w:tab w:val="right" w:leader="dot" w:pos="9350"/>
        </w:tabs>
        <w:rPr>
          <w:rFonts w:asciiTheme="minorHAnsi" w:eastAsiaTheme="minorEastAsia" w:hAnsiTheme="minorHAnsi" w:cstheme="minorBidi"/>
          <w:noProof/>
          <w:sz w:val="24"/>
          <w:szCs w:val="24"/>
          <w:lang w:eastAsia="ja-JP"/>
        </w:rPr>
      </w:pPr>
      <w:r>
        <w:rPr>
          <w:noProof/>
        </w:rPr>
        <w:t>3.3.3</w:t>
      </w:r>
      <w:r>
        <w:rPr>
          <w:rFonts w:asciiTheme="minorHAnsi" w:eastAsiaTheme="minorEastAsia" w:hAnsiTheme="minorHAnsi" w:cstheme="minorBidi"/>
          <w:noProof/>
          <w:sz w:val="24"/>
          <w:szCs w:val="24"/>
          <w:lang w:eastAsia="ja-JP"/>
        </w:rPr>
        <w:tab/>
      </w:r>
      <w:r>
        <w:rPr>
          <w:noProof/>
        </w:rPr>
        <w:t>Derived Data</w:t>
      </w:r>
      <w:r>
        <w:rPr>
          <w:noProof/>
        </w:rPr>
        <w:tab/>
      </w:r>
      <w:r>
        <w:rPr>
          <w:noProof/>
        </w:rPr>
        <w:fldChar w:fldCharType="begin"/>
      </w:r>
      <w:r>
        <w:rPr>
          <w:noProof/>
        </w:rPr>
        <w:instrText xml:space="preserve"> PAGEREF _Toc269030683 \h </w:instrText>
      </w:r>
      <w:r>
        <w:rPr>
          <w:noProof/>
        </w:rPr>
      </w:r>
      <w:r>
        <w:rPr>
          <w:noProof/>
        </w:rPr>
        <w:fldChar w:fldCharType="separate"/>
      </w:r>
      <w:r w:rsidR="002C5470">
        <w:rPr>
          <w:noProof/>
        </w:rPr>
        <w:t>9</w:t>
      </w:r>
      <w:r>
        <w:rPr>
          <w:noProof/>
        </w:rPr>
        <w:fldChar w:fldCharType="end"/>
      </w:r>
    </w:p>
    <w:p w14:paraId="61C574E1" w14:textId="77777777" w:rsidR="001377C9" w:rsidRDefault="001377C9">
      <w:pPr>
        <w:pStyle w:val="TOC3"/>
        <w:tabs>
          <w:tab w:val="left" w:pos="1005"/>
          <w:tab w:val="right" w:leader="dot" w:pos="9350"/>
        </w:tabs>
        <w:rPr>
          <w:rFonts w:asciiTheme="minorHAnsi" w:eastAsiaTheme="minorEastAsia" w:hAnsiTheme="minorHAnsi" w:cstheme="minorBidi"/>
          <w:noProof/>
          <w:sz w:val="24"/>
          <w:szCs w:val="24"/>
          <w:lang w:eastAsia="ja-JP"/>
        </w:rPr>
      </w:pPr>
      <w:r>
        <w:rPr>
          <w:noProof/>
        </w:rPr>
        <w:t>3.3.4</w:t>
      </w:r>
      <w:r>
        <w:rPr>
          <w:rFonts w:asciiTheme="minorHAnsi" w:eastAsiaTheme="minorEastAsia" w:hAnsiTheme="minorHAnsi" w:cstheme="minorBidi"/>
          <w:noProof/>
          <w:sz w:val="24"/>
          <w:szCs w:val="24"/>
          <w:lang w:eastAsia="ja-JP"/>
        </w:rPr>
        <w:tab/>
      </w:r>
      <w:r>
        <w:rPr>
          <w:noProof/>
        </w:rPr>
        <w:t>Forward Models</w:t>
      </w:r>
      <w:r>
        <w:rPr>
          <w:noProof/>
        </w:rPr>
        <w:tab/>
      </w:r>
      <w:r>
        <w:rPr>
          <w:noProof/>
        </w:rPr>
        <w:fldChar w:fldCharType="begin"/>
      </w:r>
      <w:r>
        <w:rPr>
          <w:noProof/>
        </w:rPr>
        <w:instrText xml:space="preserve"> PAGEREF _Toc269030684 \h </w:instrText>
      </w:r>
      <w:r>
        <w:rPr>
          <w:noProof/>
        </w:rPr>
      </w:r>
      <w:r>
        <w:rPr>
          <w:noProof/>
        </w:rPr>
        <w:fldChar w:fldCharType="separate"/>
      </w:r>
      <w:r w:rsidR="002C5470">
        <w:rPr>
          <w:noProof/>
        </w:rPr>
        <w:t>10</w:t>
      </w:r>
      <w:r>
        <w:rPr>
          <w:noProof/>
        </w:rPr>
        <w:fldChar w:fldCharType="end"/>
      </w:r>
    </w:p>
    <w:p w14:paraId="6F21C323" w14:textId="77777777" w:rsidR="001377C9" w:rsidRDefault="001377C9">
      <w:pPr>
        <w:pStyle w:val="TOC2"/>
        <w:tabs>
          <w:tab w:val="left" w:pos="496"/>
        </w:tabs>
        <w:rPr>
          <w:rFonts w:asciiTheme="minorHAnsi" w:eastAsiaTheme="minorEastAsia" w:hAnsiTheme="minorHAnsi" w:cstheme="minorBidi"/>
          <w:b w:val="0"/>
          <w:bCs w:val="0"/>
          <w:noProof/>
          <w:sz w:val="24"/>
          <w:szCs w:val="24"/>
          <w:lang w:eastAsia="ja-JP"/>
        </w:rPr>
      </w:pPr>
      <w:r>
        <w:rPr>
          <w:noProof/>
        </w:rPr>
        <w:t>3.4</w:t>
      </w:r>
      <w:r>
        <w:rPr>
          <w:rFonts w:asciiTheme="minorHAnsi" w:eastAsiaTheme="minorEastAsia" w:hAnsiTheme="minorHAnsi" w:cstheme="minorBidi"/>
          <w:b w:val="0"/>
          <w:bCs w:val="0"/>
          <w:noProof/>
          <w:sz w:val="24"/>
          <w:szCs w:val="24"/>
          <w:lang w:eastAsia="ja-JP"/>
        </w:rPr>
        <w:tab/>
      </w:r>
      <w:r>
        <w:rPr>
          <w:noProof/>
        </w:rPr>
        <w:t>Theoretical Description</w:t>
      </w:r>
      <w:r>
        <w:rPr>
          <w:noProof/>
        </w:rPr>
        <w:tab/>
      </w:r>
      <w:r>
        <w:rPr>
          <w:noProof/>
        </w:rPr>
        <w:fldChar w:fldCharType="begin"/>
      </w:r>
      <w:r>
        <w:rPr>
          <w:noProof/>
        </w:rPr>
        <w:instrText xml:space="preserve"> PAGEREF _Toc269030685 \h </w:instrText>
      </w:r>
      <w:r>
        <w:rPr>
          <w:noProof/>
        </w:rPr>
      </w:r>
      <w:r>
        <w:rPr>
          <w:noProof/>
        </w:rPr>
        <w:fldChar w:fldCharType="separate"/>
      </w:r>
      <w:r w:rsidR="002C5470">
        <w:rPr>
          <w:noProof/>
        </w:rPr>
        <w:t>11</w:t>
      </w:r>
      <w:r>
        <w:rPr>
          <w:noProof/>
        </w:rPr>
        <w:fldChar w:fldCharType="end"/>
      </w:r>
    </w:p>
    <w:p w14:paraId="7D480907" w14:textId="77777777" w:rsidR="001377C9" w:rsidRDefault="001377C9">
      <w:pPr>
        <w:pStyle w:val="TOC3"/>
        <w:tabs>
          <w:tab w:val="left" w:pos="1005"/>
          <w:tab w:val="right" w:leader="dot" w:pos="9350"/>
        </w:tabs>
        <w:rPr>
          <w:rFonts w:asciiTheme="minorHAnsi" w:eastAsiaTheme="minorEastAsia" w:hAnsiTheme="minorHAnsi" w:cstheme="minorBidi"/>
          <w:noProof/>
          <w:sz w:val="24"/>
          <w:szCs w:val="24"/>
          <w:lang w:eastAsia="ja-JP"/>
        </w:rPr>
      </w:pPr>
      <w:r>
        <w:rPr>
          <w:noProof/>
        </w:rPr>
        <w:t>3.4.1</w:t>
      </w:r>
      <w:r>
        <w:rPr>
          <w:rFonts w:asciiTheme="minorHAnsi" w:eastAsiaTheme="minorEastAsia" w:hAnsiTheme="minorHAnsi" w:cstheme="minorBidi"/>
          <w:noProof/>
          <w:sz w:val="24"/>
          <w:szCs w:val="24"/>
          <w:lang w:eastAsia="ja-JP"/>
        </w:rPr>
        <w:tab/>
      </w:r>
      <w:r>
        <w:rPr>
          <w:noProof/>
        </w:rPr>
        <w:t>Physical and Mathematical Description</w:t>
      </w:r>
      <w:r>
        <w:rPr>
          <w:noProof/>
        </w:rPr>
        <w:tab/>
      </w:r>
      <w:r>
        <w:rPr>
          <w:noProof/>
        </w:rPr>
        <w:fldChar w:fldCharType="begin"/>
      </w:r>
      <w:r>
        <w:rPr>
          <w:noProof/>
        </w:rPr>
        <w:instrText xml:space="preserve"> PAGEREF _Toc269030686 \h </w:instrText>
      </w:r>
      <w:r>
        <w:rPr>
          <w:noProof/>
        </w:rPr>
      </w:r>
      <w:r>
        <w:rPr>
          <w:noProof/>
        </w:rPr>
        <w:fldChar w:fldCharType="separate"/>
      </w:r>
      <w:r w:rsidR="002C5470">
        <w:rPr>
          <w:noProof/>
        </w:rPr>
        <w:t>15</w:t>
      </w:r>
      <w:r>
        <w:rPr>
          <w:noProof/>
        </w:rPr>
        <w:fldChar w:fldCharType="end"/>
      </w:r>
    </w:p>
    <w:p w14:paraId="4F8F405C" w14:textId="77777777" w:rsidR="001377C9" w:rsidRDefault="001377C9">
      <w:pPr>
        <w:pStyle w:val="TOC3"/>
        <w:tabs>
          <w:tab w:val="left" w:pos="1005"/>
          <w:tab w:val="right" w:leader="dot" w:pos="9350"/>
        </w:tabs>
        <w:rPr>
          <w:rFonts w:asciiTheme="minorHAnsi" w:eastAsiaTheme="minorEastAsia" w:hAnsiTheme="minorHAnsi" w:cstheme="minorBidi"/>
          <w:noProof/>
          <w:sz w:val="24"/>
          <w:szCs w:val="24"/>
          <w:lang w:eastAsia="ja-JP"/>
        </w:rPr>
      </w:pPr>
      <w:r>
        <w:rPr>
          <w:noProof/>
        </w:rPr>
        <w:t>3.4.2</w:t>
      </w:r>
      <w:r>
        <w:rPr>
          <w:rFonts w:asciiTheme="minorHAnsi" w:eastAsiaTheme="minorEastAsia" w:hAnsiTheme="minorHAnsi" w:cstheme="minorBidi"/>
          <w:noProof/>
          <w:sz w:val="24"/>
          <w:szCs w:val="24"/>
          <w:lang w:eastAsia="ja-JP"/>
        </w:rPr>
        <w:tab/>
      </w:r>
      <w:r>
        <w:rPr>
          <w:noProof/>
        </w:rPr>
        <w:t>Data Merging Strategy</w:t>
      </w:r>
      <w:r>
        <w:rPr>
          <w:noProof/>
        </w:rPr>
        <w:tab/>
      </w:r>
      <w:r>
        <w:rPr>
          <w:noProof/>
        </w:rPr>
        <w:fldChar w:fldCharType="begin"/>
      </w:r>
      <w:r>
        <w:rPr>
          <w:noProof/>
        </w:rPr>
        <w:instrText xml:space="preserve"> PAGEREF _Toc269030687 \h </w:instrText>
      </w:r>
      <w:r>
        <w:rPr>
          <w:noProof/>
        </w:rPr>
      </w:r>
      <w:r>
        <w:rPr>
          <w:noProof/>
        </w:rPr>
        <w:fldChar w:fldCharType="separate"/>
      </w:r>
      <w:r w:rsidR="002C5470">
        <w:rPr>
          <w:noProof/>
        </w:rPr>
        <w:t>18</w:t>
      </w:r>
      <w:r>
        <w:rPr>
          <w:noProof/>
        </w:rPr>
        <w:fldChar w:fldCharType="end"/>
      </w:r>
    </w:p>
    <w:p w14:paraId="45A4FC23" w14:textId="77777777" w:rsidR="001377C9" w:rsidRDefault="001377C9">
      <w:pPr>
        <w:pStyle w:val="TOC3"/>
        <w:tabs>
          <w:tab w:val="left" w:pos="1005"/>
          <w:tab w:val="right" w:leader="dot" w:pos="9350"/>
        </w:tabs>
        <w:rPr>
          <w:rFonts w:asciiTheme="minorHAnsi" w:eastAsiaTheme="minorEastAsia" w:hAnsiTheme="minorHAnsi" w:cstheme="minorBidi"/>
          <w:noProof/>
          <w:sz w:val="24"/>
          <w:szCs w:val="24"/>
          <w:lang w:eastAsia="ja-JP"/>
        </w:rPr>
      </w:pPr>
      <w:r>
        <w:rPr>
          <w:noProof/>
        </w:rPr>
        <w:t>3.4.3</w:t>
      </w:r>
      <w:r>
        <w:rPr>
          <w:rFonts w:asciiTheme="minorHAnsi" w:eastAsiaTheme="minorEastAsia" w:hAnsiTheme="minorHAnsi" w:cstheme="minorBidi"/>
          <w:noProof/>
          <w:sz w:val="24"/>
          <w:szCs w:val="24"/>
          <w:lang w:eastAsia="ja-JP"/>
        </w:rPr>
        <w:tab/>
      </w:r>
      <w:r>
        <w:rPr>
          <w:noProof/>
        </w:rPr>
        <w:t>Numerical Strategy</w:t>
      </w:r>
      <w:r>
        <w:rPr>
          <w:noProof/>
        </w:rPr>
        <w:tab/>
      </w:r>
      <w:r>
        <w:rPr>
          <w:noProof/>
        </w:rPr>
        <w:fldChar w:fldCharType="begin"/>
      </w:r>
      <w:r>
        <w:rPr>
          <w:noProof/>
        </w:rPr>
        <w:instrText xml:space="preserve"> PAGEREF _Toc269030688 \h </w:instrText>
      </w:r>
      <w:r>
        <w:rPr>
          <w:noProof/>
        </w:rPr>
      </w:r>
      <w:r>
        <w:rPr>
          <w:noProof/>
        </w:rPr>
        <w:fldChar w:fldCharType="separate"/>
      </w:r>
      <w:r w:rsidR="002C5470">
        <w:rPr>
          <w:noProof/>
        </w:rPr>
        <w:t>18</w:t>
      </w:r>
      <w:r>
        <w:rPr>
          <w:noProof/>
        </w:rPr>
        <w:fldChar w:fldCharType="end"/>
      </w:r>
    </w:p>
    <w:p w14:paraId="6569A813" w14:textId="77777777" w:rsidR="001377C9" w:rsidRDefault="001377C9">
      <w:pPr>
        <w:pStyle w:val="TOC3"/>
        <w:tabs>
          <w:tab w:val="left" w:pos="1005"/>
          <w:tab w:val="right" w:leader="dot" w:pos="9350"/>
        </w:tabs>
        <w:rPr>
          <w:rFonts w:asciiTheme="minorHAnsi" w:eastAsiaTheme="minorEastAsia" w:hAnsiTheme="minorHAnsi" w:cstheme="minorBidi"/>
          <w:noProof/>
          <w:sz w:val="24"/>
          <w:szCs w:val="24"/>
          <w:lang w:eastAsia="ja-JP"/>
        </w:rPr>
      </w:pPr>
      <w:r>
        <w:rPr>
          <w:noProof/>
        </w:rPr>
        <w:t>3.4.4</w:t>
      </w:r>
      <w:r>
        <w:rPr>
          <w:rFonts w:asciiTheme="minorHAnsi" w:eastAsiaTheme="minorEastAsia" w:hAnsiTheme="minorHAnsi" w:cstheme="minorBidi"/>
          <w:noProof/>
          <w:sz w:val="24"/>
          <w:szCs w:val="24"/>
          <w:lang w:eastAsia="ja-JP"/>
        </w:rPr>
        <w:tab/>
      </w:r>
      <w:r>
        <w:rPr>
          <w:noProof/>
        </w:rPr>
        <w:t>Calculations</w:t>
      </w:r>
      <w:r>
        <w:rPr>
          <w:noProof/>
        </w:rPr>
        <w:tab/>
      </w:r>
      <w:r>
        <w:rPr>
          <w:noProof/>
        </w:rPr>
        <w:fldChar w:fldCharType="begin"/>
      </w:r>
      <w:r>
        <w:rPr>
          <w:noProof/>
        </w:rPr>
        <w:instrText xml:space="preserve"> PAGEREF _Toc269030689 \h </w:instrText>
      </w:r>
      <w:r>
        <w:rPr>
          <w:noProof/>
        </w:rPr>
      </w:r>
      <w:r>
        <w:rPr>
          <w:noProof/>
        </w:rPr>
        <w:fldChar w:fldCharType="separate"/>
      </w:r>
      <w:r w:rsidR="002C5470">
        <w:rPr>
          <w:noProof/>
        </w:rPr>
        <w:t>19</w:t>
      </w:r>
      <w:r>
        <w:rPr>
          <w:noProof/>
        </w:rPr>
        <w:fldChar w:fldCharType="end"/>
      </w:r>
    </w:p>
    <w:p w14:paraId="2161C72F" w14:textId="77777777" w:rsidR="001377C9" w:rsidRDefault="001377C9">
      <w:pPr>
        <w:pStyle w:val="TOC3"/>
        <w:tabs>
          <w:tab w:val="left" w:pos="1005"/>
          <w:tab w:val="right" w:leader="dot" w:pos="9350"/>
        </w:tabs>
        <w:rPr>
          <w:rFonts w:asciiTheme="minorHAnsi" w:eastAsiaTheme="minorEastAsia" w:hAnsiTheme="minorHAnsi" w:cstheme="minorBidi"/>
          <w:noProof/>
          <w:sz w:val="24"/>
          <w:szCs w:val="24"/>
          <w:lang w:eastAsia="ja-JP"/>
        </w:rPr>
      </w:pPr>
      <w:r>
        <w:rPr>
          <w:noProof/>
        </w:rPr>
        <w:t>3.4.5</w:t>
      </w:r>
      <w:r>
        <w:rPr>
          <w:rFonts w:asciiTheme="minorHAnsi" w:eastAsiaTheme="minorEastAsia" w:hAnsiTheme="minorHAnsi" w:cstheme="minorBidi"/>
          <w:noProof/>
          <w:sz w:val="24"/>
          <w:szCs w:val="24"/>
          <w:lang w:eastAsia="ja-JP"/>
        </w:rPr>
        <w:tab/>
      </w:r>
      <w:r>
        <w:rPr>
          <w:noProof/>
        </w:rPr>
        <w:t>Look-Up Table Description</w:t>
      </w:r>
      <w:r>
        <w:rPr>
          <w:noProof/>
        </w:rPr>
        <w:tab/>
      </w:r>
      <w:r>
        <w:rPr>
          <w:noProof/>
        </w:rPr>
        <w:fldChar w:fldCharType="begin"/>
      </w:r>
      <w:r>
        <w:rPr>
          <w:noProof/>
        </w:rPr>
        <w:instrText xml:space="preserve"> PAGEREF _Toc269030690 \h </w:instrText>
      </w:r>
      <w:r>
        <w:rPr>
          <w:noProof/>
        </w:rPr>
      </w:r>
      <w:r>
        <w:rPr>
          <w:noProof/>
        </w:rPr>
        <w:fldChar w:fldCharType="separate"/>
      </w:r>
      <w:r w:rsidR="002C5470">
        <w:rPr>
          <w:noProof/>
        </w:rPr>
        <w:t>19</w:t>
      </w:r>
      <w:r>
        <w:rPr>
          <w:noProof/>
        </w:rPr>
        <w:fldChar w:fldCharType="end"/>
      </w:r>
    </w:p>
    <w:p w14:paraId="3F23073A" w14:textId="77777777" w:rsidR="001377C9" w:rsidRDefault="001377C9">
      <w:pPr>
        <w:pStyle w:val="TOC3"/>
        <w:tabs>
          <w:tab w:val="left" w:pos="1005"/>
          <w:tab w:val="right" w:leader="dot" w:pos="9350"/>
        </w:tabs>
        <w:rPr>
          <w:rFonts w:asciiTheme="minorHAnsi" w:eastAsiaTheme="minorEastAsia" w:hAnsiTheme="minorHAnsi" w:cstheme="minorBidi"/>
          <w:noProof/>
          <w:sz w:val="24"/>
          <w:szCs w:val="24"/>
          <w:lang w:eastAsia="ja-JP"/>
        </w:rPr>
      </w:pPr>
      <w:r>
        <w:rPr>
          <w:noProof/>
        </w:rPr>
        <w:t>3.4.6</w:t>
      </w:r>
      <w:r>
        <w:rPr>
          <w:rFonts w:asciiTheme="minorHAnsi" w:eastAsiaTheme="minorEastAsia" w:hAnsiTheme="minorHAnsi" w:cstheme="minorBidi"/>
          <w:noProof/>
          <w:sz w:val="24"/>
          <w:szCs w:val="24"/>
          <w:lang w:eastAsia="ja-JP"/>
        </w:rPr>
        <w:tab/>
      </w:r>
      <w:r>
        <w:rPr>
          <w:noProof/>
        </w:rPr>
        <w:t>Parameterization</w:t>
      </w:r>
      <w:r>
        <w:rPr>
          <w:noProof/>
        </w:rPr>
        <w:tab/>
      </w:r>
      <w:r>
        <w:rPr>
          <w:noProof/>
        </w:rPr>
        <w:fldChar w:fldCharType="begin"/>
      </w:r>
      <w:r>
        <w:rPr>
          <w:noProof/>
        </w:rPr>
        <w:instrText xml:space="preserve"> PAGEREF _Toc269030691 \h </w:instrText>
      </w:r>
      <w:r>
        <w:rPr>
          <w:noProof/>
        </w:rPr>
      </w:r>
      <w:r>
        <w:rPr>
          <w:noProof/>
        </w:rPr>
        <w:fldChar w:fldCharType="separate"/>
      </w:r>
      <w:r w:rsidR="002C5470">
        <w:rPr>
          <w:noProof/>
        </w:rPr>
        <w:t>19</w:t>
      </w:r>
      <w:r>
        <w:rPr>
          <w:noProof/>
        </w:rPr>
        <w:fldChar w:fldCharType="end"/>
      </w:r>
    </w:p>
    <w:p w14:paraId="3DD91BE7" w14:textId="77777777" w:rsidR="001377C9" w:rsidRDefault="001377C9">
      <w:pPr>
        <w:pStyle w:val="TOC3"/>
        <w:tabs>
          <w:tab w:val="left" w:pos="1005"/>
          <w:tab w:val="right" w:leader="dot" w:pos="9350"/>
        </w:tabs>
        <w:rPr>
          <w:rFonts w:asciiTheme="minorHAnsi" w:eastAsiaTheme="minorEastAsia" w:hAnsiTheme="minorHAnsi" w:cstheme="minorBidi"/>
          <w:noProof/>
          <w:sz w:val="24"/>
          <w:szCs w:val="24"/>
          <w:lang w:eastAsia="ja-JP"/>
        </w:rPr>
      </w:pPr>
      <w:r>
        <w:rPr>
          <w:noProof/>
        </w:rPr>
        <w:t>3.4.7</w:t>
      </w:r>
      <w:r>
        <w:rPr>
          <w:rFonts w:asciiTheme="minorHAnsi" w:eastAsiaTheme="minorEastAsia" w:hAnsiTheme="minorHAnsi" w:cstheme="minorBidi"/>
          <w:noProof/>
          <w:sz w:val="24"/>
          <w:szCs w:val="24"/>
          <w:lang w:eastAsia="ja-JP"/>
        </w:rPr>
        <w:tab/>
      </w:r>
      <w:r>
        <w:rPr>
          <w:noProof/>
        </w:rPr>
        <w:t>Algorithm Output</w:t>
      </w:r>
      <w:r>
        <w:rPr>
          <w:noProof/>
        </w:rPr>
        <w:tab/>
      </w:r>
      <w:r>
        <w:rPr>
          <w:noProof/>
        </w:rPr>
        <w:fldChar w:fldCharType="begin"/>
      </w:r>
      <w:r>
        <w:rPr>
          <w:noProof/>
        </w:rPr>
        <w:instrText xml:space="preserve"> PAGEREF _Toc269030692 \h </w:instrText>
      </w:r>
      <w:r>
        <w:rPr>
          <w:noProof/>
        </w:rPr>
      </w:r>
      <w:r>
        <w:rPr>
          <w:noProof/>
        </w:rPr>
        <w:fldChar w:fldCharType="separate"/>
      </w:r>
      <w:r w:rsidR="002C5470">
        <w:rPr>
          <w:noProof/>
        </w:rPr>
        <w:t>19</w:t>
      </w:r>
      <w:r>
        <w:rPr>
          <w:noProof/>
        </w:rPr>
        <w:fldChar w:fldCharType="end"/>
      </w:r>
    </w:p>
    <w:p w14:paraId="4D1052F8" w14:textId="77777777" w:rsidR="001377C9" w:rsidRDefault="001377C9">
      <w:pPr>
        <w:pStyle w:val="TOC1"/>
        <w:tabs>
          <w:tab w:val="left" w:pos="438"/>
          <w:tab w:val="right" w:leader="dot" w:pos="9350"/>
        </w:tabs>
        <w:rPr>
          <w:rFonts w:asciiTheme="minorHAnsi" w:eastAsiaTheme="minorEastAsia" w:hAnsiTheme="minorHAnsi" w:cstheme="minorBidi"/>
          <w:b w:val="0"/>
          <w:bCs w:val="0"/>
          <w:caps w:val="0"/>
          <w:noProof/>
          <w:lang w:eastAsia="ja-JP"/>
        </w:rPr>
      </w:pPr>
      <w:r>
        <w:rPr>
          <w:noProof/>
        </w:rPr>
        <w:t>4.</w:t>
      </w:r>
      <w:r>
        <w:rPr>
          <w:rFonts w:asciiTheme="minorHAnsi" w:eastAsiaTheme="minorEastAsia" w:hAnsiTheme="minorHAnsi" w:cstheme="minorBidi"/>
          <w:b w:val="0"/>
          <w:bCs w:val="0"/>
          <w:caps w:val="0"/>
          <w:noProof/>
          <w:lang w:eastAsia="ja-JP"/>
        </w:rPr>
        <w:tab/>
      </w:r>
      <w:r>
        <w:rPr>
          <w:noProof/>
        </w:rPr>
        <w:t>Test Datasets and Outputs</w:t>
      </w:r>
      <w:r>
        <w:rPr>
          <w:noProof/>
        </w:rPr>
        <w:tab/>
      </w:r>
      <w:r>
        <w:rPr>
          <w:noProof/>
        </w:rPr>
        <w:fldChar w:fldCharType="begin"/>
      </w:r>
      <w:r>
        <w:rPr>
          <w:noProof/>
        </w:rPr>
        <w:instrText xml:space="preserve"> PAGEREF _Toc269030693 \h </w:instrText>
      </w:r>
      <w:r>
        <w:rPr>
          <w:noProof/>
        </w:rPr>
      </w:r>
      <w:r>
        <w:rPr>
          <w:noProof/>
        </w:rPr>
        <w:fldChar w:fldCharType="separate"/>
      </w:r>
      <w:r w:rsidR="002C5470">
        <w:rPr>
          <w:noProof/>
        </w:rPr>
        <w:t>22</w:t>
      </w:r>
      <w:r>
        <w:rPr>
          <w:noProof/>
        </w:rPr>
        <w:fldChar w:fldCharType="end"/>
      </w:r>
    </w:p>
    <w:p w14:paraId="064BDD12" w14:textId="77777777" w:rsidR="001377C9" w:rsidRDefault="001377C9">
      <w:pPr>
        <w:pStyle w:val="TOC2"/>
        <w:tabs>
          <w:tab w:val="left" w:pos="496"/>
        </w:tabs>
        <w:rPr>
          <w:rFonts w:asciiTheme="minorHAnsi" w:eastAsiaTheme="minorEastAsia" w:hAnsiTheme="minorHAnsi" w:cstheme="minorBidi"/>
          <w:b w:val="0"/>
          <w:bCs w:val="0"/>
          <w:noProof/>
          <w:sz w:val="24"/>
          <w:szCs w:val="24"/>
          <w:lang w:eastAsia="ja-JP"/>
        </w:rPr>
      </w:pPr>
      <w:r>
        <w:rPr>
          <w:noProof/>
        </w:rPr>
        <w:t>4.1</w:t>
      </w:r>
      <w:r>
        <w:rPr>
          <w:rFonts w:asciiTheme="minorHAnsi" w:eastAsiaTheme="minorEastAsia" w:hAnsiTheme="minorHAnsi" w:cstheme="minorBidi"/>
          <w:b w:val="0"/>
          <w:bCs w:val="0"/>
          <w:noProof/>
          <w:sz w:val="24"/>
          <w:szCs w:val="24"/>
          <w:lang w:eastAsia="ja-JP"/>
        </w:rPr>
        <w:tab/>
      </w:r>
      <w:r>
        <w:rPr>
          <w:noProof/>
        </w:rPr>
        <w:t>Test Input Datasets</w:t>
      </w:r>
      <w:r>
        <w:rPr>
          <w:noProof/>
        </w:rPr>
        <w:tab/>
      </w:r>
      <w:r>
        <w:rPr>
          <w:noProof/>
        </w:rPr>
        <w:fldChar w:fldCharType="begin"/>
      </w:r>
      <w:r>
        <w:rPr>
          <w:noProof/>
        </w:rPr>
        <w:instrText xml:space="preserve"> PAGEREF _Toc269030694 \h </w:instrText>
      </w:r>
      <w:r>
        <w:rPr>
          <w:noProof/>
        </w:rPr>
      </w:r>
      <w:r>
        <w:rPr>
          <w:noProof/>
        </w:rPr>
        <w:fldChar w:fldCharType="separate"/>
      </w:r>
      <w:r w:rsidR="002C5470">
        <w:rPr>
          <w:noProof/>
        </w:rPr>
        <w:t>22</w:t>
      </w:r>
      <w:r>
        <w:rPr>
          <w:noProof/>
        </w:rPr>
        <w:fldChar w:fldCharType="end"/>
      </w:r>
    </w:p>
    <w:p w14:paraId="276CC160" w14:textId="77777777" w:rsidR="001377C9" w:rsidRDefault="001377C9">
      <w:pPr>
        <w:pStyle w:val="TOC2"/>
        <w:tabs>
          <w:tab w:val="left" w:pos="496"/>
        </w:tabs>
        <w:rPr>
          <w:rFonts w:asciiTheme="minorHAnsi" w:eastAsiaTheme="minorEastAsia" w:hAnsiTheme="minorHAnsi" w:cstheme="minorBidi"/>
          <w:b w:val="0"/>
          <w:bCs w:val="0"/>
          <w:noProof/>
          <w:sz w:val="24"/>
          <w:szCs w:val="24"/>
          <w:lang w:eastAsia="ja-JP"/>
        </w:rPr>
      </w:pPr>
      <w:r>
        <w:rPr>
          <w:noProof/>
        </w:rPr>
        <w:t>4.2</w:t>
      </w:r>
      <w:r>
        <w:rPr>
          <w:rFonts w:asciiTheme="minorHAnsi" w:eastAsiaTheme="minorEastAsia" w:hAnsiTheme="minorHAnsi" w:cstheme="minorBidi"/>
          <w:b w:val="0"/>
          <w:bCs w:val="0"/>
          <w:noProof/>
          <w:sz w:val="24"/>
          <w:szCs w:val="24"/>
          <w:lang w:eastAsia="ja-JP"/>
        </w:rPr>
        <w:tab/>
      </w:r>
      <w:r>
        <w:rPr>
          <w:noProof/>
        </w:rPr>
        <w:t>Test Output Analysis</w:t>
      </w:r>
      <w:r>
        <w:rPr>
          <w:noProof/>
        </w:rPr>
        <w:tab/>
      </w:r>
      <w:r>
        <w:rPr>
          <w:noProof/>
        </w:rPr>
        <w:fldChar w:fldCharType="begin"/>
      </w:r>
      <w:r>
        <w:rPr>
          <w:noProof/>
        </w:rPr>
        <w:instrText xml:space="preserve"> PAGEREF _Toc269030695 \h </w:instrText>
      </w:r>
      <w:r>
        <w:rPr>
          <w:noProof/>
        </w:rPr>
      </w:r>
      <w:r>
        <w:rPr>
          <w:noProof/>
        </w:rPr>
        <w:fldChar w:fldCharType="separate"/>
      </w:r>
      <w:r w:rsidR="002C5470">
        <w:rPr>
          <w:noProof/>
        </w:rPr>
        <w:t>24</w:t>
      </w:r>
      <w:r>
        <w:rPr>
          <w:noProof/>
        </w:rPr>
        <w:fldChar w:fldCharType="end"/>
      </w:r>
    </w:p>
    <w:p w14:paraId="12433E71" w14:textId="77777777" w:rsidR="001377C9" w:rsidRDefault="001377C9">
      <w:pPr>
        <w:pStyle w:val="TOC3"/>
        <w:tabs>
          <w:tab w:val="left" w:pos="1005"/>
          <w:tab w:val="right" w:leader="dot" w:pos="9350"/>
        </w:tabs>
        <w:rPr>
          <w:rFonts w:asciiTheme="minorHAnsi" w:eastAsiaTheme="minorEastAsia" w:hAnsiTheme="minorHAnsi" w:cstheme="minorBidi"/>
          <w:noProof/>
          <w:sz w:val="24"/>
          <w:szCs w:val="24"/>
          <w:lang w:eastAsia="ja-JP"/>
        </w:rPr>
      </w:pPr>
      <w:r>
        <w:rPr>
          <w:noProof/>
        </w:rPr>
        <w:t>4.2.1</w:t>
      </w:r>
      <w:r>
        <w:rPr>
          <w:rFonts w:asciiTheme="minorHAnsi" w:eastAsiaTheme="minorEastAsia" w:hAnsiTheme="minorHAnsi" w:cstheme="minorBidi"/>
          <w:noProof/>
          <w:sz w:val="24"/>
          <w:szCs w:val="24"/>
          <w:lang w:eastAsia="ja-JP"/>
        </w:rPr>
        <w:tab/>
      </w:r>
      <w:r>
        <w:rPr>
          <w:noProof/>
        </w:rPr>
        <w:t>Reproducibility</w:t>
      </w:r>
      <w:r>
        <w:rPr>
          <w:noProof/>
        </w:rPr>
        <w:tab/>
      </w:r>
      <w:r>
        <w:rPr>
          <w:noProof/>
        </w:rPr>
        <w:fldChar w:fldCharType="begin"/>
      </w:r>
      <w:r>
        <w:rPr>
          <w:noProof/>
        </w:rPr>
        <w:instrText xml:space="preserve"> PAGEREF _Toc269030696 \h </w:instrText>
      </w:r>
      <w:r>
        <w:rPr>
          <w:noProof/>
        </w:rPr>
      </w:r>
      <w:r>
        <w:rPr>
          <w:noProof/>
        </w:rPr>
        <w:fldChar w:fldCharType="separate"/>
      </w:r>
      <w:r w:rsidR="002C5470">
        <w:rPr>
          <w:noProof/>
        </w:rPr>
        <w:t>24</w:t>
      </w:r>
      <w:r>
        <w:rPr>
          <w:noProof/>
        </w:rPr>
        <w:fldChar w:fldCharType="end"/>
      </w:r>
    </w:p>
    <w:p w14:paraId="38BF423A" w14:textId="77777777" w:rsidR="001377C9" w:rsidRDefault="001377C9">
      <w:pPr>
        <w:pStyle w:val="TOC3"/>
        <w:tabs>
          <w:tab w:val="left" w:pos="1005"/>
          <w:tab w:val="right" w:leader="dot" w:pos="9350"/>
        </w:tabs>
        <w:rPr>
          <w:rFonts w:asciiTheme="minorHAnsi" w:eastAsiaTheme="minorEastAsia" w:hAnsiTheme="minorHAnsi" w:cstheme="minorBidi"/>
          <w:noProof/>
          <w:sz w:val="24"/>
          <w:szCs w:val="24"/>
          <w:lang w:eastAsia="ja-JP"/>
        </w:rPr>
      </w:pPr>
      <w:r>
        <w:rPr>
          <w:noProof/>
        </w:rPr>
        <w:t>4.2.2</w:t>
      </w:r>
      <w:r>
        <w:rPr>
          <w:rFonts w:asciiTheme="minorHAnsi" w:eastAsiaTheme="minorEastAsia" w:hAnsiTheme="minorHAnsi" w:cstheme="minorBidi"/>
          <w:noProof/>
          <w:sz w:val="24"/>
          <w:szCs w:val="24"/>
          <w:lang w:eastAsia="ja-JP"/>
        </w:rPr>
        <w:tab/>
      </w:r>
      <w:r>
        <w:rPr>
          <w:noProof/>
        </w:rPr>
        <w:t>Precision and Accuracy</w:t>
      </w:r>
      <w:r>
        <w:rPr>
          <w:noProof/>
        </w:rPr>
        <w:tab/>
      </w:r>
      <w:r>
        <w:rPr>
          <w:noProof/>
        </w:rPr>
        <w:fldChar w:fldCharType="begin"/>
      </w:r>
      <w:r>
        <w:rPr>
          <w:noProof/>
        </w:rPr>
        <w:instrText xml:space="preserve"> PAGEREF _Toc269030697 \h </w:instrText>
      </w:r>
      <w:r>
        <w:rPr>
          <w:noProof/>
        </w:rPr>
      </w:r>
      <w:r>
        <w:rPr>
          <w:noProof/>
        </w:rPr>
        <w:fldChar w:fldCharType="separate"/>
      </w:r>
      <w:r w:rsidR="002C5470">
        <w:rPr>
          <w:noProof/>
        </w:rPr>
        <w:t>24</w:t>
      </w:r>
      <w:r>
        <w:rPr>
          <w:noProof/>
        </w:rPr>
        <w:fldChar w:fldCharType="end"/>
      </w:r>
    </w:p>
    <w:p w14:paraId="1C5C885C" w14:textId="77777777" w:rsidR="001377C9" w:rsidRDefault="001377C9">
      <w:pPr>
        <w:pStyle w:val="TOC3"/>
        <w:tabs>
          <w:tab w:val="left" w:pos="1005"/>
          <w:tab w:val="right" w:leader="dot" w:pos="9350"/>
        </w:tabs>
        <w:rPr>
          <w:rFonts w:asciiTheme="minorHAnsi" w:eastAsiaTheme="minorEastAsia" w:hAnsiTheme="minorHAnsi" w:cstheme="minorBidi"/>
          <w:noProof/>
          <w:sz w:val="24"/>
          <w:szCs w:val="24"/>
          <w:lang w:eastAsia="ja-JP"/>
        </w:rPr>
      </w:pPr>
      <w:r>
        <w:rPr>
          <w:noProof/>
        </w:rPr>
        <w:t>4.2.3</w:t>
      </w:r>
      <w:r>
        <w:rPr>
          <w:rFonts w:asciiTheme="minorHAnsi" w:eastAsiaTheme="minorEastAsia" w:hAnsiTheme="minorHAnsi" w:cstheme="minorBidi"/>
          <w:noProof/>
          <w:sz w:val="24"/>
          <w:szCs w:val="24"/>
          <w:lang w:eastAsia="ja-JP"/>
        </w:rPr>
        <w:tab/>
      </w:r>
      <w:r>
        <w:rPr>
          <w:noProof/>
        </w:rPr>
        <w:t>Error Budget</w:t>
      </w:r>
      <w:r>
        <w:rPr>
          <w:noProof/>
        </w:rPr>
        <w:tab/>
      </w:r>
      <w:r>
        <w:rPr>
          <w:noProof/>
        </w:rPr>
        <w:fldChar w:fldCharType="begin"/>
      </w:r>
      <w:r>
        <w:rPr>
          <w:noProof/>
        </w:rPr>
        <w:instrText xml:space="preserve"> PAGEREF _Toc269030698 \h </w:instrText>
      </w:r>
      <w:r>
        <w:rPr>
          <w:noProof/>
        </w:rPr>
      </w:r>
      <w:r>
        <w:rPr>
          <w:noProof/>
        </w:rPr>
        <w:fldChar w:fldCharType="separate"/>
      </w:r>
      <w:r w:rsidR="002C5470">
        <w:rPr>
          <w:noProof/>
        </w:rPr>
        <w:t>24</w:t>
      </w:r>
      <w:r>
        <w:rPr>
          <w:noProof/>
        </w:rPr>
        <w:fldChar w:fldCharType="end"/>
      </w:r>
    </w:p>
    <w:p w14:paraId="24E7EA5F" w14:textId="77777777" w:rsidR="001377C9" w:rsidRDefault="001377C9">
      <w:pPr>
        <w:pStyle w:val="TOC1"/>
        <w:tabs>
          <w:tab w:val="left" w:pos="438"/>
          <w:tab w:val="right" w:leader="dot" w:pos="9350"/>
        </w:tabs>
        <w:rPr>
          <w:rFonts w:asciiTheme="minorHAnsi" w:eastAsiaTheme="minorEastAsia" w:hAnsiTheme="minorHAnsi" w:cstheme="minorBidi"/>
          <w:b w:val="0"/>
          <w:bCs w:val="0"/>
          <w:caps w:val="0"/>
          <w:noProof/>
          <w:lang w:eastAsia="ja-JP"/>
        </w:rPr>
      </w:pPr>
      <w:r>
        <w:rPr>
          <w:noProof/>
        </w:rPr>
        <w:t>5.</w:t>
      </w:r>
      <w:r>
        <w:rPr>
          <w:rFonts w:asciiTheme="minorHAnsi" w:eastAsiaTheme="minorEastAsia" w:hAnsiTheme="minorHAnsi" w:cstheme="minorBidi"/>
          <w:b w:val="0"/>
          <w:bCs w:val="0"/>
          <w:caps w:val="0"/>
          <w:noProof/>
          <w:lang w:eastAsia="ja-JP"/>
        </w:rPr>
        <w:tab/>
      </w:r>
      <w:r>
        <w:rPr>
          <w:noProof/>
        </w:rPr>
        <w:t>Practical Considerations</w:t>
      </w:r>
      <w:r>
        <w:rPr>
          <w:noProof/>
        </w:rPr>
        <w:tab/>
      </w:r>
      <w:r>
        <w:rPr>
          <w:noProof/>
        </w:rPr>
        <w:fldChar w:fldCharType="begin"/>
      </w:r>
      <w:r>
        <w:rPr>
          <w:noProof/>
        </w:rPr>
        <w:instrText xml:space="preserve"> PAGEREF _Toc269030699 \h </w:instrText>
      </w:r>
      <w:r>
        <w:rPr>
          <w:noProof/>
        </w:rPr>
      </w:r>
      <w:r>
        <w:rPr>
          <w:noProof/>
        </w:rPr>
        <w:fldChar w:fldCharType="separate"/>
      </w:r>
      <w:r w:rsidR="002C5470">
        <w:rPr>
          <w:noProof/>
        </w:rPr>
        <w:t>26</w:t>
      </w:r>
      <w:r>
        <w:rPr>
          <w:noProof/>
        </w:rPr>
        <w:fldChar w:fldCharType="end"/>
      </w:r>
    </w:p>
    <w:p w14:paraId="7016F3C8" w14:textId="77777777" w:rsidR="001377C9" w:rsidRDefault="001377C9">
      <w:pPr>
        <w:pStyle w:val="TOC2"/>
        <w:tabs>
          <w:tab w:val="left" w:pos="496"/>
        </w:tabs>
        <w:rPr>
          <w:rFonts w:asciiTheme="minorHAnsi" w:eastAsiaTheme="minorEastAsia" w:hAnsiTheme="minorHAnsi" w:cstheme="minorBidi"/>
          <w:b w:val="0"/>
          <w:bCs w:val="0"/>
          <w:noProof/>
          <w:sz w:val="24"/>
          <w:szCs w:val="24"/>
          <w:lang w:eastAsia="ja-JP"/>
        </w:rPr>
      </w:pPr>
      <w:r>
        <w:rPr>
          <w:noProof/>
        </w:rPr>
        <w:t>5.1</w:t>
      </w:r>
      <w:r>
        <w:rPr>
          <w:rFonts w:asciiTheme="minorHAnsi" w:eastAsiaTheme="minorEastAsia" w:hAnsiTheme="minorHAnsi" w:cstheme="minorBidi"/>
          <w:b w:val="0"/>
          <w:bCs w:val="0"/>
          <w:noProof/>
          <w:sz w:val="24"/>
          <w:szCs w:val="24"/>
          <w:lang w:eastAsia="ja-JP"/>
        </w:rPr>
        <w:tab/>
      </w:r>
      <w:r>
        <w:rPr>
          <w:noProof/>
        </w:rPr>
        <w:t>Numerical Computation Considerations</w:t>
      </w:r>
      <w:r>
        <w:rPr>
          <w:noProof/>
        </w:rPr>
        <w:tab/>
      </w:r>
      <w:r>
        <w:rPr>
          <w:noProof/>
        </w:rPr>
        <w:fldChar w:fldCharType="begin"/>
      </w:r>
      <w:r>
        <w:rPr>
          <w:noProof/>
        </w:rPr>
        <w:instrText xml:space="preserve"> PAGEREF _Toc269030700 \h </w:instrText>
      </w:r>
      <w:r>
        <w:rPr>
          <w:noProof/>
        </w:rPr>
      </w:r>
      <w:r>
        <w:rPr>
          <w:noProof/>
        </w:rPr>
        <w:fldChar w:fldCharType="separate"/>
      </w:r>
      <w:r w:rsidR="002C5470">
        <w:rPr>
          <w:noProof/>
        </w:rPr>
        <w:t>26</w:t>
      </w:r>
      <w:r>
        <w:rPr>
          <w:noProof/>
        </w:rPr>
        <w:fldChar w:fldCharType="end"/>
      </w:r>
    </w:p>
    <w:p w14:paraId="3B93457B" w14:textId="77777777" w:rsidR="001377C9" w:rsidRDefault="001377C9">
      <w:pPr>
        <w:pStyle w:val="TOC2"/>
        <w:tabs>
          <w:tab w:val="left" w:pos="496"/>
        </w:tabs>
        <w:rPr>
          <w:rFonts w:asciiTheme="minorHAnsi" w:eastAsiaTheme="minorEastAsia" w:hAnsiTheme="minorHAnsi" w:cstheme="minorBidi"/>
          <w:b w:val="0"/>
          <w:bCs w:val="0"/>
          <w:noProof/>
          <w:sz w:val="24"/>
          <w:szCs w:val="24"/>
          <w:lang w:eastAsia="ja-JP"/>
        </w:rPr>
      </w:pPr>
      <w:r>
        <w:rPr>
          <w:noProof/>
        </w:rPr>
        <w:t>5.2</w:t>
      </w:r>
      <w:r>
        <w:rPr>
          <w:rFonts w:asciiTheme="minorHAnsi" w:eastAsiaTheme="minorEastAsia" w:hAnsiTheme="minorHAnsi" w:cstheme="minorBidi"/>
          <w:b w:val="0"/>
          <w:bCs w:val="0"/>
          <w:noProof/>
          <w:sz w:val="24"/>
          <w:szCs w:val="24"/>
          <w:lang w:eastAsia="ja-JP"/>
        </w:rPr>
        <w:tab/>
      </w:r>
      <w:r>
        <w:rPr>
          <w:noProof/>
        </w:rPr>
        <w:t>Programming and Procedural Considerations</w:t>
      </w:r>
      <w:r>
        <w:rPr>
          <w:noProof/>
        </w:rPr>
        <w:tab/>
      </w:r>
      <w:r>
        <w:rPr>
          <w:noProof/>
        </w:rPr>
        <w:fldChar w:fldCharType="begin"/>
      </w:r>
      <w:r>
        <w:rPr>
          <w:noProof/>
        </w:rPr>
        <w:instrText xml:space="preserve"> PAGEREF _Toc269030701 \h </w:instrText>
      </w:r>
      <w:r>
        <w:rPr>
          <w:noProof/>
        </w:rPr>
      </w:r>
      <w:r>
        <w:rPr>
          <w:noProof/>
        </w:rPr>
        <w:fldChar w:fldCharType="separate"/>
      </w:r>
      <w:r w:rsidR="002C5470">
        <w:rPr>
          <w:noProof/>
        </w:rPr>
        <w:t>26</w:t>
      </w:r>
      <w:r>
        <w:rPr>
          <w:noProof/>
        </w:rPr>
        <w:fldChar w:fldCharType="end"/>
      </w:r>
    </w:p>
    <w:p w14:paraId="1BDD430C" w14:textId="77777777" w:rsidR="001377C9" w:rsidRDefault="001377C9">
      <w:pPr>
        <w:pStyle w:val="TOC2"/>
        <w:tabs>
          <w:tab w:val="left" w:pos="496"/>
        </w:tabs>
        <w:rPr>
          <w:rFonts w:asciiTheme="minorHAnsi" w:eastAsiaTheme="minorEastAsia" w:hAnsiTheme="minorHAnsi" w:cstheme="minorBidi"/>
          <w:b w:val="0"/>
          <w:bCs w:val="0"/>
          <w:noProof/>
          <w:sz w:val="24"/>
          <w:szCs w:val="24"/>
          <w:lang w:eastAsia="ja-JP"/>
        </w:rPr>
      </w:pPr>
      <w:r>
        <w:rPr>
          <w:noProof/>
        </w:rPr>
        <w:t>5.3</w:t>
      </w:r>
      <w:r>
        <w:rPr>
          <w:rFonts w:asciiTheme="minorHAnsi" w:eastAsiaTheme="minorEastAsia" w:hAnsiTheme="minorHAnsi" w:cstheme="minorBidi"/>
          <w:b w:val="0"/>
          <w:bCs w:val="0"/>
          <w:noProof/>
          <w:sz w:val="24"/>
          <w:szCs w:val="24"/>
          <w:lang w:eastAsia="ja-JP"/>
        </w:rPr>
        <w:tab/>
      </w:r>
      <w:r>
        <w:rPr>
          <w:noProof/>
        </w:rPr>
        <w:t>Quality Assessment and Diagnostics</w:t>
      </w:r>
      <w:r>
        <w:rPr>
          <w:noProof/>
        </w:rPr>
        <w:tab/>
      </w:r>
      <w:r>
        <w:rPr>
          <w:noProof/>
        </w:rPr>
        <w:fldChar w:fldCharType="begin"/>
      </w:r>
      <w:r>
        <w:rPr>
          <w:noProof/>
        </w:rPr>
        <w:instrText xml:space="preserve"> PAGEREF _Toc269030702 \h </w:instrText>
      </w:r>
      <w:r>
        <w:rPr>
          <w:noProof/>
        </w:rPr>
      </w:r>
      <w:r>
        <w:rPr>
          <w:noProof/>
        </w:rPr>
        <w:fldChar w:fldCharType="separate"/>
      </w:r>
      <w:r w:rsidR="002C5470">
        <w:rPr>
          <w:noProof/>
        </w:rPr>
        <w:t>26</w:t>
      </w:r>
      <w:r>
        <w:rPr>
          <w:noProof/>
        </w:rPr>
        <w:fldChar w:fldCharType="end"/>
      </w:r>
    </w:p>
    <w:p w14:paraId="1261E227" w14:textId="77777777" w:rsidR="001377C9" w:rsidRDefault="001377C9">
      <w:pPr>
        <w:pStyle w:val="TOC2"/>
        <w:tabs>
          <w:tab w:val="left" w:pos="496"/>
        </w:tabs>
        <w:rPr>
          <w:rFonts w:asciiTheme="minorHAnsi" w:eastAsiaTheme="minorEastAsia" w:hAnsiTheme="minorHAnsi" w:cstheme="minorBidi"/>
          <w:b w:val="0"/>
          <w:bCs w:val="0"/>
          <w:noProof/>
          <w:sz w:val="24"/>
          <w:szCs w:val="24"/>
          <w:lang w:eastAsia="ja-JP"/>
        </w:rPr>
      </w:pPr>
      <w:r>
        <w:rPr>
          <w:noProof/>
        </w:rPr>
        <w:t>5.4</w:t>
      </w:r>
      <w:r>
        <w:rPr>
          <w:rFonts w:asciiTheme="minorHAnsi" w:eastAsiaTheme="minorEastAsia" w:hAnsiTheme="minorHAnsi" w:cstheme="minorBidi"/>
          <w:b w:val="0"/>
          <w:bCs w:val="0"/>
          <w:noProof/>
          <w:sz w:val="24"/>
          <w:szCs w:val="24"/>
          <w:lang w:eastAsia="ja-JP"/>
        </w:rPr>
        <w:tab/>
      </w:r>
      <w:r>
        <w:rPr>
          <w:noProof/>
        </w:rPr>
        <w:t>Exception Handling</w:t>
      </w:r>
      <w:r>
        <w:rPr>
          <w:noProof/>
        </w:rPr>
        <w:tab/>
      </w:r>
      <w:r>
        <w:rPr>
          <w:noProof/>
        </w:rPr>
        <w:fldChar w:fldCharType="begin"/>
      </w:r>
      <w:r>
        <w:rPr>
          <w:noProof/>
        </w:rPr>
        <w:instrText xml:space="preserve"> PAGEREF _Toc269030703 \h </w:instrText>
      </w:r>
      <w:r>
        <w:rPr>
          <w:noProof/>
        </w:rPr>
      </w:r>
      <w:r>
        <w:rPr>
          <w:noProof/>
        </w:rPr>
        <w:fldChar w:fldCharType="separate"/>
      </w:r>
      <w:r w:rsidR="002C5470">
        <w:rPr>
          <w:noProof/>
        </w:rPr>
        <w:t>27</w:t>
      </w:r>
      <w:r>
        <w:rPr>
          <w:noProof/>
        </w:rPr>
        <w:fldChar w:fldCharType="end"/>
      </w:r>
    </w:p>
    <w:p w14:paraId="502DADE3" w14:textId="77777777" w:rsidR="001377C9" w:rsidRDefault="001377C9">
      <w:pPr>
        <w:pStyle w:val="TOC2"/>
        <w:tabs>
          <w:tab w:val="left" w:pos="496"/>
        </w:tabs>
        <w:rPr>
          <w:rFonts w:asciiTheme="minorHAnsi" w:eastAsiaTheme="minorEastAsia" w:hAnsiTheme="minorHAnsi" w:cstheme="minorBidi"/>
          <w:b w:val="0"/>
          <w:bCs w:val="0"/>
          <w:noProof/>
          <w:sz w:val="24"/>
          <w:szCs w:val="24"/>
          <w:lang w:eastAsia="ja-JP"/>
        </w:rPr>
      </w:pPr>
      <w:r>
        <w:rPr>
          <w:noProof/>
        </w:rPr>
        <w:t>5.5</w:t>
      </w:r>
      <w:r>
        <w:rPr>
          <w:rFonts w:asciiTheme="minorHAnsi" w:eastAsiaTheme="minorEastAsia" w:hAnsiTheme="minorHAnsi" w:cstheme="minorBidi"/>
          <w:b w:val="0"/>
          <w:bCs w:val="0"/>
          <w:noProof/>
          <w:sz w:val="24"/>
          <w:szCs w:val="24"/>
          <w:lang w:eastAsia="ja-JP"/>
        </w:rPr>
        <w:tab/>
      </w:r>
      <w:r>
        <w:rPr>
          <w:noProof/>
        </w:rPr>
        <w:t>Algorithm Validation</w:t>
      </w:r>
      <w:r>
        <w:rPr>
          <w:noProof/>
        </w:rPr>
        <w:tab/>
      </w:r>
      <w:r>
        <w:rPr>
          <w:noProof/>
        </w:rPr>
        <w:fldChar w:fldCharType="begin"/>
      </w:r>
      <w:r>
        <w:rPr>
          <w:noProof/>
        </w:rPr>
        <w:instrText xml:space="preserve"> PAGEREF _Toc269030704 \h </w:instrText>
      </w:r>
      <w:r>
        <w:rPr>
          <w:noProof/>
        </w:rPr>
      </w:r>
      <w:r>
        <w:rPr>
          <w:noProof/>
        </w:rPr>
        <w:fldChar w:fldCharType="separate"/>
      </w:r>
      <w:r w:rsidR="002C5470">
        <w:rPr>
          <w:noProof/>
        </w:rPr>
        <w:t>27</w:t>
      </w:r>
      <w:r>
        <w:rPr>
          <w:noProof/>
        </w:rPr>
        <w:fldChar w:fldCharType="end"/>
      </w:r>
    </w:p>
    <w:p w14:paraId="0374AE64" w14:textId="77777777" w:rsidR="001377C9" w:rsidRDefault="001377C9">
      <w:pPr>
        <w:pStyle w:val="TOC2"/>
        <w:tabs>
          <w:tab w:val="left" w:pos="496"/>
        </w:tabs>
        <w:rPr>
          <w:rFonts w:asciiTheme="minorHAnsi" w:eastAsiaTheme="minorEastAsia" w:hAnsiTheme="minorHAnsi" w:cstheme="minorBidi"/>
          <w:b w:val="0"/>
          <w:bCs w:val="0"/>
          <w:noProof/>
          <w:sz w:val="24"/>
          <w:szCs w:val="24"/>
          <w:lang w:eastAsia="ja-JP"/>
        </w:rPr>
      </w:pPr>
      <w:r>
        <w:rPr>
          <w:noProof/>
        </w:rPr>
        <w:t>5.6</w:t>
      </w:r>
      <w:r>
        <w:rPr>
          <w:rFonts w:asciiTheme="minorHAnsi" w:eastAsiaTheme="minorEastAsia" w:hAnsiTheme="minorHAnsi" w:cstheme="minorBidi"/>
          <w:b w:val="0"/>
          <w:bCs w:val="0"/>
          <w:noProof/>
          <w:sz w:val="24"/>
          <w:szCs w:val="24"/>
          <w:lang w:eastAsia="ja-JP"/>
        </w:rPr>
        <w:tab/>
      </w:r>
      <w:r>
        <w:rPr>
          <w:noProof/>
        </w:rPr>
        <w:t>Processing Environment and Resources</w:t>
      </w:r>
      <w:r>
        <w:rPr>
          <w:noProof/>
        </w:rPr>
        <w:tab/>
      </w:r>
      <w:r>
        <w:rPr>
          <w:noProof/>
        </w:rPr>
        <w:fldChar w:fldCharType="begin"/>
      </w:r>
      <w:r>
        <w:rPr>
          <w:noProof/>
        </w:rPr>
        <w:instrText xml:space="preserve"> PAGEREF _Toc269030705 \h </w:instrText>
      </w:r>
      <w:r>
        <w:rPr>
          <w:noProof/>
        </w:rPr>
      </w:r>
      <w:r>
        <w:rPr>
          <w:noProof/>
        </w:rPr>
        <w:fldChar w:fldCharType="separate"/>
      </w:r>
      <w:r w:rsidR="002C5470">
        <w:rPr>
          <w:noProof/>
        </w:rPr>
        <w:t>29</w:t>
      </w:r>
      <w:r>
        <w:rPr>
          <w:noProof/>
        </w:rPr>
        <w:fldChar w:fldCharType="end"/>
      </w:r>
    </w:p>
    <w:p w14:paraId="2E52EC66" w14:textId="77777777" w:rsidR="001377C9" w:rsidRDefault="001377C9">
      <w:pPr>
        <w:pStyle w:val="TOC1"/>
        <w:tabs>
          <w:tab w:val="left" w:pos="438"/>
          <w:tab w:val="right" w:leader="dot" w:pos="9350"/>
        </w:tabs>
        <w:rPr>
          <w:rFonts w:asciiTheme="minorHAnsi" w:eastAsiaTheme="minorEastAsia" w:hAnsiTheme="minorHAnsi" w:cstheme="minorBidi"/>
          <w:b w:val="0"/>
          <w:bCs w:val="0"/>
          <w:caps w:val="0"/>
          <w:noProof/>
          <w:lang w:eastAsia="ja-JP"/>
        </w:rPr>
      </w:pPr>
      <w:r>
        <w:rPr>
          <w:noProof/>
        </w:rPr>
        <w:t>6.</w:t>
      </w:r>
      <w:r>
        <w:rPr>
          <w:rFonts w:asciiTheme="minorHAnsi" w:eastAsiaTheme="minorEastAsia" w:hAnsiTheme="minorHAnsi" w:cstheme="minorBidi"/>
          <w:b w:val="0"/>
          <w:bCs w:val="0"/>
          <w:caps w:val="0"/>
          <w:noProof/>
          <w:lang w:eastAsia="ja-JP"/>
        </w:rPr>
        <w:tab/>
      </w:r>
      <w:r>
        <w:rPr>
          <w:noProof/>
        </w:rPr>
        <w:t>Assumptions and Limitations</w:t>
      </w:r>
      <w:r>
        <w:rPr>
          <w:noProof/>
        </w:rPr>
        <w:tab/>
      </w:r>
      <w:r>
        <w:rPr>
          <w:noProof/>
        </w:rPr>
        <w:fldChar w:fldCharType="begin"/>
      </w:r>
      <w:r>
        <w:rPr>
          <w:noProof/>
        </w:rPr>
        <w:instrText xml:space="preserve"> PAGEREF _Toc269030706 \h </w:instrText>
      </w:r>
      <w:r>
        <w:rPr>
          <w:noProof/>
        </w:rPr>
      </w:r>
      <w:r>
        <w:rPr>
          <w:noProof/>
        </w:rPr>
        <w:fldChar w:fldCharType="separate"/>
      </w:r>
      <w:r w:rsidR="002C5470">
        <w:rPr>
          <w:noProof/>
        </w:rPr>
        <w:t>31</w:t>
      </w:r>
      <w:r>
        <w:rPr>
          <w:noProof/>
        </w:rPr>
        <w:fldChar w:fldCharType="end"/>
      </w:r>
    </w:p>
    <w:p w14:paraId="3E43D621" w14:textId="77777777" w:rsidR="001377C9" w:rsidRDefault="001377C9">
      <w:pPr>
        <w:pStyle w:val="TOC2"/>
        <w:tabs>
          <w:tab w:val="left" w:pos="496"/>
        </w:tabs>
        <w:rPr>
          <w:rFonts w:asciiTheme="minorHAnsi" w:eastAsiaTheme="minorEastAsia" w:hAnsiTheme="minorHAnsi" w:cstheme="minorBidi"/>
          <w:b w:val="0"/>
          <w:bCs w:val="0"/>
          <w:noProof/>
          <w:sz w:val="24"/>
          <w:szCs w:val="24"/>
          <w:lang w:eastAsia="ja-JP"/>
        </w:rPr>
      </w:pPr>
      <w:r>
        <w:rPr>
          <w:noProof/>
        </w:rPr>
        <w:lastRenderedPageBreak/>
        <w:t>6.1</w:t>
      </w:r>
      <w:r>
        <w:rPr>
          <w:rFonts w:asciiTheme="minorHAnsi" w:eastAsiaTheme="minorEastAsia" w:hAnsiTheme="minorHAnsi" w:cstheme="minorBidi"/>
          <w:b w:val="0"/>
          <w:bCs w:val="0"/>
          <w:noProof/>
          <w:sz w:val="24"/>
          <w:szCs w:val="24"/>
          <w:lang w:eastAsia="ja-JP"/>
        </w:rPr>
        <w:tab/>
      </w:r>
      <w:r>
        <w:rPr>
          <w:noProof/>
        </w:rPr>
        <w:t>Algorithm Performance</w:t>
      </w:r>
      <w:r>
        <w:rPr>
          <w:noProof/>
        </w:rPr>
        <w:tab/>
      </w:r>
      <w:r>
        <w:rPr>
          <w:noProof/>
        </w:rPr>
        <w:fldChar w:fldCharType="begin"/>
      </w:r>
      <w:r>
        <w:rPr>
          <w:noProof/>
        </w:rPr>
        <w:instrText xml:space="preserve"> PAGEREF _Toc269030707 \h </w:instrText>
      </w:r>
      <w:r>
        <w:rPr>
          <w:noProof/>
        </w:rPr>
      </w:r>
      <w:r>
        <w:rPr>
          <w:noProof/>
        </w:rPr>
        <w:fldChar w:fldCharType="separate"/>
      </w:r>
      <w:r w:rsidR="002C5470">
        <w:rPr>
          <w:noProof/>
        </w:rPr>
        <w:t>34</w:t>
      </w:r>
      <w:r>
        <w:rPr>
          <w:noProof/>
        </w:rPr>
        <w:fldChar w:fldCharType="end"/>
      </w:r>
    </w:p>
    <w:p w14:paraId="4B7A77FE" w14:textId="77777777" w:rsidR="001377C9" w:rsidRDefault="001377C9">
      <w:pPr>
        <w:pStyle w:val="TOC2"/>
        <w:tabs>
          <w:tab w:val="left" w:pos="496"/>
        </w:tabs>
        <w:rPr>
          <w:rFonts w:asciiTheme="minorHAnsi" w:eastAsiaTheme="minorEastAsia" w:hAnsiTheme="minorHAnsi" w:cstheme="minorBidi"/>
          <w:b w:val="0"/>
          <w:bCs w:val="0"/>
          <w:noProof/>
          <w:sz w:val="24"/>
          <w:szCs w:val="24"/>
          <w:lang w:eastAsia="ja-JP"/>
        </w:rPr>
      </w:pPr>
      <w:r>
        <w:rPr>
          <w:noProof/>
        </w:rPr>
        <w:t>6.2</w:t>
      </w:r>
      <w:r>
        <w:rPr>
          <w:rFonts w:asciiTheme="minorHAnsi" w:eastAsiaTheme="minorEastAsia" w:hAnsiTheme="minorHAnsi" w:cstheme="minorBidi"/>
          <w:b w:val="0"/>
          <w:bCs w:val="0"/>
          <w:noProof/>
          <w:sz w:val="24"/>
          <w:szCs w:val="24"/>
          <w:lang w:eastAsia="ja-JP"/>
        </w:rPr>
        <w:tab/>
      </w:r>
      <w:r>
        <w:rPr>
          <w:noProof/>
        </w:rPr>
        <w:t>Sensor Performance</w:t>
      </w:r>
      <w:r>
        <w:rPr>
          <w:noProof/>
        </w:rPr>
        <w:tab/>
      </w:r>
      <w:r>
        <w:rPr>
          <w:noProof/>
        </w:rPr>
        <w:fldChar w:fldCharType="begin"/>
      </w:r>
      <w:r>
        <w:rPr>
          <w:noProof/>
        </w:rPr>
        <w:instrText xml:space="preserve"> PAGEREF _Toc269030708 \h </w:instrText>
      </w:r>
      <w:r>
        <w:rPr>
          <w:noProof/>
        </w:rPr>
      </w:r>
      <w:r>
        <w:rPr>
          <w:noProof/>
        </w:rPr>
        <w:fldChar w:fldCharType="separate"/>
      </w:r>
      <w:r w:rsidR="002C5470">
        <w:rPr>
          <w:noProof/>
        </w:rPr>
        <w:t>34</w:t>
      </w:r>
      <w:r>
        <w:rPr>
          <w:noProof/>
        </w:rPr>
        <w:fldChar w:fldCharType="end"/>
      </w:r>
    </w:p>
    <w:p w14:paraId="345A3A78" w14:textId="77777777" w:rsidR="001377C9" w:rsidRDefault="001377C9">
      <w:pPr>
        <w:pStyle w:val="TOC1"/>
        <w:tabs>
          <w:tab w:val="left" w:pos="438"/>
          <w:tab w:val="right" w:leader="dot" w:pos="9350"/>
        </w:tabs>
        <w:rPr>
          <w:rFonts w:asciiTheme="minorHAnsi" w:eastAsiaTheme="minorEastAsia" w:hAnsiTheme="minorHAnsi" w:cstheme="minorBidi"/>
          <w:b w:val="0"/>
          <w:bCs w:val="0"/>
          <w:caps w:val="0"/>
          <w:noProof/>
          <w:lang w:eastAsia="ja-JP"/>
        </w:rPr>
      </w:pPr>
      <w:r>
        <w:rPr>
          <w:noProof/>
        </w:rPr>
        <w:t>7.</w:t>
      </w:r>
      <w:r>
        <w:rPr>
          <w:rFonts w:asciiTheme="minorHAnsi" w:eastAsiaTheme="minorEastAsia" w:hAnsiTheme="minorHAnsi" w:cstheme="minorBidi"/>
          <w:b w:val="0"/>
          <w:bCs w:val="0"/>
          <w:caps w:val="0"/>
          <w:noProof/>
          <w:lang w:eastAsia="ja-JP"/>
        </w:rPr>
        <w:tab/>
      </w:r>
      <w:r>
        <w:rPr>
          <w:noProof/>
        </w:rPr>
        <w:t>Future Enhancements</w:t>
      </w:r>
      <w:r>
        <w:rPr>
          <w:noProof/>
        </w:rPr>
        <w:tab/>
      </w:r>
      <w:r>
        <w:rPr>
          <w:noProof/>
        </w:rPr>
        <w:fldChar w:fldCharType="begin"/>
      </w:r>
      <w:r>
        <w:rPr>
          <w:noProof/>
        </w:rPr>
        <w:instrText xml:space="preserve"> PAGEREF _Toc269030709 \h </w:instrText>
      </w:r>
      <w:r>
        <w:rPr>
          <w:noProof/>
        </w:rPr>
      </w:r>
      <w:r>
        <w:rPr>
          <w:noProof/>
        </w:rPr>
        <w:fldChar w:fldCharType="separate"/>
      </w:r>
      <w:r w:rsidR="002C5470">
        <w:rPr>
          <w:noProof/>
        </w:rPr>
        <w:t>37</w:t>
      </w:r>
      <w:r>
        <w:rPr>
          <w:noProof/>
        </w:rPr>
        <w:fldChar w:fldCharType="end"/>
      </w:r>
    </w:p>
    <w:p w14:paraId="0481D65A" w14:textId="77777777" w:rsidR="001377C9" w:rsidRDefault="001377C9">
      <w:pPr>
        <w:pStyle w:val="TOC2"/>
        <w:tabs>
          <w:tab w:val="left" w:pos="496"/>
        </w:tabs>
        <w:rPr>
          <w:rFonts w:asciiTheme="minorHAnsi" w:eastAsiaTheme="minorEastAsia" w:hAnsiTheme="minorHAnsi" w:cstheme="minorBidi"/>
          <w:b w:val="0"/>
          <w:bCs w:val="0"/>
          <w:noProof/>
          <w:sz w:val="24"/>
          <w:szCs w:val="24"/>
          <w:lang w:eastAsia="ja-JP"/>
        </w:rPr>
      </w:pPr>
      <w:r>
        <w:rPr>
          <w:noProof/>
        </w:rPr>
        <w:t>7.1</w:t>
      </w:r>
      <w:r>
        <w:rPr>
          <w:rFonts w:asciiTheme="minorHAnsi" w:eastAsiaTheme="minorEastAsia" w:hAnsiTheme="minorHAnsi" w:cstheme="minorBidi"/>
          <w:b w:val="0"/>
          <w:bCs w:val="0"/>
          <w:noProof/>
          <w:sz w:val="24"/>
          <w:szCs w:val="24"/>
          <w:lang w:eastAsia="ja-JP"/>
        </w:rPr>
        <w:tab/>
      </w:r>
      <w:r>
        <w:rPr>
          <w:noProof/>
        </w:rPr>
        <w:t>Enhancement 1</w:t>
      </w:r>
      <w:r>
        <w:rPr>
          <w:noProof/>
        </w:rPr>
        <w:tab/>
      </w:r>
      <w:r>
        <w:rPr>
          <w:noProof/>
        </w:rPr>
        <w:fldChar w:fldCharType="begin"/>
      </w:r>
      <w:r>
        <w:rPr>
          <w:noProof/>
        </w:rPr>
        <w:instrText xml:space="preserve"> PAGEREF _Toc269030710 \h </w:instrText>
      </w:r>
      <w:r>
        <w:rPr>
          <w:noProof/>
        </w:rPr>
      </w:r>
      <w:r>
        <w:rPr>
          <w:noProof/>
        </w:rPr>
        <w:fldChar w:fldCharType="separate"/>
      </w:r>
      <w:r w:rsidR="002C5470">
        <w:rPr>
          <w:noProof/>
        </w:rPr>
        <w:t>37</w:t>
      </w:r>
      <w:r>
        <w:rPr>
          <w:noProof/>
        </w:rPr>
        <w:fldChar w:fldCharType="end"/>
      </w:r>
    </w:p>
    <w:p w14:paraId="0408FC7D" w14:textId="77777777" w:rsidR="001377C9" w:rsidRDefault="001377C9">
      <w:pPr>
        <w:pStyle w:val="TOC2"/>
        <w:tabs>
          <w:tab w:val="left" w:pos="496"/>
        </w:tabs>
        <w:rPr>
          <w:rFonts w:asciiTheme="minorHAnsi" w:eastAsiaTheme="minorEastAsia" w:hAnsiTheme="minorHAnsi" w:cstheme="minorBidi"/>
          <w:b w:val="0"/>
          <w:bCs w:val="0"/>
          <w:noProof/>
          <w:sz w:val="24"/>
          <w:szCs w:val="24"/>
          <w:lang w:eastAsia="ja-JP"/>
        </w:rPr>
      </w:pPr>
      <w:r>
        <w:rPr>
          <w:noProof/>
        </w:rPr>
        <w:t>7.2</w:t>
      </w:r>
      <w:r>
        <w:rPr>
          <w:rFonts w:asciiTheme="minorHAnsi" w:eastAsiaTheme="minorEastAsia" w:hAnsiTheme="minorHAnsi" w:cstheme="minorBidi"/>
          <w:b w:val="0"/>
          <w:bCs w:val="0"/>
          <w:noProof/>
          <w:sz w:val="24"/>
          <w:szCs w:val="24"/>
          <w:lang w:eastAsia="ja-JP"/>
        </w:rPr>
        <w:tab/>
      </w:r>
      <w:r>
        <w:rPr>
          <w:noProof/>
        </w:rPr>
        <w:t>Enhancement 2</w:t>
      </w:r>
      <w:r>
        <w:rPr>
          <w:noProof/>
        </w:rPr>
        <w:tab/>
      </w:r>
      <w:r>
        <w:rPr>
          <w:noProof/>
        </w:rPr>
        <w:fldChar w:fldCharType="begin"/>
      </w:r>
      <w:r>
        <w:rPr>
          <w:noProof/>
        </w:rPr>
        <w:instrText xml:space="preserve"> PAGEREF _Toc269030711 \h </w:instrText>
      </w:r>
      <w:r>
        <w:rPr>
          <w:noProof/>
        </w:rPr>
      </w:r>
      <w:r>
        <w:rPr>
          <w:noProof/>
        </w:rPr>
        <w:fldChar w:fldCharType="separate"/>
      </w:r>
      <w:r w:rsidR="002C5470">
        <w:rPr>
          <w:noProof/>
        </w:rPr>
        <w:t>38</w:t>
      </w:r>
      <w:r>
        <w:rPr>
          <w:noProof/>
        </w:rPr>
        <w:fldChar w:fldCharType="end"/>
      </w:r>
    </w:p>
    <w:p w14:paraId="67CAE6F4" w14:textId="77777777" w:rsidR="001377C9" w:rsidRDefault="001377C9">
      <w:pPr>
        <w:pStyle w:val="TOC2"/>
        <w:tabs>
          <w:tab w:val="left" w:pos="496"/>
        </w:tabs>
        <w:rPr>
          <w:rFonts w:asciiTheme="minorHAnsi" w:eastAsiaTheme="minorEastAsia" w:hAnsiTheme="minorHAnsi" w:cstheme="minorBidi"/>
          <w:b w:val="0"/>
          <w:bCs w:val="0"/>
          <w:noProof/>
          <w:sz w:val="24"/>
          <w:szCs w:val="24"/>
          <w:lang w:eastAsia="ja-JP"/>
        </w:rPr>
      </w:pPr>
      <w:r>
        <w:rPr>
          <w:noProof/>
        </w:rPr>
        <w:t>7.3</w:t>
      </w:r>
      <w:r>
        <w:rPr>
          <w:rFonts w:asciiTheme="minorHAnsi" w:eastAsiaTheme="minorEastAsia" w:hAnsiTheme="minorHAnsi" w:cstheme="minorBidi"/>
          <w:b w:val="0"/>
          <w:bCs w:val="0"/>
          <w:noProof/>
          <w:sz w:val="24"/>
          <w:szCs w:val="24"/>
          <w:lang w:eastAsia="ja-JP"/>
        </w:rPr>
        <w:tab/>
      </w:r>
      <w:r>
        <w:rPr>
          <w:noProof/>
        </w:rPr>
        <w:t>Enhancement 3</w:t>
      </w:r>
      <w:r>
        <w:rPr>
          <w:noProof/>
        </w:rPr>
        <w:tab/>
      </w:r>
      <w:r>
        <w:rPr>
          <w:noProof/>
        </w:rPr>
        <w:fldChar w:fldCharType="begin"/>
      </w:r>
      <w:r>
        <w:rPr>
          <w:noProof/>
        </w:rPr>
        <w:instrText xml:space="preserve"> PAGEREF _Toc269030712 \h </w:instrText>
      </w:r>
      <w:r>
        <w:rPr>
          <w:noProof/>
        </w:rPr>
      </w:r>
      <w:r>
        <w:rPr>
          <w:noProof/>
        </w:rPr>
        <w:fldChar w:fldCharType="separate"/>
      </w:r>
      <w:r w:rsidR="002C5470">
        <w:rPr>
          <w:noProof/>
        </w:rPr>
        <w:t>38</w:t>
      </w:r>
      <w:r>
        <w:rPr>
          <w:noProof/>
        </w:rPr>
        <w:fldChar w:fldCharType="end"/>
      </w:r>
    </w:p>
    <w:p w14:paraId="6E0B0A89" w14:textId="77777777" w:rsidR="001377C9" w:rsidRDefault="001377C9">
      <w:pPr>
        <w:pStyle w:val="TOC1"/>
        <w:tabs>
          <w:tab w:val="left" w:pos="438"/>
          <w:tab w:val="right" w:leader="dot" w:pos="9350"/>
        </w:tabs>
        <w:rPr>
          <w:rFonts w:asciiTheme="minorHAnsi" w:eastAsiaTheme="minorEastAsia" w:hAnsiTheme="minorHAnsi" w:cstheme="minorBidi"/>
          <w:b w:val="0"/>
          <w:bCs w:val="0"/>
          <w:caps w:val="0"/>
          <w:noProof/>
          <w:lang w:eastAsia="ja-JP"/>
        </w:rPr>
      </w:pPr>
      <w:r>
        <w:rPr>
          <w:noProof/>
        </w:rPr>
        <w:t>8.</w:t>
      </w:r>
      <w:r>
        <w:rPr>
          <w:rFonts w:asciiTheme="minorHAnsi" w:eastAsiaTheme="minorEastAsia" w:hAnsiTheme="minorHAnsi" w:cstheme="minorBidi"/>
          <w:b w:val="0"/>
          <w:bCs w:val="0"/>
          <w:caps w:val="0"/>
          <w:noProof/>
          <w:lang w:eastAsia="ja-JP"/>
        </w:rPr>
        <w:tab/>
      </w:r>
      <w:r>
        <w:rPr>
          <w:noProof/>
        </w:rPr>
        <w:t>References</w:t>
      </w:r>
      <w:r>
        <w:rPr>
          <w:noProof/>
        </w:rPr>
        <w:tab/>
      </w:r>
      <w:r>
        <w:rPr>
          <w:noProof/>
        </w:rPr>
        <w:fldChar w:fldCharType="begin"/>
      </w:r>
      <w:r>
        <w:rPr>
          <w:noProof/>
        </w:rPr>
        <w:instrText xml:space="preserve"> PAGEREF _Toc269030713 \h </w:instrText>
      </w:r>
      <w:r>
        <w:rPr>
          <w:noProof/>
        </w:rPr>
      </w:r>
      <w:r>
        <w:rPr>
          <w:noProof/>
        </w:rPr>
        <w:fldChar w:fldCharType="separate"/>
      </w:r>
      <w:r w:rsidR="002C5470">
        <w:rPr>
          <w:noProof/>
        </w:rPr>
        <w:t>40</w:t>
      </w:r>
      <w:r>
        <w:rPr>
          <w:noProof/>
        </w:rPr>
        <w:fldChar w:fldCharType="end"/>
      </w:r>
    </w:p>
    <w:p w14:paraId="38A01930" w14:textId="77777777" w:rsidR="001377C9" w:rsidRDefault="001377C9">
      <w:pPr>
        <w:pStyle w:val="TOC1"/>
        <w:tabs>
          <w:tab w:val="left" w:pos="1659"/>
          <w:tab w:val="right" w:leader="dot" w:pos="9350"/>
        </w:tabs>
        <w:rPr>
          <w:rFonts w:asciiTheme="minorHAnsi" w:eastAsiaTheme="minorEastAsia" w:hAnsiTheme="minorHAnsi" w:cstheme="minorBidi"/>
          <w:b w:val="0"/>
          <w:bCs w:val="0"/>
          <w:caps w:val="0"/>
          <w:noProof/>
          <w:lang w:eastAsia="ja-JP"/>
        </w:rPr>
      </w:pPr>
      <w:r>
        <w:rPr>
          <w:noProof/>
        </w:rPr>
        <w:t>Appendix A.</w:t>
      </w:r>
      <w:r>
        <w:rPr>
          <w:rFonts w:asciiTheme="minorHAnsi" w:eastAsiaTheme="minorEastAsia" w:hAnsiTheme="minorHAnsi" w:cstheme="minorBidi"/>
          <w:b w:val="0"/>
          <w:bCs w:val="0"/>
          <w:caps w:val="0"/>
          <w:noProof/>
          <w:lang w:eastAsia="ja-JP"/>
        </w:rPr>
        <w:tab/>
      </w:r>
      <w:r>
        <w:rPr>
          <w:noProof/>
        </w:rPr>
        <w:t>Acronyms and Abbreviations</w:t>
      </w:r>
      <w:r>
        <w:rPr>
          <w:noProof/>
        </w:rPr>
        <w:tab/>
      </w:r>
      <w:r>
        <w:rPr>
          <w:noProof/>
        </w:rPr>
        <w:fldChar w:fldCharType="begin"/>
      </w:r>
      <w:r>
        <w:rPr>
          <w:noProof/>
        </w:rPr>
        <w:instrText xml:space="preserve"> PAGEREF _Toc269030714 \h </w:instrText>
      </w:r>
      <w:r>
        <w:rPr>
          <w:noProof/>
        </w:rPr>
      </w:r>
      <w:r>
        <w:rPr>
          <w:noProof/>
        </w:rPr>
        <w:fldChar w:fldCharType="separate"/>
      </w:r>
      <w:r w:rsidR="002C5470">
        <w:rPr>
          <w:noProof/>
        </w:rPr>
        <w:t>43</w:t>
      </w:r>
      <w:r>
        <w:rPr>
          <w:noProof/>
        </w:rPr>
        <w:fldChar w:fldCharType="end"/>
      </w:r>
    </w:p>
    <w:p w14:paraId="499E2042" w14:textId="77777777" w:rsidR="00D12C71" w:rsidRDefault="00D12C71" w:rsidP="00D12C71">
      <w:pPr>
        <w:pStyle w:val="CDRFrontMatterHeading"/>
      </w:pPr>
      <w:r>
        <w:fldChar w:fldCharType="end"/>
      </w:r>
      <w:r>
        <w:t xml:space="preserve"> </w:t>
      </w:r>
    </w:p>
    <w:p w14:paraId="17344937" w14:textId="58F05B77" w:rsidR="001B6FD1" w:rsidRDefault="0027639C" w:rsidP="00B5720C">
      <w:pPr>
        <w:pStyle w:val="CDRFrontMatterHeading"/>
        <w:spacing w:after="120"/>
      </w:pPr>
      <w:r>
        <w:br w:type="page"/>
      </w:r>
      <w:r w:rsidR="00B10196">
        <w:lastRenderedPageBreak/>
        <w:t xml:space="preserve">LIST of </w:t>
      </w:r>
      <w:r w:rsidR="00205467">
        <w:t>FIGURES</w:t>
      </w:r>
    </w:p>
    <w:p w14:paraId="01B0DD9C" w14:textId="4E49157F" w:rsidR="00F70510" w:rsidRDefault="001B6FD1" w:rsidP="00B5720C">
      <w:pPr>
        <w:pStyle w:val="BodyText"/>
        <w:spacing w:before="240" w:after="0"/>
        <w:rPr>
          <w:rFonts w:asciiTheme="majorHAnsi" w:hAnsiTheme="majorHAnsi"/>
        </w:rPr>
      </w:pPr>
      <w:r w:rsidRPr="00CC3AB6">
        <w:rPr>
          <w:rFonts w:asciiTheme="majorHAnsi" w:hAnsiTheme="majorHAnsi"/>
        </w:rPr>
        <w:t xml:space="preserve">Figure 1: </w:t>
      </w:r>
      <w:r w:rsidR="001E5DEB">
        <w:rPr>
          <w:rFonts w:asciiTheme="majorHAnsi" w:hAnsiTheme="majorHAnsi"/>
        </w:rPr>
        <w:t>Flow diagram of the algorithm p</w:t>
      </w:r>
      <w:r w:rsidR="00F70510" w:rsidRPr="00F70510">
        <w:rPr>
          <w:rFonts w:asciiTheme="majorHAnsi" w:hAnsiTheme="majorHAnsi"/>
        </w:rPr>
        <w:t xml:space="preserve">rocessing </w:t>
      </w:r>
    </w:p>
    <w:p w14:paraId="62BE3F0B" w14:textId="089365B6" w:rsidR="00C56745" w:rsidRDefault="00B008D9" w:rsidP="00B5720C">
      <w:pPr>
        <w:pStyle w:val="BodyText"/>
        <w:spacing w:before="240" w:after="0"/>
        <w:rPr>
          <w:rFonts w:asciiTheme="majorHAnsi" w:hAnsiTheme="majorHAnsi"/>
        </w:rPr>
      </w:pPr>
      <w:r>
        <w:rPr>
          <w:rFonts w:asciiTheme="majorHAnsi" w:hAnsiTheme="majorHAnsi"/>
        </w:rPr>
        <w:t>Figure 2</w:t>
      </w:r>
      <w:r w:rsidR="00C56745" w:rsidRPr="00CC3AB6">
        <w:rPr>
          <w:rFonts w:asciiTheme="majorHAnsi" w:hAnsiTheme="majorHAnsi"/>
        </w:rPr>
        <w:t xml:space="preserve">: </w:t>
      </w:r>
      <w:r w:rsidR="0068399D" w:rsidRPr="0068399D">
        <w:rPr>
          <w:rFonts w:asciiTheme="majorHAnsi" w:hAnsiTheme="majorHAnsi"/>
        </w:rPr>
        <w:t>Facular brightening and sunspot darkening time series during the solar cycle</w:t>
      </w:r>
      <w:r w:rsidR="001A7B0C">
        <w:rPr>
          <w:rFonts w:asciiTheme="majorHAnsi" w:hAnsiTheme="majorHAnsi"/>
        </w:rPr>
        <w:t>.</w:t>
      </w:r>
    </w:p>
    <w:p w14:paraId="70D1D00B" w14:textId="5C31D24C" w:rsidR="00B008D9" w:rsidRPr="00CC3AB6" w:rsidRDefault="00B008D9" w:rsidP="00B5720C">
      <w:pPr>
        <w:pStyle w:val="BodyText"/>
        <w:spacing w:before="240" w:after="0"/>
        <w:rPr>
          <w:rFonts w:asciiTheme="majorHAnsi" w:hAnsiTheme="majorHAnsi"/>
        </w:rPr>
      </w:pPr>
      <w:r>
        <w:rPr>
          <w:rFonts w:asciiTheme="majorHAnsi" w:hAnsiTheme="majorHAnsi"/>
        </w:rPr>
        <w:t>Figure 3</w:t>
      </w:r>
      <w:r w:rsidRPr="00CC3AB6">
        <w:rPr>
          <w:rFonts w:asciiTheme="majorHAnsi" w:hAnsiTheme="majorHAnsi"/>
        </w:rPr>
        <w:t xml:space="preserve">: </w:t>
      </w:r>
      <w:r w:rsidR="0068399D" w:rsidRPr="0068399D">
        <w:rPr>
          <w:rFonts w:asciiTheme="majorHAnsi" w:hAnsiTheme="majorHAnsi"/>
        </w:rPr>
        <w:t xml:space="preserve">Facular brightening and sunspot darkening time series during </w:t>
      </w:r>
      <w:r w:rsidR="0068399D">
        <w:rPr>
          <w:rFonts w:asciiTheme="majorHAnsi" w:hAnsiTheme="majorHAnsi"/>
        </w:rPr>
        <w:t>solar rotation.</w:t>
      </w:r>
    </w:p>
    <w:p w14:paraId="385B308B" w14:textId="6B2B7AC5" w:rsidR="00B40DA6" w:rsidRDefault="001A7B0C" w:rsidP="00B5720C">
      <w:pPr>
        <w:pStyle w:val="BodyText"/>
        <w:spacing w:before="240" w:after="0"/>
        <w:rPr>
          <w:rFonts w:asciiTheme="majorHAnsi" w:hAnsiTheme="majorHAnsi"/>
        </w:rPr>
      </w:pPr>
      <w:r>
        <w:rPr>
          <w:rFonts w:asciiTheme="majorHAnsi" w:hAnsiTheme="majorHAnsi"/>
        </w:rPr>
        <w:t>Figure 4</w:t>
      </w:r>
      <w:r w:rsidR="00B40DA6" w:rsidRPr="00CC3AB6">
        <w:rPr>
          <w:rFonts w:asciiTheme="majorHAnsi" w:hAnsiTheme="majorHAnsi"/>
        </w:rPr>
        <w:t xml:space="preserve">: </w:t>
      </w:r>
      <w:r w:rsidR="00CD37FD">
        <w:rPr>
          <w:rFonts w:asciiTheme="majorHAnsi" w:hAnsiTheme="majorHAnsi"/>
        </w:rPr>
        <w:t>Reference Spectrum of the q</w:t>
      </w:r>
      <w:r w:rsidR="00CD37FD" w:rsidRPr="00CD37FD">
        <w:rPr>
          <w:rFonts w:asciiTheme="majorHAnsi" w:hAnsiTheme="majorHAnsi"/>
        </w:rPr>
        <w:t>uiet Sun in NRLSSI2</w:t>
      </w:r>
      <w:r>
        <w:rPr>
          <w:rFonts w:asciiTheme="majorHAnsi" w:hAnsiTheme="majorHAnsi"/>
        </w:rPr>
        <w:t>.</w:t>
      </w:r>
    </w:p>
    <w:p w14:paraId="3A9EC412" w14:textId="035429F1" w:rsidR="001A7B0C" w:rsidRDefault="001A7B0C" w:rsidP="00B5720C">
      <w:pPr>
        <w:pStyle w:val="BodyText"/>
        <w:spacing w:before="240" w:after="0"/>
        <w:rPr>
          <w:rFonts w:asciiTheme="majorHAnsi" w:hAnsiTheme="majorHAnsi"/>
        </w:rPr>
      </w:pPr>
      <w:r>
        <w:rPr>
          <w:rFonts w:asciiTheme="majorHAnsi" w:hAnsiTheme="majorHAnsi"/>
        </w:rPr>
        <w:t>Figure 5</w:t>
      </w:r>
      <w:r w:rsidRPr="00CC3AB6">
        <w:rPr>
          <w:rFonts w:asciiTheme="majorHAnsi" w:hAnsiTheme="majorHAnsi"/>
        </w:rPr>
        <w:t xml:space="preserve">: </w:t>
      </w:r>
      <w:r w:rsidR="00CD37FD" w:rsidRPr="00CD37FD">
        <w:rPr>
          <w:rFonts w:asciiTheme="majorHAnsi" w:hAnsiTheme="majorHAnsi"/>
        </w:rPr>
        <w:t>Scaling coefficients that convert the facular brightening and sunspot darkening indices in Figures 2 and 3 to their equivalent irr</w:t>
      </w:r>
      <w:r w:rsidR="00CD37FD">
        <w:rPr>
          <w:rFonts w:asciiTheme="majorHAnsi" w:hAnsiTheme="majorHAnsi"/>
        </w:rPr>
        <w:t>adiance change, in energy units</w:t>
      </w:r>
      <w:r>
        <w:rPr>
          <w:rFonts w:asciiTheme="majorHAnsi" w:hAnsiTheme="majorHAnsi"/>
        </w:rPr>
        <w:t xml:space="preserve">. </w:t>
      </w:r>
    </w:p>
    <w:p w14:paraId="576A10F9" w14:textId="77777777" w:rsidR="00CD37FD" w:rsidRDefault="000309AB" w:rsidP="00B5720C">
      <w:pPr>
        <w:pStyle w:val="BodyText"/>
        <w:spacing w:before="240" w:after="0"/>
        <w:rPr>
          <w:rFonts w:asciiTheme="majorHAnsi" w:hAnsiTheme="majorHAnsi"/>
        </w:rPr>
      </w:pPr>
      <w:r>
        <w:rPr>
          <w:rFonts w:asciiTheme="majorHAnsi" w:hAnsiTheme="majorHAnsi"/>
        </w:rPr>
        <w:t xml:space="preserve">Figure 6: </w:t>
      </w:r>
      <w:r w:rsidR="00CD37FD" w:rsidRPr="00CD37FD">
        <w:rPr>
          <w:rFonts w:asciiTheme="majorHAnsi" w:hAnsiTheme="majorHAnsi"/>
        </w:rPr>
        <w:t>Total solar irradiance reconstructed with the NRLTSI2 model (upper), and the corresponding the facular and sunspot contributions (lower).</w:t>
      </w:r>
    </w:p>
    <w:p w14:paraId="5FED426F" w14:textId="60133209" w:rsidR="00CD37FD" w:rsidRDefault="000309AB" w:rsidP="00B5720C">
      <w:pPr>
        <w:pStyle w:val="BodyText"/>
        <w:spacing w:before="240" w:after="0"/>
        <w:rPr>
          <w:rFonts w:asciiTheme="majorHAnsi" w:hAnsiTheme="majorHAnsi"/>
        </w:rPr>
      </w:pPr>
      <w:r>
        <w:rPr>
          <w:rFonts w:asciiTheme="majorHAnsi" w:hAnsiTheme="majorHAnsi"/>
        </w:rPr>
        <w:t xml:space="preserve">Figure 7: </w:t>
      </w:r>
      <w:r w:rsidR="00CD37FD" w:rsidRPr="00CD37FD">
        <w:rPr>
          <w:rFonts w:asciiTheme="majorHAnsi" w:hAnsiTheme="majorHAnsi"/>
        </w:rPr>
        <w:t xml:space="preserve">Spectral irradiance in broad </w:t>
      </w:r>
      <w:r w:rsidR="00CD37FD">
        <w:rPr>
          <w:rFonts w:asciiTheme="majorHAnsi" w:hAnsiTheme="majorHAnsi"/>
        </w:rPr>
        <w:t xml:space="preserve">wavelength </w:t>
      </w:r>
      <w:r w:rsidR="00CD37FD" w:rsidRPr="00CD37FD">
        <w:rPr>
          <w:rFonts w:asciiTheme="majorHAnsi" w:hAnsiTheme="majorHAnsi"/>
        </w:rPr>
        <w:t>bands reconstructed with the NRLSSI2 model.</w:t>
      </w:r>
    </w:p>
    <w:p w14:paraId="0E2E3B31" w14:textId="79C41E5D" w:rsidR="00CD37FD" w:rsidRPr="00CD37FD" w:rsidRDefault="00C27F94" w:rsidP="00B5720C">
      <w:pPr>
        <w:pStyle w:val="BodyText"/>
        <w:spacing w:before="240" w:after="0"/>
        <w:rPr>
          <w:rFonts w:asciiTheme="majorHAnsi" w:hAnsiTheme="majorHAnsi"/>
        </w:rPr>
      </w:pPr>
      <w:r w:rsidRPr="00FE0672">
        <w:rPr>
          <w:rFonts w:asciiTheme="majorHAnsi" w:hAnsiTheme="majorHAnsi"/>
        </w:rPr>
        <w:t>Figure</w:t>
      </w:r>
      <w:r w:rsidR="00FE0672" w:rsidRPr="00FE0672">
        <w:rPr>
          <w:rFonts w:asciiTheme="majorHAnsi" w:hAnsiTheme="majorHAnsi"/>
        </w:rPr>
        <w:t xml:space="preserve"> 8</w:t>
      </w:r>
      <w:r w:rsidR="00BE61C3">
        <w:rPr>
          <w:rFonts w:asciiTheme="majorHAnsi" w:hAnsiTheme="majorHAnsi"/>
        </w:rPr>
        <w:t xml:space="preserve">: </w:t>
      </w:r>
      <w:r w:rsidR="00712C7F" w:rsidRPr="00712C7F">
        <w:rPr>
          <w:rFonts w:asciiTheme="majorHAnsi" w:hAnsiTheme="majorHAnsi"/>
        </w:rPr>
        <w:t>Comparison of NRLTSI2 total irradiance calculated by the C-ATBD algorithm, with the integral of the NRLSSI2 spectra also calculated by the algorithm, upper, and of their respective facular and sunspot components (lower).</w:t>
      </w:r>
    </w:p>
    <w:p w14:paraId="683E94FB" w14:textId="47F92008" w:rsidR="00FE0672" w:rsidRDefault="00EF72B9" w:rsidP="00B5720C">
      <w:pPr>
        <w:pStyle w:val="CDRGuidance"/>
        <w:spacing w:before="240" w:after="0"/>
        <w:rPr>
          <w:rFonts w:asciiTheme="majorHAnsi" w:hAnsiTheme="majorHAnsi"/>
          <w:i w:val="0"/>
        </w:rPr>
      </w:pPr>
      <w:r>
        <w:rPr>
          <w:rFonts w:asciiTheme="majorHAnsi" w:hAnsiTheme="majorHAnsi"/>
          <w:i w:val="0"/>
        </w:rPr>
        <w:t>Figure 9</w:t>
      </w:r>
      <w:r w:rsidR="00FE0672" w:rsidRPr="00FE0672">
        <w:rPr>
          <w:rFonts w:asciiTheme="majorHAnsi" w:hAnsiTheme="majorHAnsi"/>
          <w:i w:val="0"/>
        </w:rPr>
        <w:t xml:space="preserve">: </w:t>
      </w:r>
      <w:r w:rsidR="00051332">
        <w:rPr>
          <w:rFonts w:asciiTheme="majorHAnsi" w:hAnsiTheme="majorHAnsi"/>
          <w:i w:val="0"/>
        </w:rPr>
        <w:t xml:space="preserve">Comparison of </w:t>
      </w:r>
      <w:r w:rsidR="00712C7F" w:rsidRPr="00712C7F">
        <w:rPr>
          <w:rFonts w:asciiTheme="majorHAnsi" w:hAnsiTheme="majorHAnsi"/>
          <w:i w:val="0"/>
        </w:rPr>
        <w:t>NRLTSI2 total solar irradiance, calculated by the C-ATBD algorithm with an earlier model, NRLTSI.</w:t>
      </w:r>
    </w:p>
    <w:p w14:paraId="5C661873" w14:textId="77777777" w:rsidR="00B373D5" w:rsidRDefault="00EF72B9" w:rsidP="00B5720C">
      <w:pPr>
        <w:pStyle w:val="CDRGuidance"/>
        <w:spacing w:before="240" w:after="0"/>
        <w:rPr>
          <w:rFonts w:asciiTheme="majorHAnsi" w:hAnsiTheme="majorHAnsi"/>
          <w:i w:val="0"/>
        </w:rPr>
      </w:pPr>
      <w:r w:rsidRPr="00FE0672">
        <w:rPr>
          <w:rFonts w:asciiTheme="majorHAnsi" w:hAnsiTheme="majorHAnsi"/>
          <w:i w:val="0"/>
        </w:rPr>
        <w:t>Figure</w:t>
      </w:r>
      <w:r>
        <w:rPr>
          <w:rFonts w:asciiTheme="majorHAnsi" w:hAnsiTheme="majorHAnsi"/>
          <w:i w:val="0"/>
        </w:rPr>
        <w:t xml:space="preserve"> 10</w:t>
      </w:r>
      <w:r w:rsidRPr="00FE0672">
        <w:rPr>
          <w:rFonts w:asciiTheme="majorHAnsi" w:hAnsiTheme="majorHAnsi"/>
          <w:i w:val="0"/>
        </w:rPr>
        <w:t xml:space="preserve">: </w:t>
      </w:r>
      <w:r w:rsidR="00B373D5" w:rsidRPr="00B373D5">
        <w:rPr>
          <w:rFonts w:asciiTheme="majorHAnsi" w:hAnsiTheme="majorHAnsi"/>
          <w:i w:val="0"/>
        </w:rPr>
        <w:t xml:space="preserve">Figure 10: Comparison of NRLSSI2 solar spectral irradiance in the selected broad wavelength bands shown in Figure 7, calculated by the C-ATBD algorithm, with an earlier model, NRLSSI. On the left are the time series and on the right </w:t>
      </w:r>
      <w:r w:rsidR="00B373D5">
        <w:rPr>
          <w:rFonts w:asciiTheme="majorHAnsi" w:hAnsiTheme="majorHAnsi"/>
          <w:i w:val="0"/>
        </w:rPr>
        <w:t>are the percentage differences.</w:t>
      </w:r>
    </w:p>
    <w:p w14:paraId="74C6BA30" w14:textId="53C4DFE6" w:rsidR="002B17FB" w:rsidRDefault="00EF72B9" w:rsidP="00B5720C">
      <w:pPr>
        <w:pStyle w:val="CDRGuidance"/>
        <w:spacing w:before="240" w:after="0"/>
        <w:rPr>
          <w:rFonts w:asciiTheme="majorHAnsi" w:hAnsiTheme="majorHAnsi"/>
          <w:i w:val="0"/>
        </w:rPr>
      </w:pPr>
      <w:r w:rsidRPr="00FE0672">
        <w:rPr>
          <w:rFonts w:asciiTheme="majorHAnsi" w:hAnsiTheme="majorHAnsi"/>
          <w:i w:val="0"/>
        </w:rPr>
        <w:t>Figure</w:t>
      </w:r>
      <w:r>
        <w:rPr>
          <w:rFonts w:asciiTheme="majorHAnsi" w:hAnsiTheme="majorHAnsi"/>
          <w:i w:val="0"/>
        </w:rPr>
        <w:t xml:space="preserve"> 11</w:t>
      </w:r>
      <w:r w:rsidRPr="00FE0672">
        <w:rPr>
          <w:rFonts w:asciiTheme="majorHAnsi" w:hAnsiTheme="majorHAnsi"/>
          <w:i w:val="0"/>
        </w:rPr>
        <w:t xml:space="preserve">: </w:t>
      </w:r>
      <w:r w:rsidR="002B17FB" w:rsidRPr="002B17FB">
        <w:rPr>
          <w:rFonts w:asciiTheme="majorHAnsi" w:hAnsiTheme="majorHAnsi"/>
          <w:i w:val="0"/>
        </w:rPr>
        <w:t>Comparison modeled total solar irradiance time series with observations made by TIM on SORCE, during solar rotation (upper panel) and during the solar cycle (middle and lower panels).</w:t>
      </w:r>
    </w:p>
    <w:p w14:paraId="0E014028" w14:textId="37132CE4" w:rsidR="003561BE" w:rsidRDefault="002B17FB" w:rsidP="00B5720C">
      <w:pPr>
        <w:pStyle w:val="CDRGuidance"/>
        <w:spacing w:before="240" w:after="0"/>
        <w:rPr>
          <w:rFonts w:asciiTheme="majorHAnsi" w:hAnsiTheme="majorHAnsi"/>
          <w:i w:val="0"/>
        </w:rPr>
      </w:pPr>
      <w:r>
        <w:rPr>
          <w:rFonts w:asciiTheme="majorHAnsi" w:hAnsiTheme="majorHAnsi"/>
          <w:i w:val="0"/>
        </w:rPr>
        <w:t xml:space="preserve">Figure 12: </w:t>
      </w:r>
      <w:r w:rsidR="00AF04A6">
        <w:rPr>
          <w:rFonts w:asciiTheme="majorHAnsi" w:hAnsiTheme="majorHAnsi"/>
          <w:i w:val="0"/>
        </w:rPr>
        <w:t>Differences</w:t>
      </w:r>
      <w:r w:rsidR="003561BE" w:rsidRPr="003561BE">
        <w:rPr>
          <w:rFonts w:asciiTheme="majorHAnsi" w:hAnsiTheme="majorHAnsi"/>
          <w:i w:val="0"/>
        </w:rPr>
        <w:t xml:space="preserve"> of NRLTSI2 and NRLTSI models </w:t>
      </w:r>
      <w:r w:rsidR="00AF04A6">
        <w:rPr>
          <w:rFonts w:asciiTheme="majorHAnsi" w:hAnsiTheme="majorHAnsi"/>
          <w:i w:val="0"/>
        </w:rPr>
        <w:t>from</w:t>
      </w:r>
      <w:r w:rsidR="003561BE" w:rsidRPr="003561BE">
        <w:rPr>
          <w:rFonts w:asciiTheme="majorHAnsi" w:hAnsiTheme="majorHAnsi"/>
          <w:i w:val="0"/>
        </w:rPr>
        <w:t xml:space="preserve"> TIM observations of total solar irradiance variability.</w:t>
      </w:r>
    </w:p>
    <w:p w14:paraId="3F3AB115" w14:textId="26835C27" w:rsidR="00EF72B9" w:rsidRPr="00FE0672" w:rsidRDefault="003561BE" w:rsidP="00B5720C">
      <w:pPr>
        <w:pStyle w:val="CDRGuidance"/>
        <w:spacing w:before="240" w:after="0"/>
        <w:rPr>
          <w:rFonts w:asciiTheme="majorHAnsi" w:hAnsiTheme="majorHAnsi"/>
          <w:i w:val="0"/>
        </w:rPr>
      </w:pPr>
      <w:r>
        <w:rPr>
          <w:rFonts w:asciiTheme="majorHAnsi" w:hAnsiTheme="majorHAnsi"/>
          <w:i w:val="0"/>
        </w:rPr>
        <w:t xml:space="preserve">Figure 13: </w:t>
      </w:r>
      <w:r w:rsidR="003502F8" w:rsidRPr="003502F8">
        <w:rPr>
          <w:rFonts w:asciiTheme="majorHAnsi" w:hAnsiTheme="majorHAnsi"/>
          <w:i w:val="0"/>
        </w:rPr>
        <w:t>Comparisons of NRLSSI2 solar spectral irradiance in broad wavelength bands with SIM observations. Both the model and observed time series have been detrended; the variations are associated with the Sun’s 27-day rotation.</w:t>
      </w:r>
    </w:p>
    <w:p w14:paraId="0C52B1F5" w14:textId="6CD752ED" w:rsidR="00FE0672" w:rsidRPr="00FE0672" w:rsidRDefault="00C27F94" w:rsidP="00B5720C">
      <w:pPr>
        <w:pStyle w:val="CDRGuidance"/>
        <w:spacing w:before="240" w:after="0"/>
        <w:rPr>
          <w:rFonts w:asciiTheme="majorHAnsi" w:hAnsiTheme="majorHAnsi"/>
          <w:i w:val="0"/>
        </w:rPr>
      </w:pPr>
      <w:r w:rsidRPr="00FE0672">
        <w:rPr>
          <w:rFonts w:asciiTheme="majorHAnsi" w:hAnsiTheme="majorHAnsi"/>
          <w:i w:val="0"/>
        </w:rPr>
        <w:t>Figure</w:t>
      </w:r>
      <w:r w:rsidR="003561BE">
        <w:rPr>
          <w:rFonts w:asciiTheme="majorHAnsi" w:hAnsiTheme="majorHAnsi"/>
          <w:i w:val="0"/>
        </w:rPr>
        <w:t xml:space="preserve"> 14</w:t>
      </w:r>
      <w:r w:rsidR="002B17FB">
        <w:rPr>
          <w:rFonts w:asciiTheme="majorHAnsi" w:hAnsiTheme="majorHAnsi"/>
          <w:i w:val="0"/>
        </w:rPr>
        <w:t xml:space="preserve">: </w:t>
      </w:r>
      <w:r w:rsidR="00614B99" w:rsidRPr="00614B99">
        <w:rPr>
          <w:rFonts w:asciiTheme="majorHAnsi" w:hAnsiTheme="majorHAnsi"/>
          <w:i w:val="0"/>
        </w:rPr>
        <w:t>Solar cycle (24) changes shown as percentages (upper) and in energy units (lower) in the NRLSSI2 model, compared with NRLSSI.</w:t>
      </w:r>
    </w:p>
    <w:p w14:paraId="39FD41A6" w14:textId="77777777" w:rsidR="00B5720C" w:rsidRDefault="00B5720C" w:rsidP="00614B99">
      <w:pPr>
        <w:pStyle w:val="CDRFrontMatterHeading"/>
        <w:spacing w:before="300" w:after="120"/>
      </w:pPr>
    </w:p>
    <w:p w14:paraId="43CC61A2" w14:textId="77777777" w:rsidR="00B5720C" w:rsidRDefault="00B5720C" w:rsidP="00614B99">
      <w:pPr>
        <w:pStyle w:val="CDRFrontMatterHeading"/>
        <w:spacing w:before="300" w:after="120"/>
      </w:pPr>
    </w:p>
    <w:p w14:paraId="12CA6603" w14:textId="77777777" w:rsidR="00B5720C" w:rsidRDefault="00B5720C" w:rsidP="00614B99">
      <w:pPr>
        <w:pStyle w:val="CDRFrontMatterHeading"/>
        <w:spacing w:before="300" w:after="120"/>
      </w:pPr>
    </w:p>
    <w:p w14:paraId="63F05F09" w14:textId="77777777" w:rsidR="00205467" w:rsidRDefault="00B10196" w:rsidP="00B5720C">
      <w:pPr>
        <w:pStyle w:val="CDRFrontMatterHeading"/>
        <w:spacing w:after="120"/>
      </w:pPr>
      <w:r>
        <w:lastRenderedPageBreak/>
        <w:t xml:space="preserve">LIST of </w:t>
      </w:r>
      <w:r w:rsidR="00205467">
        <w:t>TABLES</w:t>
      </w:r>
    </w:p>
    <w:p w14:paraId="4BA26CD9" w14:textId="77777777" w:rsidR="00471138" w:rsidRDefault="00331695" w:rsidP="00B5720C">
      <w:pPr>
        <w:pStyle w:val="BodyText"/>
        <w:spacing w:before="240" w:after="0"/>
        <w:rPr>
          <w:rFonts w:asciiTheme="majorHAnsi" w:hAnsiTheme="majorHAnsi"/>
        </w:rPr>
      </w:pPr>
      <w:r>
        <w:rPr>
          <w:rFonts w:asciiTheme="majorHAnsi" w:hAnsiTheme="majorHAnsi"/>
        </w:rPr>
        <w:t>Table 1</w:t>
      </w:r>
      <w:r w:rsidRPr="00CC3AB6">
        <w:rPr>
          <w:rFonts w:asciiTheme="majorHAnsi" w:hAnsiTheme="majorHAnsi"/>
        </w:rPr>
        <w:t xml:space="preserve">: </w:t>
      </w:r>
      <w:r w:rsidR="00CC5FA7" w:rsidRPr="00CC5FA7">
        <w:rPr>
          <w:rFonts w:asciiTheme="majorHAnsi" w:hAnsiTheme="majorHAnsi"/>
        </w:rPr>
        <w:t>Definitions of symbols used in the C-ATBD</w:t>
      </w:r>
      <w:r w:rsidR="00CC5FA7">
        <w:rPr>
          <w:rFonts w:asciiTheme="majorHAnsi" w:hAnsiTheme="majorHAnsi"/>
        </w:rPr>
        <w:t>.</w:t>
      </w:r>
      <w:r w:rsidR="00CC5FA7" w:rsidRPr="00CC5FA7">
        <w:rPr>
          <w:rFonts w:asciiTheme="majorHAnsi" w:hAnsiTheme="majorHAnsi"/>
        </w:rPr>
        <w:t xml:space="preserve"> </w:t>
      </w:r>
    </w:p>
    <w:p w14:paraId="17833533" w14:textId="77777777" w:rsidR="00471138" w:rsidRDefault="00331695" w:rsidP="00B5720C">
      <w:pPr>
        <w:pStyle w:val="BodyText"/>
        <w:spacing w:before="240" w:after="0"/>
        <w:rPr>
          <w:rFonts w:asciiTheme="majorHAnsi" w:hAnsiTheme="majorHAnsi"/>
        </w:rPr>
      </w:pPr>
      <w:r>
        <w:rPr>
          <w:rFonts w:asciiTheme="majorHAnsi" w:hAnsiTheme="majorHAnsi"/>
        </w:rPr>
        <w:t>Table 2</w:t>
      </w:r>
      <w:r w:rsidR="001B6FD1" w:rsidRPr="00CC3AB6">
        <w:rPr>
          <w:rFonts w:asciiTheme="majorHAnsi" w:hAnsiTheme="majorHAnsi"/>
        </w:rPr>
        <w:t>: Products that this CDR provides</w:t>
      </w:r>
      <w:r w:rsidR="00CC5FA7">
        <w:rPr>
          <w:rFonts w:asciiTheme="majorHAnsi" w:hAnsiTheme="majorHAnsi"/>
        </w:rPr>
        <w:t>.</w:t>
      </w:r>
    </w:p>
    <w:p w14:paraId="383ED97E" w14:textId="1F9CA9F0" w:rsidR="00E46A19" w:rsidRDefault="00010960" w:rsidP="00B5720C">
      <w:pPr>
        <w:pStyle w:val="BodyText"/>
        <w:spacing w:before="240" w:after="0"/>
        <w:rPr>
          <w:rFonts w:asciiTheme="majorHAnsi" w:hAnsiTheme="majorHAnsi"/>
        </w:rPr>
      </w:pPr>
      <w:r>
        <w:rPr>
          <w:rFonts w:asciiTheme="majorHAnsi" w:hAnsiTheme="majorHAnsi"/>
        </w:rPr>
        <w:t>Table 3</w:t>
      </w:r>
      <w:r w:rsidR="00B40DA6" w:rsidRPr="00CC3AB6">
        <w:rPr>
          <w:rFonts w:asciiTheme="majorHAnsi" w:hAnsiTheme="majorHAnsi"/>
        </w:rPr>
        <w:t xml:space="preserve">: </w:t>
      </w:r>
      <w:r w:rsidR="00CA3F34" w:rsidRPr="00CA3F34">
        <w:rPr>
          <w:rFonts w:asciiTheme="majorHAnsi" w:hAnsiTheme="majorHAnsi"/>
        </w:rPr>
        <w:t>Structure of NRLTSI2 output for daily values of TSI from 1978 to the present.</w:t>
      </w:r>
    </w:p>
    <w:p w14:paraId="479C1A9C" w14:textId="22CDEA39" w:rsidR="00CA3F34" w:rsidRDefault="00E46A19" w:rsidP="00B5720C">
      <w:pPr>
        <w:pStyle w:val="BodyText"/>
        <w:spacing w:before="240" w:after="0"/>
        <w:rPr>
          <w:rFonts w:asciiTheme="majorHAnsi" w:hAnsiTheme="majorHAnsi"/>
        </w:rPr>
      </w:pPr>
      <w:r w:rsidRPr="00E46A19">
        <w:rPr>
          <w:rFonts w:asciiTheme="majorHAnsi" w:hAnsiTheme="majorHAnsi"/>
        </w:rPr>
        <w:t>Table 4: Structure of NRLSSI2 output for daily values of SSI from 1978 to the present.</w:t>
      </w:r>
    </w:p>
    <w:p w14:paraId="4222D9F5" w14:textId="5A95CA2B" w:rsidR="00FE0672" w:rsidRDefault="00E46A19" w:rsidP="00B5720C">
      <w:pPr>
        <w:pStyle w:val="BodyText"/>
        <w:spacing w:before="240" w:after="0"/>
        <w:rPr>
          <w:rFonts w:asciiTheme="majorHAnsi" w:hAnsiTheme="majorHAnsi"/>
        </w:rPr>
      </w:pPr>
      <w:r>
        <w:rPr>
          <w:rFonts w:asciiTheme="majorHAnsi" w:hAnsiTheme="majorHAnsi"/>
        </w:rPr>
        <w:t>Table 5</w:t>
      </w:r>
      <w:r w:rsidR="00FE0672">
        <w:rPr>
          <w:rFonts w:asciiTheme="majorHAnsi" w:hAnsiTheme="majorHAnsi"/>
        </w:rPr>
        <w:t xml:space="preserve">: </w:t>
      </w:r>
      <w:r w:rsidR="00FB5B2E">
        <w:rPr>
          <w:rFonts w:asciiTheme="majorHAnsi" w:hAnsiTheme="majorHAnsi"/>
        </w:rPr>
        <w:t xml:space="preserve">Estimated uncertainties for the solar irradiance </w:t>
      </w:r>
      <w:r w:rsidR="00E53486">
        <w:rPr>
          <w:rFonts w:asciiTheme="majorHAnsi" w:hAnsiTheme="majorHAnsi"/>
        </w:rPr>
        <w:t>calculated by</w:t>
      </w:r>
      <w:r w:rsidR="00FB5B2E">
        <w:rPr>
          <w:rFonts w:asciiTheme="majorHAnsi" w:hAnsiTheme="majorHAnsi"/>
        </w:rPr>
        <w:t xml:space="preserve"> </w:t>
      </w:r>
      <w:r w:rsidR="00E53486">
        <w:rPr>
          <w:rFonts w:asciiTheme="majorHAnsi" w:hAnsiTheme="majorHAnsi"/>
        </w:rPr>
        <w:t xml:space="preserve">the </w:t>
      </w:r>
      <w:r w:rsidR="00FB5B2E">
        <w:rPr>
          <w:rFonts w:asciiTheme="majorHAnsi" w:hAnsiTheme="majorHAnsi"/>
        </w:rPr>
        <w:t>algorithm.</w:t>
      </w:r>
    </w:p>
    <w:p w14:paraId="1F2DA412" w14:textId="52EF9529" w:rsidR="00471138" w:rsidRPr="00CC3AB6" w:rsidRDefault="00471138" w:rsidP="00B5720C">
      <w:pPr>
        <w:pStyle w:val="BodyText"/>
        <w:spacing w:before="240" w:after="0"/>
        <w:rPr>
          <w:rFonts w:asciiTheme="majorHAnsi" w:hAnsiTheme="majorHAnsi"/>
        </w:rPr>
      </w:pPr>
      <w:r w:rsidRPr="00471138">
        <w:rPr>
          <w:rFonts w:asciiTheme="majorHAnsi" w:hAnsiTheme="majorHAnsi"/>
        </w:rPr>
        <w:t xml:space="preserve">Table 6: Summary of assumptions in the theoretical basis for modeled solar irradiance, model inputs and the potential validation approaches. </w:t>
      </w:r>
    </w:p>
    <w:p w14:paraId="679AC6AC" w14:textId="77777777" w:rsidR="00BC775B" w:rsidRDefault="00BC775B" w:rsidP="00010960">
      <w:pPr>
        <w:pStyle w:val="CDRHeading1"/>
        <w:numPr>
          <w:ilvl w:val="0"/>
          <w:numId w:val="0"/>
        </w:numPr>
        <w:sectPr w:rsidR="00BC775B" w:rsidSect="00BC775B">
          <w:headerReference w:type="default" r:id="rId10"/>
          <w:footerReference w:type="even" r:id="rId11"/>
          <w:footerReference w:type="default" r:id="rId12"/>
          <w:pgSz w:w="12240" w:h="15840"/>
          <w:pgMar w:top="1440" w:right="1440" w:bottom="1440" w:left="1440" w:header="720" w:footer="720" w:gutter="0"/>
          <w:pgNumType w:start="0"/>
          <w:cols w:space="720"/>
          <w:titlePg/>
          <w:docGrid w:linePitch="360"/>
        </w:sectPr>
      </w:pPr>
    </w:p>
    <w:p w14:paraId="3ACA332A" w14:textId="20A7FCD2" w:rsidR="000C19D7" w:rsidRDefault="000C19D7" w:rsidP="00D16658">
      <w:pPr>
        <w:pStyle w:val="CDRHeading1"/>
      </w:pPr>
      <w:bookmarkStart w:id="0" w:name="_Toc269030670"/>
      <w:r>
        <w:lastRenderedPageBreak/>
        <w:t>Introduction</w:t>
      </w:r>
      <w:bookmarkEnd w:id="0"/>
    </w:p>
    <w:p w14:paraId="7A19928B" w14:textId="77777777" w:rsidR="000C19D7" w:rsidRDefault="000C19D7" w:rsidP="00D16658">
      <w:pPr>
        <w:pStyle w:val="CDRHeading2"/>
      </w:pPr>
      <w:bookmarkStart w:id="1" w:name="_Toc269030671"/>
      <w:r w:rsidRPr="00FA4934">
        <w:t>Purpose</w:t>
      </w:r>
      <w:bookmarkEnd w:id="1"/>
    </w:p>
    <w:p w14:paraId="4217D8DB" w14:textId="76384618" w:rsidR="00932EA9" w:rsidRPr="00244912" w:rsidRDefault="00231A99" w:rsidP="00932EA9">
      <w:pPr>
        <w:pStyle w:val="CDRBodyText"/>
        <w:ind w:firstLine="0"/>
        <w:rPr>
          <w:rFonts w:asciiTheme="majorHAnsi" w:hAnsiTheme="majorHAnsi"/>
        </w:rPr>
      </w:pPr>
      <w:r w:rsidRPr="00244912">
        <w:rPr>
          <w:rFonts w:asciiTheme="majorHAnsi" w:hAnsiTheme="majorHAnsi"/>
        </w:rPr>
        <w:t>T</w:t>
      </w:r>
      <w:r w:rsidR="0005635F" w:rsidRPr="00244912">
        <w:rPr>
          <w:rFonts w:asciiTheme="majorHAnsi" w:hAnsiTheme="majorHAnsi"/>
        </w:rPr>
        <w:t>he purpose of this</w:t>
      </w:r>
      <w:r w:rsidR="00270166" w:rsidRPr="00244912">
        <w:rPr>
          <w:rFonts w:asciiTheme="majorHAnsi" w:hAnsiTheme="majorHAnsi"/>
        </w:rPr>
        <w:t xml:space="preserve"> document </w:t>
      </w:r>
      <w:r w:rsidR="007C31B8" w:rsidRPr="00244912">
        <w:rPr>
          <w:rFonts w:asciiTheme="majorHAnsi" w:hAnsiTheme="majorHAnsi"/>
        </w:rPr>
        <w:t>is to describe</w:t>
      </w:r>
      <w:r w:rsidR="00FD3B25" w:rsidRPr="00244912">
        <w:rPr>
          <w:rFonts w:asciiTheme="majorHAnsi" w:hAnsiTheme="majorHAnsi"/>
        </w:rPr>
        <w:t xml:space="preserve"> </w:t>
      </w:r>
      <w:r w:rsidRPr="00244912">
        <w:rPr>
          <w:rFonts w:asciiTheme="majorHAnsi" w:hAnsiTheme="majorHAnsi"/>
        </w:rPr>
        <w:t xml:space="preserve">the algorithm </w:t>
      </w:r>
      <w:r w:rsidR="000851CF" w:rsidRPr="00244912">
        <w:rPr>
          <w:rFonts w:asciiTheme="majorHAnsi" w:hAnsiTheme="majorHAnsi"/>
        </w:rPr>
        <w:t>submitted to</w:t>
      </w:r>
      <w:r w:rsidRPr="00244912">
        <w:rPr>
          <w:rFonts w:asciiTheme="majorHAnsi" w:hAnsiTheme="majorHAnsi"/>
        </w:rPr>
        <w:t xml:space="preserve"> the </w:t>
      </w:r>
      <w:r w:rsidR="00233E44" w:rsidRPr="00244912">
        <w:rPr>
          <w:rFonts w:asciiTheme="majorHAnsi" w:hAnsiTheme="majorHAnsi"/>
        </w:rPr>
        <w:t>National Clim</w:t>
      </w:r>
      <w:r w:rsidR="0005635F" w:rsidRPr="00244912">
        <w:rPr>
          <w:rFonts w:asciiTheme="majorHAnsi" w:hAnsiTheme="majorHAnsi"/>
        </w:rPr>
        <w:t xml:space="preserve">atic Data Center (NCDC) by </w:t>
      </w:r>
      <w:r w:rsidR="00A230C6" w:rsidRPr="00244912">
        <w:rPr>
          <w:rFonts w:asciiTheme="majorHAnsi" w:hAnsiTheme="majorHAnsi"/>
        </w:rPr>
        <w:t xml:space="preserve">Judith Lean (Space </w:t>
      </w:r>
      <w:r w:rsidR="00341973" w:rsidRPr="00244912">
        <w:rPr>
          <w:rFonts w:asciiTheme="majorHAnsi" w:hAnsiTheme="majorHAnsi"/>
        </w:rPr>
        <w:t>Science</w:t>
      </w:r>
      <w:r w:rsidR="00A230C6" w:rsidRPr="00244912">
        <w:rPr>
          <w:rFonts w:asciiTheme="majorHAnsi" w:hAnsiTheme="majorHAnsi"/>
        </w:rPr>
        <w:t xml:space="preserve"> Division, Naval Research Laboratory)</w:t>
      </w:r>
      <w:r w:rsidR="004D79D1" w:rsidRPr="00244912">
        <w:rPr>
          <w:rFonts w:asciiTheme="majorHAnsi" w:hAnsiTheme="majorHAnsi"/>
        </w:rPr>
        <w:t>,</w:t>
      </w:r>
      <w:r w:rsidR="00A230C6" w:rsidRPr="00244912">
        <w:rPr>
          <w:rFonts w:asciiTheme="majorHAnsi" w:hAnsiTheme="majorHAnsi"/>
        </w:rPr>
        <w:t xml:space="preserve"> Odele Coddington </w:t>
      </w:r>
      <w:r w:rsidR="00FB3F4E" w:rsidRPr="00244912">
        <w:rPr>
          <w:rFonts w:asciiTheme="majorHAnsi" w:hAnsiTheme="majorHAnsi"/>
        </w:rPr>
        <w:t xml:space="preserve">and Peter Pilewskie </w:t>
      </w:r>
      <w:r w:rsidR="00A230C6" w:rsidRPr="00244912">
        <w:rPr>
          <w:rFonts w:asciiTheme="majorHAnsi" w:hAnsiTheme="majorHAnsi"/>
        </w:rPr>
        <w:t xml:space="preserve">(Laboratory for Atmospheric and Space </w:t>
      </w:r>
      <w:del w:id="2" w:author="Daniel Wunder" w:date="2014-09-30T14:15:00Z">
        <w:r w:rsidR="00A230C6" w:rsidRPr="00244912" w:rsidDel="0001507B">
          <w:rPr>
            <w:rFonts w:asciiTheme="majorHAnsi" w:hAnsiTheme="majorHAnsi"/>
          </w:rPr>
          <w:delText>Science</w:delText>
        </w:r>
      </w:del>
      <w:ins w:id="3" w:author="Daniel Wunder" w:date="2014-09-30T14:15:00Z">
        <w:r w:rsidR="0001507B">
          <w:rPr>
            <w:rFonts w:asciiTheme="majorHAnsi" w:hAnsiTheme="majorHAnsi"/>
          </w:rPr>
          <w:t>Physics</w:t>
        </w:r>
      </w:ins>
      <w:r w:rsidR="00A230C6" w:rsidRPr="00244912">
        <w:rPr>
          <w:rFonts w:asciiTheme="majorHAnsi" w:hAnsiTheme="majorHAnsi"/>
        </w:rPr>
        <w:t xml:space="preserve">, University of Colorado) </w:t>
      </w:r>
      <w:r w:rsidR="004D79D1" w:rsidRPr="00244912">
        <w:rPr>
          <w:rFonts w:asciiTheme="majorHAnsi" w:hAnsiTheme="majorHAnsi"/>
        </w:rPr>
        <w:t xml:space="preserve">that is </w:t>
      </w:r>
      <w:r w:rsidR="0005635F" w:rsidRPr="00244912">
        <w:rPr>
          <w:rFonts w:asciiTheme="majorHAnsi" w:hAnsiTheme="majorHAnsi"/>
        </w:rPr>
        <w:t xml:space="preserve">used </w:t>
      </w:r>
      <w:r w:rsidR="00233E44" w:rsidRPr="00244912">
        <w:rPr>
          <w:rFonts w:asciiTheme="majorHAnsi" w:hAnsiTheme="majorHAnsi"/>
        </w:rPr>
        <w:t xml:space="preserve">to create the </w:t>
      </w:r>
      <w:r w:rsidR="0096159C" w:rsidRPr="00244912">
        <w:rPr>
          <w:rFonts w:asciiTheme="majorHAnsi" w:hAnsiTheme="majorHAnsi"/>
        </w:rPr>
        <w:t>Solar Irradiance</w:t>
      </w:r>
      <w:r w:rsidRPr="00244912">
        <w:rPr>
          <w:rFonts w:asciiTheme="majorHAnsi" w:hAnsiTheme="majorHAnsi"/>
        </w:rPr>
        <w:t xml:space="preserve"> Climate Data Record </w:t>
      </w:r>
      <w:r w:rsidR="005A3E8E" w:rsidRPr="00244912">
        <w:rPr>
          <w:rFonts w:asciiTheme="majorHAnsi" w:hAnsiTheme="majorHAnsi"/>
        </w:rPr>
        <w:t>(CDR</w:t>
      </w:r>
      <w:r w:rsidR="00233E44" w:rsidRPr="00244912">
        <w:rPr>
          <w:rFonts w:asciiTheme="majorHAnsi" w:hAnsiTheme="majorHAnsi"/>
        </w:rPr>
        <w:t>)</w:t>
      </w:r>
      <w:r w:rsidR="00FB3F4E" w:rsidRPr="00244912">
        <w:rPr>
          <w:rFonts w:asciiTheme="majorHAnsi" w:hAnsiTheme="majorHAnsi"/>
        </w:rPr>
        <w:t>. Also described are</w:t>
      </w:r>
      <w:r w:rsidR="005A3E8E" w:rsidRPr="00244912">
        <w:rPr>
          <w:rFonts w:asciiTheme="majorHAnsi" w:hAnsiTheme="majorHAnsi"/>
        </w:rPr>
        <w:t xml:space="preserve"> </w:t>
      </w:r>
      <w:r w:rsidR="00FB3F4E" w:rsidRPr="00244912">
        <w:rPr>
          <w:rFonts w:asciiTheme="majorHAnsi" w:hAnsiTheme="majorHAnsi"/>
        </w:rPr>
        <w:t>the</w:t>
      </w:r>
      <w:r w:rsidR="00341973" w:rsidRPr="00244912">
        <w:rPr>
          <w:rFonts w:asciiTheme="majorHAnsi" w:hAnsiTheme="majorHAnsi"/>
        </w:rPr>
        <w:t xml:space="preserve"> </w:t>
      </w:r>
      <w:r w:rsidR="00FE43B2" w:rsidRPr="00244912">
        <w:rPr>
          <w:rFonts w:asciiTheme="majorHAnsi" w:hAnsiTheme="majorHAnsi"/>
        </w:rPr>
        <w:t xml:space="preserve">solar activity indices </w:t>
      </w:r>
      <w:r w:rsidR="00244912" w:rsidRPr="00244912">
        <w:rPr>
          <w:rFonts w:asciiTheme="majorHAnsi" w:hAnsiTheme="majorHAnsi"/>
        </w:rPr>
        <w:t>of</w:t>
      </w:r>
      <w:r w:rsidR="00FE43B2" w:rsidRPr="00244912">
        <w:rPr>
          <w:rFonts w:asciiTheme="majorHAnsi" w:hAnsiTheme="majorHAnsi"/>
        </w:rPr>
        <w:t xml:space="preserve"> sunspot </w:t>
      </w:r>
      <w:r w:rsidR="004D79D1" w:rsidRPr="00244912">
        <w:rPr>
          <w:rFonts w:asciiTheme="majorHAnsi" w:hAnsiTheme="majorHAnsi"/>
        </w:rPr>
        <w:t>darkening</w:t>
      </w:r>
      <w:r w:rsidR="00244912" w:rsidRPr="00244912">
        <w:rPr>
          <w:rFonts w:asciiTheme="majorHAnsi" w:hAnsiTheme="majorHAnsi"/>
        </w:rPr>
        <w:t xml:space="preserve">, </w:t>
      </w:r>
      <w:r w:rsidR="00244912" w:rsidRPr="006C06CB">
        <w:rPr>
          <w:rFonts w:asciiTheme="majorHAnsi" w:hAnsiTheme="majorHAnsi"/>
          <w:i/>
        </w:rPr>
        <w:t>S</w:t>
      </w:r>
      <w:r w:rsidR="00244912" w:rsidRPr="00244912">
        <w:rPr>
          <w:rFonts w:asciiTheme="majorHAnsi" w:hAnsiTheme="majorHAnsi"/>
        </w:rPr>
        <w:t>(</w:t>
      </w:r>
      <w:r w:rsidR="00244912" w:rsidRPr="006C06CB">
        <w:rPr>
          <w:rFonts w:asciiTheme="majorHAnsi" w:hAnsiTheme="majorHAnsi"/>
          <w:i/>
        </w:rPr>
        <w:t>t</w:t>
      </w:r>
      <w:r w:rsidR="00244912" w:rsidRPr="00244912">
        <w:rPr>
          <w:rFonts w:asciiTheme="majorHAnsi" w:hAnsiTheme="majorHAnsi"/>
        </w:rPr>
        <w:t>)</w:t>
      </w:r>
      <w:r w:rsidR="00FE43B2" w:rsidRPr="00244912">
        <w:rPr>
          <w:rFonts w:asciiTheme="majorHAnsi" w:hAnsiTheme="majorHAnsi"/>
        </w:rPr>
        <w:t xml:space="preserve"> </w:t>
      </w:r>
      <w:r w:rsidR="00244912" w:rsidRPr="00244912">
        <w:rPr>
          <w:rFonts w:asciiTheme="majorHAnsi" w:hAnsiTheme="majorHAnsi"/>
        </w:rPr>
        <w:t>,</w:t>
      </w:r>
      <w:r w:rsidR="00FE43B2" w:rsidRPr="00244912">
        <w:rPr>
          <w:rFonts w:asciiTheme="majorHAnsi" w:hAnsiTheme="majorHAnsi"/>
        </w:rPr>
        <w:t>and facular brightening</w:t>
      </w:r>
      <w:r w:rsidR="00244912" w:rsidRPr="00244912">
        <w:rPr>
          <w:rFonts w:asciiTheme="majorHAnsi" w:hAnsiTheme="majorHAnsi"/>
        </w:rPr>
        <w:t xml:space="preserve">, </w:t>
      </w:r>
      <w:r w:rsidR="00244912" w:rsidRPr="006C06CB">
        <w:rPr>
          <w:rFonts w:asciiTheme="majorHAnsi" w:hAnsiTheme="majorHAnsi"/>
          <w:i/>
        </w:rPr>
        <w:t>F</w:t>
      </w:r>
      <w:r w:rsidR="00244912" w:rsidRPr="00244912">
        <w:rPr>
          <w:rFonts w:asciiTheme="majorHAnsi" w:hAnsiTheme="majorHAnsi"/>
        </w:rPr>
        <w:t>(</w:t>
      </w:r>
      <w:r w:rsidR="00244912" w:rsidRPr="006C06CB">
        <w:rPr>
          <w:rFonts w:asciiTheme="majorHAnsi" w:hAnsiTheme="majorHAnsi"/>
          <w:i/>
        </w:rPr>
        <w:t>t</w:t>
      </w:r>
      <w:r w:rsidR="00244912" w:rsidRPr="00244912">
        <w:rPr>
          <w:rFonts w:asciiTheme="majorHAnsi" w:hAnsiTheme="majorHAnsi"/>
        </w:rPr>
        <w:t>)</w:t>
      </w:r>
      <w:r w:rsidR="00341973" w:rsidRPr="00244912">
        <w:rPr>
          <w:rFonts w:asciiTheme="majorHAnsi" w:hAnsiTheme="majorHAnsi"/>
        </w:rPr>
        <w:t xml:space="preserve">, </w:t>
      </w:r>
      <w:r w:rsidR="00FB3F4E" w:rsidRPr="00244912">
        <w:rPr>
          <w:rFonts w:asciiTheme="majorHAnsi" w:hAnsiTheme="majorHAnsi"/>
        </w:rPr>
        <w:t xml:space="preserve">which are </w:t>
      </w:r>
      <w:r w:rsidR="004D79D1" w:rsidRPr="00244912">
        <w:rPr>
          <w:rFonts w:asciiTheme="majorHAnsi" w:hAnsiTheme="majorHAnsi"/>
        </w:rPr>
        <w:t>input to the algorithm. The algorithm calculations of</w:t>
      </w:r>
      <w:r w:rsidR="00FB3F4E" w:rsidRPr="00244912">
        <w:rPr>
          <w:rFonts w:asciiTheme="majorHAnsi" w:hAnsiTheme="majorHAnsi"/>
        </w:rPr>
        <w:t xml:space="preserve"> </w:t>
      </w:r>
      <w:r w:rsidR="004D79D1" w:rsidRPr="00244912">
        <w:rPr>
          <w:rFonts w:asciiTheme="majorHAnsi" w:hAnsiTheme="majorHAnsi"/>
        </w:rPr>
        <w:t xml:space="preserve">solar irradiance </w:t>
      </w:r>
      <w:r w:rsidR="00341973" w:rsidRPr="00244912">
        <w:rPr>
          <w:rFonts w:asciiTheme="majorHAnsi" w:hAnsiTheme="majorHAnsi"/>
        </w:rPr>
        <w:t xml:space="preserve">augment direct measurements made by the Total </w:t>
      </w:r>
      <w:r w:rsidR="00B14EDF">
        <w:rPr>
          <w:rFonts w:asciiTheme="majorHAnsi" w:hAnsiTheme="majorHAnsi"/>
        </w:rPr>
        <w:t xml:space="preserve">and Spectral </w:t>
      </w:r>
      <w:r w:rsidR="00341973" w:rsidRPr="00244912">
        <w:rPr>
          <w:rFonts w:asciiTheme="majorHAnsi" w:hAnsiTheme="majorHAnsi"/>
        </w:rPr>
        <w:t>Solar Irradiance Sensor (TSIS)</w:t>
      </w:r>
      <w:r w:rsidR="00CF4CA6" w:rsidRPr="00244912">
        <w:rPr>
          <w:rFonts w:asciiTheme="majorHAnsi" w:hAnsiTheme="majorHAnsi"/>
        </w:rPr>
        <w:t xml:space="preserve">. </w:t>
      </w:r>
      <w:r w:rsidR="008664FC" w:rsidRPr="00244912">
        <w:rPr>
          <w:rFonts w:asciiTheme="majorHAnsi" w:hAnsiTheme="majorHAnsi"/>
        </w:rPr>
        <w:t xml:space="preserve">The </w:t>
      </w:r>
      <w:r w:rsidR="000D7A71" w:rsidRPr="00244912">
        <w:rPr>
          <w:rFonts w:asciiTheme="majorHAnsi" w:hAnsiTheme="majorHAnsi"/>
        </w:rPr>
        <w:t xml:space="preserve">actual </w:t>
      </w:r>
      <w:r w:rsidR="008664FC" w:rsidRPr="00244912">
        <w:rPr>
          <w:rFonts w:asciiTheme="majorHAnsi" w:hAnsiTheme="majorHAnsi"/>
        </w:rPr>
        <w:t xml:space="preserve">algorithm is defined by the computer program (code) that </w:t>
      </w:r>
      <w:r w:rsidR="0005635F" w:rsidRPr="00244912">
        <w:rPr>
          <w:rFonts w:asciiTheme="majorHAnsi" w:hAnsiTheme="majorHAnsi"/>
        </w:rPr>
        <w:t>accompanies this document</w:t>
      </w:r>
      <w:r w:rsidR="00244912" w:rsidRPr="00244912">
        <w:rPr>
          <w:rFonts w:asciiTheme="majorHAnsi" w:hAnsiTheme="majorHAnsi"/>
        </w:rPr>
        <w:t>;</w:t>
      </w:r>
      <w:r w:rsidR="00FB3F4E" w:rsidRPr="00244912">
        <w:rPr>
          <w:rFonts w:asciiTheme="majorHAnsi" w:hAnsiTheme="majorHAnsi"/>
        </w:rPr>
        <w:t xml:space="preserve"> thi</w:t>
      </w:r>
      <w:r w:rsidR="000D7A71" w:rsidRPr="00244912">
        <w:rPr>
          <w:rFonts w:asciiTheme="majorHAnsi" w:hAnsiTheme="majorHAnsi"/>
        </w:rPr>
        <w:t xml:space="preserve">s </w:t>
      </w:r>
      <w:r w:rsidR="00FB3F4E" w:rsidRPr="00244912">
        <w:rPr>
          <w:rFonts w:asciiTheme="majorHAnsi" w:hAnsiTheme="majorHAnsi"/>
        </w:rPr>
        <w:t xml:space="preserve">C-ATBD </w:t>
      </w:r>
      <w:r w:rsidR="000D7A71" w:rsidRPr="00244912">
        <w:rPr>
          <w:rFonts w:asciiTheme="majorHAnsi" w:hAnsiTheme="majorHAnsi"/>
        </w:rPr>
        <w:t>provide</w:t>
      </w:r>
      <w:r w:rsidR="00FB3F4E" w:rsidRPr="00244912">
        <w:rPr>
          <w:rFonts w:asciiTheme="majorHAnsi" w:hAnsiTheme="majorHAnsi"/>
        </w:rPr>
        <w:t>s</w:t>
      </w:r>
      <w:r w:rsidR="000D7A71" w:rsidRPr="00244912">
        <w:rPr>
          <w:rFonts w:asciiTheme="majorHAnsi" w:hAnsiTheme="majorHAnsi"/>
        </w:rPr>
        <w:t xml:space="preserve"> a guide to understanding that algorithm</w:t>
      </w:r>
      <w:r w:rsidR="007C31B8" w:rsidRPr="00244912">
        <w:rPr>
          <w:rFonts w:asciiTheme="majorHAnsi" w:hAnsiTheme="majorHAnsi"/>
        </w:rPr>
        <w:t>, from both a scientific perspec</w:t>
      </w:r>
      <w:r w:rsidR="0013113F" w:rsidRPr="00244912">
        <w:rPr>
          <w:rFonts w:asciiTheme="majorHAnsi" w:hAnsiTheme="majorHAnsi"/>
        </w:rPr>
        <w:t>tive and in order to assist</w:t>
      </w:r>
      <w:r w:rsidR="007C31B8" w:rsidRPr="00244912">
        <w:rPr>
          <w:rFonts w:asciiTheme="majorHAnsi" w:hAnsiTheme="majorHAnsi"/>
        </w:rPr>
        <w:t xml:space="preserve"> a software engineer </w:t>
      </w:r>
      <w:r w:rsidR="00B83C25" w:rsidRPr="00244912">
        <w:rPr>
          <w:rFonts w:asciiTheme="majorHAnsi" w:hAnsiTheme="majorHAnsi"/>
        </w:rPr>
        <w:t xml:space="preserve">or end-user </w:t>
      </w:r>
      <w:r w:rsidR="007C31B8" w:rsidRPr="00244912">
        <w:rPr>
          <w:rFonts w:asciiTheme="majorHAnsi" w:hAnsiTheme="majorHAnsi"/>
        </w:rPr>
        <w:t>performing an evaluation of the code</w:t>
      </w:r>
      <w:r w:rsidR="000D7A71" w:rsidRPr="00244912">
        <w:rPr>
          <w:rFonts w:asciiTheme="majorHAnsi" w:hAnsiTheme="majorHAnsi"/>
        </w:rPr>
        <w:t>.</w:t>
      </w:r>
    </w:p>
    <w:p w14:paraId="27E714DD" w14:textId="63A7A204" w:rsidR="00932EA9" w:rsidRPr="00244912" w:rsidRDefault="00244912" w:rsidP="00932EA9">
      <w:pPr>
        <w:pStyle w:val="CDRBodyText"/>
        <w:ind w:firstLine="0"/>
        <w:rPr>
          <w:rFonts w:asciiTheme="majorHAnsi" w:hAnsiTheme="majorHAnsi"/>
        </w:rPr>
      </w:pPr>
      <w:r w:rsidRPr="00244912">
        <w:rPr>
          <w:rFonts w:asciiTheme="majorHAnsi" w:hAnsiTheme="majorHAnsi"/>
        </w:rPr>
        <w:t>This</w:t>
      </w:r>
      <w:r w:rsidR="00A230C6" w:rsidRPr="00244912">
        <w:rPr>
          <w:rFonts w:asciiTheme="majorHAnsi" w:hAnsiTheme="majorHAnsi"/>
        </w:rPr>
        <w:t xml:space="preserve"> C-ATBD for the Solar Irradiance Climate Data Record describes the procedures, algorithms and input datasets used to construct the total solar irradiance and the concurrent spectral solar irradiance variations during </w:t>
      </w:r>
      <w:r w:rsidRPr="00244912">
        <w:rPr>
          <w:rFonts w:asciiTheme="majorHAnsi" w:hAnsiTheme="majorHAnsi"/>
        </w:rPr>
        <w:t xml:space="preserve">recent decades and in </w:t>
      </w:r>
      <w:r w:rsidR="00A230C6" w:rsidRPr="00244912">
        <w:rPr>
          <w:rFonts w:asciiTheme="majorHAnsi" w:hAnsiTheme="majorHAnsi"/>
        </w:rPr>
        <w:t>historical time period</w:t>
      </w:r>
      <w:r w:rsidR="00341973" w:rsidRPr="00244912">
        <w:rPr>
          <w:rFonts w:asciiTheme="majorHAnsi" w:hAnsiTheme="majorHAnsi"/>
        </w:rPr>
        <w:t>s</w:t>
      </w:r>
      <w:r w:rsidRPr="00244912">
        <w:rPr>
          <w:rFonts w:asciiTheme="majorHAnsi" w:hAnsiTheme="majorHAnsi"/>
        </w:rPr>
        <w:t xml:space="preserve"> since 1615</w:t>
      </w:r>
      <w:r w:rsidR="00A230C6" w:rsidRPr="00244912">
        <w:rPr>
          <w:rFonts w:asciiTheme="majorHAnsi" w:hAnsiTheme="majorHAnsi"/>
        </w:rPr>
        <w:t>. Also described are the output file</w:t>
      </w:r>
      <w:r w:rsidR="00932EA9" w:rsidRPr="00244912">
        <w:rPr>
          <w:rFonts w:asciiTheme="majorHAnsi" w:hAnsiTheme="majorHAnsi"/>
        </w:rPr>
        <w:t>s of daily, monthly and annual solar irradiance</w:t>
      </w:r>
      <w:r w:rsidR="00A230C6" w:rsidRPr="00244912">
        <w:rPr>
          <w:rFonts w:asciiTheme="majorHAnsi" w:hAnsiTheme="majorHAnsi"/>
        </w:rPr>
        <w:t>, and validation procedures for the modeled solar irradiance. The solar irradiance reconstruct</w:t>
      </w:r>
      <w:r w:rsidRPr="00244912">
        <w:rPr>
          <w:rFonts w:asciiTheme="majorHAnsi" w:hAnsiTheme="majorHAnsi"/>
        </w:rPr>
        <w:t>ions that this C-ATBD describes</w:t>
      </w:r>
      <w:r w:rsidR="00A230C6" w:rsidRPr="00244912">
        <w:rPr>
          <w:rFonts w:asciiTheme="majorHAnsi" w:hAnsiTheme="majorHAnsi"/>
        </w:rPr>
        <w:t xml:space="preserve"> compliment the direct measurements made of total and spectral solar irradiance by the TSIS instrument, documented in the TSIS ATBD.</w:t>
      </w:r>
    </w:p>
    <w:p w14:paraId="67182AD0" w14:textId="77777777" w:rsidR="005A3E8E" w:rsidRDefault="005A3E8E" w:rsidP="00D16658">
      <w:pPr>
        <w:pStyle w:val="CDRHeading2"/>
      </w:pPr>
      <w:bookmarkStart w:id="4" w:name="_Toc269030672"/>
      <w:r>
        <w:t>Definitions</w:t>
      </w:r>
      <w:bookmarkEnd w:id="4"/>
    </w:p>
    <w:p w14:paraId="13C0E615" w14:textId="2D30410E" w:rsidR="00244912" w:rsidRPr="00244912" w:rsidRDefault="00244912" w:rsidP="00244912">
      <w:pPr>
        <w:pStyle w:val="CDRBodyText"/>
        <w:rPr>
          <w:rFonts w:asciiTheme="majorHAnsi" w:hAnsiTheme="majorHAnsi"/>
          <w:b/>
        </w:rPr>
      </w:pPr>
      <w:r w:rsidRPr="00244912">
        <w:rPr>
          <w:rFonts w:asciiTheme="majorHAnsi" w:hAnsiTheme="majorHAnsi"/>
          <w:b/>
        </w:rPr>
        <w:t>Table  1. Definitions of symbols used in the C-ATBD</w:t>
      </w:r>
    </w:p>
    <w:tbl>
      <w:tblPr>
        <w:tblStyle w:val="TableGrid"/>
        <w:tblpPr w:leftFromText="180" w:rightFromText="180" w:vertAnchor="text" w:tblpY="1"/>
        <w:tblOverlap w:val="never"/>
        <w:tblW w:w="0" w:type="auto"/>
        <w:tblLook w:val="04A0" w:firstRow="1" w:lastRow="0" w:firstColumn="1" w:lastColumn="0" w:noHBand="0" w:noVBand="1"/>
      </w:tblPr>
      <w:tblGrid>
        <w:gridCol w:w="1728"/>
        <w:gridCol w:w="4656"/>
        <w:gridCol w:w="3192"/>
      </w:tblGrid>
      <w:tr w:rsidR="00244912" w14:paraId="49FC2849" w14:textId="77777777" w:rsidTr="00421C3B">
        <w:tc>
          <w:tcPr>
            <w:tcW w:w="1728" w:type="dxa"/>
            <w:shd w:val="clear" w:color="auto" w:fill="D9D9D9"/>
          </w:tcPr>
          <w:p w14:paraId="6DF8887F" w14:textId="11D58788" w:rsidR="00244912" w:rsidRPr="0068399D" w:rsidRDefault="00244912" w:rsidP="00244912">
            <w:pPr>
              <w:pStyle w:val="CDRBodyText"/>
              <w:ind w:firstLine="0"/>
              <w:rPr>
                <w:rFonts w:asciiTheme="majorHAnsi" w:hAnsiTheme="majorHAnsi"/>
                <w:b/>
              </w:rPr>
            </w:pPr>
            <w:r w:rsidRPr="0068399D">
              <w:rPr>
                <w:rFonts w:asciiTheme="majorHAnsi" w:hAnsiTheme="majorHAnsi"/>
                <w:b/>
              </w:rPr>
              <w:t>Symbol</w:t>
            </w:r>
          </w:p>
        </w:tc>
        <w:tc>
          <w:tcPr>
            <w:tcW w:w="4656" w:type="dxa"/>
            <w:shd w:val="clear" w:color="auto" w:fill="D9D9D9"/>
          </w:tcPr>
          <w:p w14:paraId="72995B95" w14:textId="20EE5008" w:rsidR="00244912" w:rsidRPr="0068399D" w:rsidRDefault="00244912" w:rsidP="0068399D">
            <w:pPr>
              <w:pStyle w:val="CDRBodyText"/>
              <w:ind w:firstLine="0"/>
              <w:jc w:val="center"/>
              <w:rPr>
                <w:rFonts w:asciiTheme="majorHAnsi" w:hAnsiTheme="majorHAnsi"/>
                <w:b/>
              </w:rPr>
            </w:pPr>
            <w:r w:rsidRPr="0068399D">
              <w:rPr>
                <w:rFonts w:asciiTheme="majorHAnsi" w:hAnsiTheme="majorHAnsi"/>
                <w:b/>
              </w:rPr>
              <w:t>Definition</w:t>
            </w:r>
          </w:p>
        </w:tc>
        <w:tc>
          <w:tcPr>
            <w:tcW w:w="3192" w:type="dxa"/>
            <w:shd w:val="clear" w:color="auto" w:fill="D9D9D9"/>
          </w:tcPr>
          <w:p w14:paraId="005B4F41" w14:textId="4736BBAA" w:rsidR="00244912" w:rsidRPr="0068399D" w:rsidRDefault="00244912" w:rsidP="00244912">
            <w:pPr>
              <w:pStyle w:val="CDRBodyText"/>
              <w:ind w:firstLine="0"/>
              <w:jc w:val="center"/>
              <w:rPr>
                <w:rFonts w:asciiTheme="majorHAnsi" w:hAnsiTheme="majorHAnsi"/>
                <w:b/>
              </w:rPr>
            </w:pPr>
            <w:r w:rsidRPr="0068399D">
              <w:rPr>
                <w:rFonts w:asciiTheme="majorHAnsi" w:hAnsiTheme="majorHAnsi"/>
                <w:b/>
              </w:rPr>
              <w:t>Units</w:t>
            </w:r>
          </w:p>
        </w:tc>
      </w:tr>
      <w:tr w:rsidR="00244912" w14:paraId="39BFFEF3" w14:textId="77777777" w:rsidTr="00244912">
        <w:tc>
          <w:tcPr>
            <w:tcW w:w="1728" w:type="dxa"/>
          </w:tcPr>
          <w:p w14:paraId="15EEB81D" w14:textId="15A48480" w:rsidR="00244912" w:rsidRPr="00244912" w:rsidRDefault="00244912" w:rsidP="00244912">
            <w:pPr>
              <w:pStyle w:val="CDRGuidance"/>
              <w:rPr>
                <w:rFonts w:asciiTheme="majorHAnsi" w:hAnsiTheme="majorHAnsi"/>
                <w:i w:val="0"/>
              </w:rPr>
            </w:pPr>
            <w:r w:rsidRPr="00244912">
              <w:rPr>
                <w:rFonts w:asciiTheme="majorHAnsi" w:hAnsiTheme="majorHAnsi"/>
                <w:i w:val="0"/>
              </w:rPr>
              <w:t>t</w:t>
            </w:r>
          </w:p>
        </w:tc>
        <w:tc>
          <w:tcPr>
            <w:tcW w:w="4656" w:type="dxa"/>
          </w:tcPr>
          <w:p w14:paraId="0219FF24" w14:textId="637BDC45" w:rsidR="00244912" w:rsidRPr="00244912" w:rsidRDefault="00244912" w:rsidP="00244912">
            <w:pPr>
              <w:pStyle w:val="CDRGuidance"/>
              <w:rPr>
                <w:rFonts w:asciiTheme="majorHAnsi" w:hAnsiTheme="majorHAnsi"/>
                <w:i w:val="0"/>
              </w:rPr>
            </w:pPr>
            <w:r>
              <w:rPr>
                <w:rFonts w:asciiTheme="majorHAnsi" w:hAnsiTheme="majorHAnsi"/>
                <w:i w:val="0"/>
              </w:rPr>
              <w:t>time</w:t>
            </w:r>
          </w:p>
        </w:tc>
        <w:tc>
          <w:tcPr>
            <w:tcW w:w="3192" w:type="dxa"/>
          </w:tcPr>
          <w:p w14:paraId="3A5DC0F3" w14:textId="77777777" w:rsidR="00244912" w:rsidRDefault="00244912" w:rsidP="00244912">
            <w:pPr>
              <w:pStyle w:val="CDRBodyText"/>
              <w:ind w:firstLine="0"/>
              <w:jc w:val="center"/>
              <w:rPr>
                <w:rFonts w:asciiTheme="majorHAnsi" w:hAnsiTheme="majorHAnsi"/>
              </w:rPr>
            </w:pPr>
          </w:p>
        </w:tc>
      </w:tr>
      <w:tr w:rsidR="00244912" w14:paraId="7A5F526B" w14:textId="77777777" w:rsidTr="00244912">
        <w:tc>
          <w:tcPr>
            <w:tcW w:w="1728" w:type="dxa"/>
          </w:tcPr>
          <w:p w14:paraId="447803B2" w14:textId="2FE4059F" w:rsidR="00244912" w:rsidRPr="00244912" w:rsidRDefault="00244912" w:rsidP="00244912">
            <w:pPr>
              <w:pStyle w:val="CDRGuidance"/>
              <w:rPr>
                <w:rFonts w:asciiTheme="majorHAnsi" w:hAnsiTheme="majorHAnsi"/>
                <w:i w:val="0"/>
              </w:rPr>
            </w:pPr>
            <w:r w:rsidRPr="00244912">
              <w:rPr>
                <w:rFonts w:asciiTheme="majorHAnsi" w:hAnsiTheme="majorHAnsi"/>
                <w:i w:val="0"/>
              </w:rPr>
              <w:sym w:font="Symbol" w:char="F06C"/>
            </w:r>
            <w:r w:rsidRPr="00244912">
              <w:rPr>
                <w:rFonts w:asciiTheme="majorHAnsi" w:hAnsiTheme="majorHAnsi"/>
                <w:i w:val="0"/>
              </w:rPr>
              <w:t xml:space="preserve">  </w:t>
            </w:r>
          </w:p>
        </w:tc>
        <w:tc>
          <w:tcPr>
            <w:tcW w:w="4656" w:type="dxa"/>
          </w:tcPr>
          <w:p w14:paraId="4B329A95" w14:textId="6E50AB9F" w:rsidR="00244912" w:rsidRPr="00244912" w:rsidRDefault="0068399D" w:rsidP="00244912">
            <w:pPr>
              <w:pStyle w:val="CDRGuidance"/>
              <w:rPr>
                <w:rFonts w:asciiTheme="majorHAnsi" w:hAnsiTheme="majorHAnsi"/>
                <w:i w:val="0"/>
              </w:rPr>
            </w:pPr>
            <w:r>
              <w:rPr>
                <w:rFonts w:asciiTheme="majorHAnsi" w:hAnsiTheme="majorHAnsi"/>
                <w:i w:val="0"/>
              </w:rPr>
              <w:t>w</w:t>
            </w:r>
            <w:r w:rsidR="00244912" w:rsidRPr="00244912">
              <w:rPr>
                <w:rFonts w:asciiTheme="majorHAnsi" w:hAnsiTheme="majorHAnsi"/>
                <w:i w:val="0"/>
              </w:rPr>
              <w:t>avelength</w:t>
            </w:r>
          </w:p>
        </w:tc>
        <w:tc>
          <w:tcPr>
            <w:tcW w:w="3192" w:type="dxa"/>
          </w:tcPr>
          <w:p w14:paraId="6F611494" w14:textId="27D4F2AB" w:rsidR="00244912" w:rsidRDefault="0068399D" w:rsidP="00244912">
            <w:pPr>
              <w:pStyle w:val="CDRBodyText"/>
              <w:ind w:firstLine="0"/>
              <w:jc w:val="center"/>
              <w:rPr>
                <w:rFonts w:asciiTheme="majorHAnsi" w:hAnsiTheme="majorHAnsi"/>
              </w:rPr>
            </w:pPr>
            <w:r>
              <w:rPr>
                <w:rFonts w:asciiTheme="majorHAnsi" w:hAnsiTheme="majorHAnsi"/>
              </w:rPr>
              <w:t>nm</w:t>
            </w:r>
          </w:p>
        </w:tc>
      </w:tr>
      <w:tr w:rsidR="00244912" w14:paraId="58118E25" w14:textId="77777777" w:rsidTr="00244912">
        <w:tc>
          <w:tcPr>
            <w:tcW w:w="1728" w:type="dxa"/>
          </w:tcPr>
          <w:p w14:paraId="69A250C9" w14:textId="7B82A4CA" w:rsidR="00244912" w:rsidRDefault="00244912" w:rsidP="00244912">
            <w:pPr>
              <w:pStyle w:val="CDRBodyText"/>
              <w:ind w:firstLine="0"/>
              <w:rPr>
                <w:rFonts w:asciiTheme="majorHAnsi" w:hAnsiTheme="majorHAnsi"/>
              </w:rPr>
            </w:pPr>
            <w:r w:rsidRPr="00CC3AB6">
              <w:rPr>
                <w:rFonts w:asciiTheme="majorHAnsi" w:hAnsiTheme="majorHAnsi"/>
              </w:rPr>
              <w:t>T(t)</w:t>
            </w:r>
          </w:p>
        </w:tc>
        <w:tc>
          <w:tcPr>
            <w:tcW w:w="4656" w:type="dxa"/>
          </w:tcPr>
          <w:p w14:paraId="13021633" w14:textId="3399E41E" w:rsidR="00244912" w:rsidRDefault="0068399D" w:rsidP="00244912">
            <w:pPr>
              <w:pStyle w:val="CDRBodyText"/>
              <w:ind w:firstLine="0"/>
              <w:rPr>
                <w:rFonts w:asciiTheme="majorHAnsi" w:hAnsiTheme="majorHAnsi"/>
              </w:rPr>
            </w:pPr>
            <w:r>
              <w:rPr>
                <w:rFonts w:asciiTheme="majorHAnsi" w:hAnsiTheme="majorHAnsi"/>
              </w:rPr>
              <w:t>t</w:t>
            </w:r>
            <w:r w:rsidR="00244912" w:rsidRPr="00CC3AB6">
              <w:rPr>
                <w:rFonts w:asciiTheme="majorHAnsi" w:hAnsiTheme="majorHAnsi"/>
              </w:rPr>
              <w:t>otal solar irradiance at time t</w:t>
            </w:r>
          </w:p>
        </w:tc>
        <w:tc>
          <w:tcPr>
            <w:tcW w:w="3192" w:type="dxa"/>
          </w:tcPr>
          <w:p w14:paraId="521A5A93" w14:textId="43558EEA" w:rsidR="00244912" w:rsidRDefault="00244912" w:rsidP="00244912">
            <w:pPr>
              <w:pStyle w:val="CDRBodyText"/>
              <w:ind w:firstLine="0"/>
              <w:jc w:val="center"/>
              <w:rPr>
                <w:rFonts w:asciiTheme="majorHAnsi" w:hAnsiTheme="majorHAnsi"/>
              </w:rPr>
            </w:pPr>
            <w:r>
              <w:rPr>
                <w:rFonts w:asciiTheme="majorHAnsi" w:hAnsiTheme="majorHAnsi"/>
              </w:rPr>
              <w:t>W m</w:t>
            </w:r>
            <w:r w:rsidRPr="00244912">
              <w:rPr>
                <w:rFonts w:asciiTheme="majorHAnsi" w:hAnsiTheme="majorHAnsi"/>
                <w:vertAlign w:val="superscript"/>
              </w:rPr>
              <w:t>-2</w:t>
            </w:r>
          </w:p>
        </w:tc>
      </w:tr>
      <w:tr w:rsidR="00244912" w14:paraId="2CF2413A" w14:textId="77777777" w:rsidTr="00244912">
        <w:tc>
          <w:tcPr>
            <w:tcW w:w="1728" w:type="dxa"/>
          </w:tcPr>
          <w:p w14:paraId="34870BFE" w14:textId="4CD1B701" w:rsidR="00244912" w:rsidRDefault="00244912" w:rsidP="00244912">
            <w:pPr>
              <w:pStyle w:val="CDRBodyText"/>
              <w:ind w:firstLine="0"/>
              <w:rPr>
                <w:rFonts w:asciiTheme="majorHAnsi" w:hAnsiTheme="majorHAnsi"/>
              </w:rPr>
            </w:pPr>
            <w:r>
              <w:rPr>
                <w:rFonts w:asciiTheme="majorHAnsi" w:hAnsiTheme="majorHAnsi"/>
              </w:rPr>
              <w:t>T</w:t>
            </w:r>
            <w:r w:rsidRPr="00244912">
              <w:rPr>
                <w:rFonts w:asciiTheme="majorHAnsi" w:hAnsiTheme="majorHAnsi"/>
                <w:vertAlign w:val="subscript"/>
              </w:rPr>
              <w:t>Q</w:t>
            </w:r>
          </w:p>
        </w:tc>
        <w:tc>
          <w:tcPr>
            <w:tcW w:w="4656" w:type="dxa"/>
          </w:tcPr>
          <w:p w14:paraId="3BE3CDFD" w14:textId="17D1CBE9" w:rsidR="00244912" w:rsidRDefault="0068399D" w:rsidP="00244912">
            <w:pPr>
              <w:pStyle w:val="CDRBodyText"/>
              <w:ind w:firstLine="0"/>
              <w:rPr>
                <w:rFonts w:asciiTheme="majorHAnsi" w:hAnsiTheme="majorHAnsi"/>
              </w:rPr>
            </w:pPr>
            <w:r>
              <w:rPr>
                <w:rFonts w:asciiTheme="majorHAnsi" w:hAnsiTheme="majorHAnsi"/>
              </w:rPr>
              <w:t>t</w:t>
            </w:r>
            <w:r w:rsidR="00244912" w:rsidRPr="00CC3AB6">
              <w:rPr>
                <w:rFonts w:asciiTheme="majorHAnsi" w:hAnsiTheme="majorHAnsi"/>
              </w:rPr>
              <w:t xml:space="preserve">otal solar irradiance </w:t>
            </w:r>
            <w:r w:rsidR="00CC5FA7">
              <w:rPr>
                <w:rFonts w:asciiTheme="majorHAnsi" w:hAnsiTheme="majorHAnsi"/>
              </w:rPr>
              <w:t xml:space="preserve">(TSI) </w:t>
            </w:r>
            <w:r w:rsidR="00244912" w:rsidRPr="00CC3AB6">
              <w:rPr>
                <w:rFonts w:asciiTheme="majorHAnsi" w:hAnsiTheme="majorHAnsi"/>
              </w:rPr>
              <w:t>of the quiet (inactive) Sun</w:t>
            </w:r>
            <w:r w:rsidR="00244912">
              <w:rPr>
                <w:rFonts w:asciiTheme="majorHAnsi" w:hAnsiTheme="majorHAnsi"/>
              </w:rPr>
              <w:t xml:space="preserve">; </w:t>
            </w:r>
            <w:r w:rsidR="00244912" w:rsidRPr="00CC3AB6">
              <w:rPr>
                <w:rFonts w:asciiTheme="majorHAnsi" w:hAnsiTheme="majorHAnsi"/>
              </w:rPr>
              <w:t>invariant with time</w:t>
            </w:r>
          </w:p>
        </w:tc>
        <w:tc>
          <w:tcPr>
            <w:tcW w:w="3192" w:type="dxa"/>
          </w:tcPr>
          <w:p w14:paraId="2D623E06" w14:textId="44588A5D" w:rsidR="00244912" w:rsidRDefault="00244912" w:rsidP="00244912">
            <w:pPr>
              <w:pStyle w:val="CDRBodyText"/>
              <w:ind w:firstLine="0"/>
              <w:jc w:val="center"/>
              <w:rPr>
                <w:rFonts w:asciiTheme="majorHAnsi" w:hAnsiTheme="majorHAnsi"/>
              </w:rPr>
            </w:pPr>
            <w:r>
              <w:rPr>
                <w:rFonts w:asciiTheme="majorHAnsi" w:hAnsiTheme="majorHAnsi"/>
              </w:rPr>
              <w:t>W m</w:t>
            </w:r>
            <w:r w:rsidRPr="00244912">
              <w:rPr>
                <w:rFonts w:asciiTheme="majorHAnsi" w:hAnsiTheme="majorHAnsi"/>
                <w:vertAlign w:val="superscript"/>
              </w:rPr>
              <w:t>-2</w:t>
            </w:r>
          </w:p>
        </w:tc>
      </w:tr>
      <w:tr w:rsidR="00244912" w14:paraId="5F35A42A" w14:textId="77777777" w:rsidTr="00244912">
        <w:tc>
          <w:tcPr>
            <w:tcW w:w="1728" w:type="dxa"/>
          </w:tcPr>
          <w:p w14:paraId="64BD07C3" w14:textId="62459E74" w:rsidR="00244912" w:rsidRPr="00FE0672" w:rsidRDefault="00244912" w:rsidP="00244912">
            <w:pPr>
              <w:pStyle w:val="CDRBodyText"/>
              <w:ind w:firstLine="0"/>
              <w:rPr>
                <w:rFonts w:asciiTheme="majorHAnsi" w:hAnsiTheme="majorHAnsi"/>
              </w:rPr>
            </w:pPr>
            <w:r w:rsidRPr="00FE0672">
              <w:rPr>
                <w:rFonts w:asciiTheme="majorHAnsi" w:hAnsiTheme="majorHAnsi"/>
              </w:rPr>
              <w:t>I(</w:t>
            </w:r>
            <w:r w:rsidRPr="00FE0672">
              <w:rPr>
                <w:rFonts w:asciiTheme="majorHAnsi" w:hAnsiTheme="majorHAnsi"/>
              </w:rPr>
              <w:sym w:font="Symbol" w:char="F06C"/>
            </w:r>
            <w:r w:rsidRPr="00FE0672">
              <w:rPr>
                <w:rFonts w:asciiTheme="majorHAnsi" w:hAnsiTheme="majorHAnsi"/>
              </w:rPr>
              <w:t>,t)</w:t>
            </w:r>
          </w:p>
        </w:tc>
        <w:tc>
          <w:tcPr>
            <w:tcW w:w="4656" w:type="dxa"/>
          </w:tcPr>
          <w:p w14:paraId="42DFBECC" w14:textId="66886835" w:rsidR="00244912" w:rsidRPr="00FE0672" w:rsidRDefault="0068399D" w:rsidP="00244912">
            <w:pPr>
              <w:pStyle w:val="CDRGuidance"/>
              <w:rPr>
                <w:rFonts w:asciiTheme="majorHAnsi" w:hAnsiTheme="majorHAnsi"/>
                <w:i w:val="0"/>
              </w:rPr>
            </w:pPr>
            <w:r>
              <w:rPr>
                <w:rFonts w:asciiTheme="majorHAnsi" w:hAnsiTheme="majorHAnsi"/>
                <w:i w:val="0"/>
              </w:rPr>
              <w:t>s</w:t>
            </w:r>
            <w:r w:rsidR="00244912" w:rsidRPr="00FE0672">
              <w:rPr>
                <w:rFonts w:asciiTheme="majorHAnsi" w:hAnsiTheme="majorHAnsi"/>
                <w:i w:val="0"/>
              </w:rPr>
              <w:t xml:space="preserve">olar spectral irradiance </w:t>
            </w:r>
            <w:r w:rsidR="00CC5FA7">
              <w:rPr>
                <w:rFonts w:asciiTheme="majorHAnsi" w:hAnsiTheme="majorHAnsi"/>
                <w:i w:val="0"/>
              </w:rPr>
              <w:t xml:space="preserve">(SSI) </w:t>
            </w:r>
            <w:r w:rsidR="00244912" w:rsidRPr="00FE0672">
              <w:rPr>
                <w:rFonts w:asciiTheme="majorHAnsi" w:hAnsiTheme="majorHAnsi"/>
                <w:i w:val="0"/>
              </w:rPr>
              <w:t xml:space="preserve">at wavelength </w:t>
            </w:r>
            <w:r w:rsidR="00244912" w:rsidRPr="00FE0672">
              <w:rPr>
                <w:rFonts w:asciiTheme="majorHAnsi" w:hAnsiTheme="majorHAnsi"/>
                <w:i w:val="0"/>
              </w:rPr>
              <w:sym w:font="Symbol" w:char="F06C"/>
            </w:r>
            <w:r w:rsidR="00244912" w:rsidRPr="00FE0672">
              <w:rPr>
                <w:rFonts w:asciiTheme="majorHAnsi" w:hAnsiTheme="majorHAnsi"/>
                <w:i w:val="0"/>
              </w:rPr>
              <w:t xml:space="preserve"> and time t</w:t>
            </w:r>
          </w:p>
        </w:tc>
        <w:tc>
          <w:tcPr>
            <w:tcW w:w="3192" w:type="dxa"/>
          </w:tcPr>
          <w:p w14:paraId="1CA774B9" w14:textId="15AF1C64" w:rsidR="00244912" w:rsidRPr="008536AE" w:rsidRDefault="008536AE" w:rsidP="00D9572E">
            <w:pPr>
              <w:pStyle w:val="CDRBodyText"/>
              <w:ind w:firstLine="0"/>
              <w:jc w:val="center"/>
              <w:rPr>
                <w:rFonts w:asciiTheme="majorHAnsi" w:hAnsiTheme="majorHAnsi"/>
              </w:rPr>
            </w:pPr>
            <w:r>
              <w:rPr>
                <w:rFonts w:asciiTheme="majorHAnsi" w:hAnsiTheme="majorHAnsi"/>
              </w:rPr>
              <w:t>W m</w:t>
            </w:r>
            <w:r w:rsidRPr="00244912">
              <w:rPr>
                <w:rFonts w:asciiTheme="majorHAnsi" w:hAnsiTheme="majorHAnsi"/>
                <w:vertAlign w:val="superscript"/>
              </w:rPr>
              <w:t>-2</w:t>
            </w:r>
            <w:r>
              <w:rPr>
                <w:rFonts w:asciiTheme="majorHAnsi" w:hAnsiTheme="majorHAnsi"/>
              </w:rPr>
              <w:t xml:space="preserve"> </w:t>
            </w:r>
            <w:r w:rsidR="00D9572E">
              <w:rPr>
                <w:rFonts w:asciiTheme="majorHAnsi" w:hAnsiTheme="majorHAnsi"/>
              </w:rPr>
              <w:t>per wavelength bin</w:t>
            </w:r>
          </w:p>
        </w:tc>
      </w:tr>
      <w:tr w:rsidR="00244912" w14:paraId="79009281" w14:textId="77777777" w:rsidTr="00244912">
        <w:tc>
          <w:tcPr>
            <w:tcW w:w="1728" w:type="dxa"/>
          </w:tcPr>
          <w:p w14:paraId="27E7B9A0" w14:textId="7516F633" w:rsidR="00244912" w:rsidRPr="00FE0672" w:rsidRDefault="00244912" w:rsidP="00244912">
            <w:pPr>
              <w:pStyle w:val="CDRGuidance"/>
              <w:rPr>
                <w:rFonts w:asciiTheme="majorHAnsi" w:hAnsiTheme="majorHAnsi"/>
                <w:i w:val="0"/>
              </w:rPr>
            </w:pPr>
            <w:r w:rsidRPr="00FE0672">
              <w:rPr>
                <w:rFonts w:asciiTheme="majorHAnsi" w:hAnsiTheme="majorHAnsi"/>
                <w:i w:val="0"/>
              </w:rPr>
              <w:t>I</w:t>
            </w:r>
            <w:r w:rsidRPr="00FE0672">
              <w:rPr>
                <w:rFonts w:asciiTheme="majorHAnsi" w:hAnsiTheme="majorHAnsi"/>
                <w:i w:val="0"/>
                <w:vertAlign w:val="subscript"/>
              </w:rPr>
              <w:t>Q</w:t>
            </w:r>
            <w:r w:rsidRPr="00FE0672">
              <w:rPr>
                <w:rFonts w:asciiTheme="majorHAnsi" w:hAnsiTheme="majorHAnsi"/>
                <w:i w:val="0"/>
              </w:rPr>
              <w:t>(</w:t>
            </w:r>
            <w:r w:rsidRPr="00FE0672">
              <w:rPr>
                <w:rFonts w:asciiTheme="majorHAnsi" w:hAnsiTheme="majorHAnsi"/>
                <w:i w:val="0"/>
              </w:rPr>
              <w:sym w:font="Symbol" w:char="F06C"/>
            </w:r>
            <w:r w:rsidRPr="00FE0672">
              <w:rPr>
                <w:rFonts w:asciiTheme="majorHAnsi" w:hAnsiTheme="majorHAnsi"/>
                <w:i w:val="0"/>
              </w:rPr>
              <w:t xml:space="preserve">) </w:t>
            </w:r>
          </w:p>
        </w:tc>
        <w:tc>
          <w:tcPr>
            <w:tcW w:w="4656" w:type="dxa"/>
          </w:tcPr>
          <w:p w14:paraId="7FC8E4D8" w14:textId="1E98397D" w:rsidR="00244912" w:rsidRPr="00FE0672" w:rsidRDefault="0068399D" w:rsidP="00244912">
            <w:pPr>
              <w:pStyle w:val="CDRGuidance"/>
              <w:rPr>
                <w:rFonts w:asciiTheme="majorHAnsi" w:hAnsiTheme="majorHAnsi"/>
                <w:i w:val="0"/>
              </w:rPr>
            </w:pPr>
            <w:r>
              <w:rPr>
                <w:rFonts w:asciiTheme="majorHAnsi" w:hAnsiTheme="majorHAnsi"/>
                <w:i w:val="0"/>
              </w:rPr>
              <w:t>s</w:t>
            </w:r>
            <w:r w:rsidR="00244912" w:rsidRPr="00FE0672">
              <w:rPr>
                <w:rFonts w:asciiTheme="majorHAnsi" w:hAnsiTheme="majorHAnsi"/>
                <w:i w:val="0"/>
              </w:rPr>
              <w:t xml:space="preserve">olar spectral irradiance of the quiet (inactive) Sun at wavelength </w:t>
            </w:r>
            <w:r w:rsidR="00244912" w:rsidRPr="00FE0672">
              <w:rPr>
                <w:rFonts w:asciiTheme="majorHAnsi" w:hAnsiTheme="majorHAnsi"/>
                <w:i w:val="0"/>
              </w:rPr>
              <w:sym w:font="Symbol" w:char="F06C"/>
            </w:r>
            <w:r w:rsidR="00244912" w:rsidRPr="00FE0672">
              <w:rPr>
                <w:rFonts w:asciiTheme="majorHAnsi" w:hAnsiTheme="majorHAnsi"/>
                <w:i w:val="0"/>
              </w:rPr>
              <w:t xml:space="preserve"> </w:t>
            </w:r>
          </w:p>
        </w:tc>
        <w:tc>
          <w:tcPr>
            <w:tcW w:w="3192" w:type="dxa"/>
          </w:tcPr>
          <w:p w14:paraId="59003BBC" w14:textId="2CA78E1A" w:rsidR="00244912" w:rsidRPr="00D9572E" w:rsidRDefault="008536AE" w:rsidP="00D9572E">
            <w:pPr>
              <w:pStyle w:val="CDRBodyText"/>
              <w:ind w:firstLine="0"/>
              <w:jc w:val="center"/>
              <w:rPr>
                <w:rFonts w:asciiTheme="majorHAnsi" w:hAnsiTheme="majorHAnsi"/>
              </w:rPr>
            </w:pPr>
            <w:r>
              <w:rPr>
                <w:rFonts w:asciiTheme="majorHAnsi" w:hAnsiTheme="majorHAnsi"/>
              </w:rPr>
              <w:t>W m</w:t>
            </w:r>
            <w:r w:rsidRPr="00244912">
              <w:rPr>
                <w:rFonts w:asciiTheme="majorHAnsi" w:hAnsiTheme="majorHAnsi"/>
                <w:vertAlign w:val="superscript"/>
              </w:rPr>
              <w:t>-2</w:t>
            </w:r>
            <w:r>
              <w:rPr>
                <w:rFonts w:asciiTheme="majorHAnsi" w:hAnsiTheme="majorHAnsi"/>
              </w:rPr>
              <w:t xml:space="preserve"> </w:t>
            </w:r>
            <w:r w:rsidR="00D9572E">
              <w:rPr>
                <w:rFonts w:asciiTheme="majorHAnsi" w:hAnsiTheme="majorHAnsi"/>
              </w:rPr>
              <w:t>per wavelength bin</w:t>
            </w:r>
          </w:p>
        </w:tc>
      </w:tr>
      <w:tr w:rsidR="002044DB" w14:paraId="77E0BD22" w14:textId="77777777" w:rsidTr="00244912">
        <w:tc>
          <w:tcPr>
            <w:tcW w:w="1728" w:type="dxa"/>
          </w:tcPr>
          <w:p w14:paraId="6A42A3AF" w14:textId="68D94AFC" w:rsidR="002044DB" w:rsidRPr="00FE0672" w:rsidRDefault="002044DB" w:rsidP="002044DB">
            <w:pPr>
              <w:pStyle w:val="CDRBodyText"/>
              <w:ind w:firstLine="0"/>
              <w:rPr>
                <w:rFonts w:asciiTheme="majorHAnsi" w:hAnsiTheme="majorHAnsi"/>
              </w:rPr>
            </w:pPr>
            <w:r w:rsidRPr="00FE0672">
              <w:rPr>
                <w:rFonts w:asciiTheme="majorHAnsi" w:hAnsiTheme="majorHAnsi"/>
              </w:rPr>
              <w:t>F(t)</w:t>
            </w:r>
          </w:p>
        </w:tc>
        <w:tc>
          <w:tcPr>
            <w:tcW w:w="4656" w:type="dxa"/>
          </w:tcPr>
          <w:p w14:paraId="198E7174" w14:textId="11D786FD" w:rsidR="002044DB" w:rsidRPr="00FE0672" w:rsidRDefault="0068399D" w:rsidP="002044DB">
            <w:pPr>
              <w:pStyle w:val="CDRGuidance"/>
              <w:rPr>
                <w:rFonts w:asciiTheme="majorHAnsi" w:hAnsiTheme="majorHAnsi"/>
                <w:i w:val="0"/>
              </w:rPr>
            </w:pPr>
            <w:r>
              <w:rPr>
                <w:rFonts w:asciiTheme="majorHAnsi" w:hAnsiTheme="majorHAnsi"/>
                <w:i w:val="0"/>
              </w:rPr>
              <w:t>f</w:t>
            </w:r>
            <w:r w:rsidR="002044DB" w:rsidRPr="00FE0672">
              <w:rPr>
                <w:rFonts w:asciiTheme="majorHAnsi" w:hAnsiTheme="majorHAnsi"/>
                <w:i w:val="0"/>
              </w:rPr>
              <w:t>acular brightening index at time t</w:t>
            </w:r>
          </w:p>
        </w:tc>
        <w:tc>
          <w:tcPr>
            <w:tcW w:w="3192" w:type="dxa"/>
          </w:tcPr>
          <w:p w14:paraId="08A332CE" w14:textId="11235037" w:rsidR="002044DB" w:rsidRDefault="0068399D" w:rsidP="002044DB">
            <w:pPr>
              <w:pStyle w:val="CDRBodyText"/>
              <w:ind w:firstLine="0"/>
              <w:jc w:val="center"/>
              <w:rPr>
                <w:rFonts w:asciiTheme="majorHAnsi" w:hAnsiTheme="majorHAnsi"/>
              </w:rPr>
            </w:pPr>
            <w:r>
              <w:rPr>
                <w:rFonts w:asciiTheme="majorHAnsi" w:hAnsiTheme="majorHAnsi"/>
              </w:rPr>
              <w:t>units of the GOME Mg index</w:t>
            </w:r>
          </w:p>
        </w:tc>
      </w:tr>
      <w:tr w:rsidR="002044DB" w14:paraId="198BA1B4" w14:textId="77777777" w:rsidTr="00244912">
        <w:tc>
          <w:tcPr>
            <w:tcW w:w="1728" w:type="dxa"/>
          </w:tcPr>
          <w:p w14:paraId="26015EB1" w14:textId="0D386C1E" w:rsidR="002044DB" w:rsidRDefault="002044DB" w:rsidP="002044DB">
            <w:pPr>
              <w:pStyle w:val="CDRBodyText"/>
              <w:ind w:firstLine="0"/>
              <w:rPr>
                <w:rFonts w:asciiTheme="majorHAnsi" w:hAnsiTheme="majorHAnsi"/>
              </w:rPr>
            </w:pPr>
            <w:r>
              <w:rPr>
                <w:rFonts w:asciiTheme="majorHAnsi" w:hAnsiTheme="majorHAnsi"/>
              </w:rPr>
              <w:lastRenderedPageBreak/>
              <w:t>S(t)</w:t>
            </w:r>
          </w:p>
        </w:tc>
        <w:tc>
          <w:tcPr>
            <w:tcW w:w="4656" w:type="dxa"/>
          </w:tcPr>
          <w:p w14:paraId="1D9A81A6" w14:textId="4CB17D14" w:rsidR="002044DB" w:rsidRPr="00FE0672" w:rsidRDefault="000E4BEB" w:rsidP="002044DB">
            <w:pPr>
              <w:pStyle w:val="CDRGuidance"/>
              <w:rPr>
                <w:rFonts w:asciiTheme="majorHAnsi" w:hAnsiTheme="majorHAnsi"/>
                <w:i w:val="0"/>
              </w:rPr>
            </w:pPr>
            <w:r>
              <w:rPr>
                <w:rFonts w:asciiTheme="majorHAnsi" w:hAnsiTheme="majorHAnsi"/>
                <w:i w:val="0"/>
              </w:rPr>
              <w:t>s</w:t>
            </w:r>
            <w:r w:rsidR="002044DB" w:rsidRPr="00FE0672">
              <w:rPr>
                <w:rFonts w:asciiTheme="majorHAnsi" w:hAnsiTheme="majorHAnsi"/>
                <w:i w:val="0"/>
              </w:rPr>
              <w:t>unspot darkening index at time t</w:t>
            </w:r>
          </w:p>
        </w:tc>
        <w:tc>
          <w:tcPr>
            <w:tcW w:w="3192" w:type="dxa"/>
          </w:tcPr>
          <w:p w14:paraId="4B6C6C82" w14:textId="3C2B3063" w:rsidR="002044DB" w:rsidRDefault="000E4BEB" w:rsidP="002044DB">
            <w:pPr>
              <w:pStyle w:val="CDRBodyText"/>
              <w:ind w:firstLine="0"/>
              <w:jc w:val="center"/>
              <w:rPr>
                <w:rFonts w:asciiTheme="majorHAnsi" w:hAnsiTheme="majorHAnsi"/>
              </w:rPr>
            </w:pPr>
            <w:r>
              <w:rPr>
                <w:rFonts w:asciiTheme="majorHAnsi" w:hAnsiTheme="majorHAnsi"/>
              </w:rPr>
              <w:t>millionths of solar hemisphere</w:t>
            </w:r>
          </w:p>
        </w:tc>
      </w:tr>
      <w:tr w:rsidR="002044DB" w14:paraId="24BE587F" w14:textId="77777777" w:rsidTr="00244912">
        <w:tc>
          <w:tcPr>
            <w:tcW w:w="1728" w:type="dxa"/>
          </w:tcPr>
          <w:p w14:paraId="1CC72E24" w14:textId="763E16B0" w:rsidR="002044DB" w:rsidRDefault="002044DB" w:rsidP="002044DB">
            <w:pPr>
              <w:pStyle w:val="CDRBodyText"/>
              <w:ind w:firstLine="0"/>
              <w:rPr>
                <w:rFonts w:asciiTheme="majorHAnsi" w:hAnsiTheme="majorHAnsi"/>
              </w:rPr>
            </w:pPr>
            <w:r>
              <w:rPr>
                <w:rFonts w:asciiTheme="majorHAnsi" w:hAnsiTheme="majorHAnsi"/>
              </w:rPr>
              <w:t>F</w:t>
            </w:r>
            <w:r w:rsidRPr="00244912">
              <w:rPr>
                <w:rFonts w:asciiTheme="majorHAnsi" w:hAnsiTheme="majorHAnsi"/>
                <w:vertAlign w:val="subscript"/>
              </w:rPr>
              <w:t>Q</w:t>
            </w:r>
          </w:p>
        </w:tc>
        <w:tc>
          <w:tcPr>
            <w:tcW w:w="4656" w:type="dxa"/>
          </w:tcPr>
          <w:p w14:paraId="2041D3F3" w14:textId="7AA9E69D" w:rsidR="002044DB" w:rsidRPr="00FE0672" w:rsidRDefault="000E4BEB" w:rsidP="002044DB">
            <w:pPr>
              <w:pStyle w:val="CDRBodyText"/>
              <w:ind w:firstLine="0"/>
              <w:rPr>
                <w:rFonts w:asciiTheme="majorHAnsi" w:hAnsiTheme="majorHAnsi"/>
              </w:rPr>
            </w:pPr>
            <w:r>
              <w:rPr>
                <w:rFonts w:asciiTheme="majorHAnsi" w:hAnsiTheme="majorHAnsi"/>
              </w:rPr>
              <w:t>f</w:t>
            </w:r>
            <w:r w:rsidR="002044DB" w:rsidRPr="00FE0672">
              <w:rPr>
                <w:rFonts w:asciiTheme="majorHAnsi" w:hAnsiTheme="majorHAnsi"/>
              </w:rPr>
              <w:t>acular brightening of the quiet (invariant) Sun, corresponding to I</w:t>
            </w:r>
            <w:r w:rsidR="002044DB" w:rsidRPr="00FE0672">
              <w:rPr>
                <w:rFonts w:asciiTheme="majorHAnsi" w:hAnsiTheme="majorHAnsi"/>
                <w:vertAlign w:val="subscript"/>
              </w:rPr>
              <w:t xml:space="preserve">Q </w:t>
            </w:r>
            <w:r w:rsidR="002044DB" w:rsidRPr="00FE0672">
              <w:rPr>
                <w:rFonts w:asciiTheme="majorHAnsi" w:hAnsiTheme="majorHAnsi"/>
              </w:rPr>
              <w:t>and S</w:t>
            </w:r>
            <w:r w:rsidR="002044DB" w:rsidRPr="00FE0672">
              <w:rPr>
                <w:rFonts w:asciiTheme="majorHAnsi" w:hAnsiTheme="majorHAnsi"/>
                <w:vertAlign w:val="subscript"/>
              </w:rPr>
              <w:t>Q</w:t>
            </w:r>
          </w:p>
        </w:tc>
        <w:tc>
          <w:tcPr>
            <w:tcW w:w="3192" w:type="dxa"/>
          </w:tcPr>
          <w:p w14:paraId="186CE5F3" w14:textId="66E04979" w:rsidR="002044DB" w:rsidRDefault="00CC5FA7" w:rsidP="002044DB">
            <w:pPr>
              <w:pStyle w:val="CDRBodyText"/>
              <w:ind w:firstLine="0"/>
              <w:jc w:val="center"/>
              <w:rPr>
                <w:rFonts w:asciiTheme="majorHAnsi" w:hAnsiTheme="majorHAnsi"/>
              </w:rPr>
            </w:pPr>
            <w:r>
              <w:rPr>
                <w:rFonts w:asciiTheme="majorHAnsi" w:hAnsiTheme="majorHAnsi"/>
              </w:rPr>
              <w:t>units of the GOME Mg index</w:t>
            </w:r>
          </w:p>
        </w:tc>
      </w:tr>
      <w:tr w:rsidR="00CC5FA7" w14:paraId="5FAF9F3B" w14:textId="77777777" w:rsidTr="00244912">
        <w:tc>
          <w:tcPr>
            <w:tcW w:w="1728" w:type="dxa"/>
          </w:tcPr>
          <w:p w14:paraId="3555C2F9" w14:textId="13032D29" w:rsidR="00CC5FA7" w:rsidRDefault="00CC5FA7" w:rsidP="00CC5FA7">
            <w:pPr>
              <w:pStyle w:val="CDRBodyText"/>
              <w:ind w:firstLine="0"/>
              <w:rPr>
                <w:rFonts w:asciiTheme="majorHAnsi" w:hAnsiTheme="majorHAnsi"/>
              </w:rPr>
            </w:pPr>
            <w:r>
              <w:rPr>
                <w:rFonts w:asciiTheme="majorHAnsi" w:hAnsiTheme="majorHAnsi"/>
              </w:rPr>
              <w:t>S</w:t>
            </w:r>
            <w:r w:rsidRPr="00244912">
              <w:rPr>
                <w:rFonts w:asciiTheme="majorHAnsi" w:hAnsiTheme="majorHAnsi"/>
                <w:vertAlign w:val="subscript"/>
              </w:rPr>
              <w:t>Q</w:t>
            </w:r>
          </w:p>
        </w:tc>
        <w:tc>
          <w:tcPr>
            <w:tcW w:w="4656" w:type="dxa"/>
          </w:tcPr>
          <w:p w14:paraId="3625A532" w14:textId="17480462" w:rsidR="00CC5FA7" w:rsidRPr="00FE0672" w:rsidRDefault="00CC5FA7" w:rsidP="00CC5FA7">
            <w:pPr>
              <w:pStyle w:val="CDRGuidance"/>
              <w:rPr>
                <w:rFonts w:asciiTheme="majorHAnsi" w:hAnsiTheme="majorHAnsi"/>
                <w:i w:val="0"/>
                <w:vertAlign w:val="subscript"/>
              </w:rPr>
            </w:pPr>
            <w:r w:rsidRPr="00FE0672">
              <w:rPr>
                <w:rFonts w:asciiTheme="majorHAnsi" w:hAnsiTheme="majorHAnsi"/>
                <w:i w:val="0"/>
              </w:rPr>
              <w:t>Sunspot darkening of the quiet (invariant) Sun, corresponding to I</w:t>
            </w:r>
            <w:r w:rsidRPr="00FE0672">
              <w:rPr>
                <w:rFonts w:asciiTheme="majorHAnsi" w:hAnsiTheme="majorHAnsi"/>
                <w:i w:val="0"/>
                <w:vertAlign w:val="subscript"/>
              </w:rPr>
              <w:t xml:space="preserve">Q </w:t>
            </w:r>
            <w:r w:rsidRPr="00FE0672">
              <w:rPr>
                <w:rFonts w:asciiTheme="majorHAnsi" w:hAnsiTheme="majorHAnsi"/>
                <w:i w:val="0"/>
              </w:rPr>
              <w:t>and F</w:t>
            </w:r>
            <w:r w:rsidRPr="00FE0672">
              <w:rPr>
                <w:rFonts w:asciiTheme="majorHAnsi" w:hAnsiTheme="majorHAnsi"/>
                <w:i w:val="0"/>
                <w:vertAlign w:val="subscript"/>
              </w:rPr>
              <w:t>Q</w:t>
            </w:r>
          </w:p>
        </w:tc>
        <w:tc>
          <w:tcPr>
            <w:tcW w:w="3192" w:type="dxa"/>
          </w:tcPr>
          <w:p w14:paraId="5D3F47BA" w14:textId="03351639" w:rsidR="00CC5FA7" w:rsidRDefault="00CC5FA7" w:rsidP="00CC5FA7">
            <w:pPr>
              <w:pStyle w:val="CDRBodyText"/>
              <w:ind w:firstLine="0"/>
              <w:rPr>
                <w:rFonts w:asciiTheme="majorHAnsi" w:hAnsiTheme="majorHAnsi"/>
              </w:rPr>
            </w:pPr>
            <w:r>
              <w:rPr>
                <w:rFonts w:asciiTheme="majorHAnsi" w:hAnsiTheme="majorHAnsi"/>
              </w:rPr>
              <w:t>millionths of solar hemisphere</w:t>
            </w:r>
          </w:p>
        </w:tc>
      </w:tr>
      <w:tr w:rsidR="00CC5FA7" w14:paraId="538EE165" w14:textId="77777777" w:rsidTr="00244912">
        <w:tc>
          <w:tcPr>
            <w:tcW w:w="1728" w:type="dxa"/>
          </w:tcPr>
          <w:p w14:paraId="2DBCA0C2" w14:textId="6A639628" w:rsidR="00CC5FA7" w:rsidRDefault="00CC5FA7" w:rsidP="00CC5FA7">
            <w:pPr>
              <w:pStyle w:val="CDRBodyText"/>
              <w:ind w:firstLine="0"/>
              <w:rPr>
                <w:rFonts w:asciiTheme="majorHAnsi" w:hAnsiTheme="majorHAnsi"/>
              </w:rPr>
            </w:pPr>
            <w:r>
              <w:rPr>
                <w:rFonts w:asciiTheme="majorHAnsi" w:hAnsiTheme="majorHAnsi"/>
              </w:rPr>
              <w:t>A</w:t>
            </w:r>
            <w:r w:rsidRPr="00091987">
              <w:rPr>
                <w:rFonts w:asciiTheme="majorHAnsi" w:hAnsiTheme="majorHAnsi"/>
                <w:vertAlign w:val="subscript"/>
              </w:rPr>
              <w:t>S</w:t>
            </w:r>
          </w:p>
        </w:tc>
        <w:tc>
          <w:tcPr>
            <w:tcW w:w="4656" w:type="dxa"/>
          </w:tcPr>
          <w:p w14:paraId="38700DBD" w14:textId="66A08ABF" w:rsidR="00CC5FA7" w:rsidRDefault="00CC5FA7" w:rsidP="00CC5FA7">
            <w:pPr>
              <w:pStyle w:val="CDRBodyText"/>
              <w:ind w:firstLine="0"/>
              <w:rPr>
                <w:rFonts w:asciiTheme="majorHAnsi" w:hAnsiTheme="majorHAnsi"/>
              </w:rPr>
            </w:pPr>
            <w:r>
              <w:rPr>
                <w:rFonts w:asciiTheme="majorHAnsi" w:hAnsiTheme="majorHAnsi"/>
              </w:rPr>
              <w:t>sunspot area</w:t>
            </w:r>
          </w:p>
        </w:tc>
        <w:tc>
          <w:tcPr>
            <w:tcW w:w="3192" w:type="dxa"/>
          </w:tcPr>
          <w:p w14:paraId="3DCBEEA4" w14:textId="40DCDE32" w:rsidR="00CC5FA7" w:rsidRDefault="00CC5FA7" w:rsidP="00CC5FA7">
            <w:pPr>
              <w:pStyle w:val="CDRBodyText"/>
              <w:ind w:firstLine="0"/>
              <w:jc w:val="center"/>
              <w:rPr>
                <w:rFonts w:asciiTheme="majorHAnsi" w:hAnsiTheme="majorHAnsi"/>
              </w:rPr>
            </w:pPr>
            <w:r>
              <w:rPr>
                <w:rFonts w:asciiTheme="majorHAnsi" w:hAnsiTheme="majorHAnsi"/>
              </w:rPr>
              <w:t>millionths of solar hemisphere</w:t>
            </w:r>
          </w:p>
        </w:tc>
      </w:tr>
      <w:tr w:rsidR="00CC5FA7" w14:paraId="4A76590A" w14:textId="77777777" w:rsidTr="00244912">
        <w:tc>
          <w:tcPr>
            <w:tcW w:w="1728" w:type="dxa"/>
          </w:tcPr>
          <w:p w14:paraId="3FE57AA5" w14:textId="45163B4D" w:rsidR="00CC5FA7" w:rsidRDefault="00CC5FA7" w:rsidP="00CC5FA7">
            <w:pPr>
              <w:pStyle w:val="CDRBodyText"/>
              <w:ind w:firstLine="0"/>
              <w:rPr>
                <w:rFonts w:asciiTheme="majorHAnsi" w:hAnsiTheme="majorHAnsi"/>
              </w:rPr>
            </w:pPr>
            <w:r>
              <w:rPr>
                <w:rFonts w:asciiTheme="majorHAnsi" w:hAnsiTheme="majorHAnsi"/>
              </w:rPr>
              <w:sym w:font="Symbol" w:char="F06D"/>
            </w:r>
          </w:p>
        </w:tc>
        <w:tc>
          <w:tcPr>
            <w:tcW w:w="4656" w:type="dxa"/>
          </w:tcPr>
          <w:p w14:paraId="619EF4C4" w14:textId="3BEEA791" w:rsidR="00CC5FA7" w:rsidRDefault="00CC5FA7" w:rsidP="00CC5FA7">
            <w:pPr>
              <w:pStyle w:val="CDRBodyText"/>
              <w:ind w:firstLine="0"/>
              <w:rPr>
                <w:rFonts w:asciiTheme="majorHAnsi" w:hAnsiTheme="majorHAnsi"/>
              </w:rPr>
            </w:pPr>
            <w:r>
              <w:rPr>
                <w:rFonts w:asciiTheme="majorHAnsi" w:hAnsiTheme="majorHAnsi"/>
              </w:rPr>
              <w:t>sunspot location in radial heliocentric coordinates</w:t>
            </w:r>
          </w:p>
        </w:tc>
        <w:tc>
          <w:tcPr>
            <w:tcW w:w="3192" w:type="dxa"/>
          </w:tcPr>
          <w:p w14:paraId="2A20E177" w14:textId="77777777" w:rsidR="00CC5FA7" w:rsidRDefault="00CC5FA7" w:rsidP="00CC5FA7">
            <w:pPr>
              <w:pStyle w:val="CDRBodyText"/>
              <w:ind w:firstLine="0"/>
              <w:jc w:val="center"/>
              <w:rPr>
                <w:rFonts w:asciiTheme="majorHAnsi" w:hAnsiTheme="majorHAnsi"/>
              </w:rPr>
            </w:pPr>
          </w:p>
        </w:tc>
      </w:tr>
      <w:tr w:rsidR="00CC5FA7" w14:paraId="4D654F17" w14:textId="77777777" w:rsidTr="00244912">
        <w:tc>
          <w:tcPr>
            <w:tcW w:w="1728" w:type="dxa"/>
          </w:tcPr>
          <w:p w14:paraId="2B69B509" w14:textId="73E5521B" w:rsidR="00CC5FA7" w:rsidRDefault="00CC5FA7" w:rsidP="00CC5FA7">
            <w:pPr>
              <w:pStyle w:val="CDRBodyText"/>
              <w:ind w:firstLine="0"/>
              <w:rPr>
                <w:rFonts w:asciiTheme="majorHAnsi" w:hAnsiTheme="majorHAnsi"/>
              </w:rPr>
            </w:pPr>
            <w:r>
              <w:rPr>
                <w:rFonts w:asciiTheme="majorHAnsi" w:hAnsiTheme="majorHAnsi"/>
              </w:rPr>
              <w:t>Mg(t)</w:t>
            </w:r>
          </w:p>
        </w:tc>
        <w:tc>
          <w:tcPr>
            <w:tcW w:w="4656" w:type="dxa"/>
          </w:tcPr>
          <w:p w14:paraId="1152EFD7" w14:textId="1CC9F9E0" w:rsidR="00CC5FA7" w:rsidRDefault="00CC5FA7" w:rsidP="00CC5FA7">
            <w:pPr>
              <w:pStyle w:val="CDRBodyText"/>
              <w:ind w:firstLine="0"/>
              <w:rPr>
                <w:rFonts w:asciiTheme="majorHAnsi" w:hAnsiTheme="majorHAnsi"/>
              </w:rPr>
            </w:pPr>
            <w:r>
              <w:rPr>
                <w:rFonts w:asciiTheme="majorHAnsi" w:hAnsiTheme="majorHAnsi"/>
              </w:rPr>
              <w:t>The Mg II index at time t, determined as the ratio of core to wing emission in the Mg II Fraunhofer line</w:t>
            </w:r>
          </w:p>
        </w:tc>
        <w:tc>
          <w:tcPr>
            <w:tcW w:w="3192" w:type="dxa"/>
          </w:tcPr>
          <w:p w14:paraId="35C7CF37" w14:textId="36288890" w:rsidR="00CC5FA7" w:rsidRDefault="00CC5FA7" w:rsidP="00CC5FA7">
            <w:pPr>
              <w:pStyle w:val="CDRBodyText"/>
              <w:ind w:firstLine="0"/>
              <w:jc w:val="center"/>
              <w:rPr>
                <w:rFonts w:asciiTheme="majorHAnsi" w:hAnsiTheme="majorHAnsi"/>
              </w:rPr>
            </w:pPr>
            <w:r>
              <w:rPr>
                <w:rFonts w:asciiTheme="majorHAnsi" w:hAnsiTheme="majorHAnsi"/>
              </w:rPr>
              <w:t>units of the GOME Mg index</w:t>
            </w:r>
          </w:p>
        </w:tc>
      </w:tr>
    </w:tbl>
    <w:p w14:paraId="252F672C" w14:textId="0611501E" w:rsidR="005A3E8E" w:rsidRPr="00CC3AB6" w:rsidRDefault="005A3E8E" w:rsidP="00091987">
      <w:pPr>
        <w:pStyle w:val="CDRBodyText"/>
        <w:ind w:firstLine="0"/>
        <w:rPr>
          <w:rFonts w:asciiTheme="majorHAnsi" w:hAnsiTheme="majorHAnsi"/>
        </w:rPr>
      </w:pPr>
    </w:p>
    <w:p w14:paraId="3C2FD063" w14:textId="77777777" w:rsidR="004B6FC0" w:rsidRDefault="004B6FC0" w:rsidP="004B21D0">
      <w:pPr>
        <w:pStyle w:val="CDRHeading2"/>
      </w:pPr>
      <w:bookmarkStart w:id="5" w:name="_Toc269030673"/>
      <w:r>
        <w:t>Document Maintenance</w:t>
      </w:r>
      <w:bookmarkEnd w:id="5"/>
    </w:p>
    <w:p w14:paraId="4F48A841" w14:textId="40DA701A" w:rsidR="00932EA9" w:rsidRPr="00CC3AB6" w:rsidRDefault="00932EA9" w:rsidP="00932EA9">
      <w:pPr>
        <w:pStyle w:val="CDRBodyText"/>
        <w:ind w:firstLine="0"/>
        <w:rPr>
          <w:rFonts w:asciiTheme="majorHAnsi" w:hAnsiTheme="majorHAnsi"/>
        </w:rPr>
      </w:pPr>
      <w:r w:rsidRPr="00CC3AB6">
        <w:rPr>
          <w:rFonts w:asciiTheme="majorHAnsi" w:hAnsiTheme="majorHAnsi"/>
        </w:rPr>
        <w:t xml:space="preserve">The algorithm </w:t>
      </w:r>
      <w:r w:rsidR="00C02C1E" w:rsidRPr="00CC3AB6">
        <w:rPr>
          <w:rFonts w:asciiTheme="majorHAnsi" w:hAnsiTheme="majorHAnsi"/>
        </w:rPr>
        <w:t xml:space="preserve">that </w:t>
      </w:r>
      <w:r w:rsidRPr="00CC3AB6">
        <w:rPr>
          <w:rFonts w:asciiTheme="majorHAnsi" w:hAnsiTheme="majorHAnsi"/>
        </w:rPr>
        <w:t>calculate</w:t>
      </w:r>
      <w:r w:rsidR="00B91E60" w:rsidRPr="00CC3AB6">
        <w:rPr>
          <w:rFonts w:asciiTheme="majorHAnsi" w:hAnsiTheme="majorHAnsi"/>
        </w:rPr>
        <w:t>s</w:t>
      </w:r>
      <w:r w:rsidRPr="00CC3AB6">
        <w:rPr>
          <w:rFonts w:asciiTheme="majorHAnsi" w:hAnsiTheme="majorHAnsi"/>
        </w:rPr>
        <w:t xml:space="preserve"> the </w:t>
      </w:r>
      <w:r w:rsidR="006D2C26" w:rsidRPr="00CC3AB6">
        <w:rPr>
          <w:rFonts w:asciiTheme="majorHAnsi" w:hAnsiTheme="majorHAnsi"/>
        </w:rPr>
        <w:t>total solar irradiance (</w:t>
      </w:r>
      <w:r w:rsidRPr="00CC3AB6">
        <w:rPr>
          <w:rFonts w:asciiTheme="majorHAnsi" w:hAnsiTheme="majorHAnsi"/>
        </w:rPr>
        <w:t>TSI</w:t>
      </w:r>
      <w:r w:rsidR="006D2C26" w:rsidRPr="00CC3AB6">
        <w:rPr>
          <w:rFonts w:asciiTheme="majorHAnsi" w:hAnsiTheme="majorHAnsi"/>
        </w:rPr>
        <w:t>)</w:t>
      </w:r>
      <w:r w:rsidRPr="00CC3AB6">
        <w:rPr>
          <w:rFonts w:asciiTheme="majorHAnsi" w:hAnsiTheme="majorHAnsi"/>
        </w:rPr>
        <w:t xml:space="preserve"> and </w:t>
      </w:r>
      <w:r w:rsidR="006D2C26" w:rsidRPr="00CC3AB6">
        <w:rPr>
          <w:rFonts w:asciiTheme="majorHAnsi" w:hAnsiTheme="majorHAnsi"/>
        </w:rPr>
        <w:t>solar spectral irradiance (</w:t>
      </w:r>
      <w:r w:rsidRPr="00CC3AB6">
        <w:rPr>
          <w:rFonts w:asciiTheme="majorHAnsi" w:hAnsiTheme="majorHAnsi"/>
        </w:rPr>
        <w:t>SSI</w:t>
      </w:r>
      <w:r w:rsidR="006D2C26" w:rsidRPr="00CC3AB6">
        <w:rPr>
          <w:rFonts w:asciiTheme="majorHAnsi" w:hAnsiTheme="majorHAnsi"/>
        </w:rPr>
        <w:t>)</w:t>
      </w:r>
      <w:r w:rsidRPr="00CC3AB6">
        <w:rPr>
          <w:rFonts w:asciiTheme="majorHAnsi" w:hAnsiTheme="majorHAnsi"/>
        </w:rPr>
        <w:t xml:space="preserve"> that compose the Solar Irradiance Climate Data Record</w:t>
      </w:r>
      <w:r w:rsidR="00C02C1E" w:rsidRPr="00CC3AB6">
        <w:rPr>
          <w:rFonts w:asciiTheme="majorHAnsi" w:hAnsiTheme="majorHAnsi"/>
        </w:rPr>
        <w:t xml:space="preserve"> use</w:t>
      </w:r>
      <w:r w:rsidR="00B91E60" w:rsidRPr="00CC3AB6">
        <w:rPr>
          <w:rFonts w:asciiTheme="majorHAnsi" w:hAnsiTheme="majorHAnsi"/>
        </w:rPr>
        <w:t>s</w:t>
      </w:r>
      <w:r w:rsidRPr="00CC3AB6">
        <w:rPr>
          <w:rFonts w:asciiTheme="majorHAnsi" w:hAnsiTheme="majorHAnsi"/>
        </w:rPr>
        <w:t xml:space="preserve"> bolometric (for TSI) and wavelength-dependent (for SSI) coefficients </w:t>
      </w:r>
      <w:r w:rsidR="00C02C1E" w:rsidRPr="00CC3AB6">
        <w:rPr>
          <w:rFonts w:asciiTheme="majorHAnsi" w:hAnsiTheme="majorHAnsi"/>
        </w:rPr>
        <w:t>to</w:t>
      </w:r>
      <w:r w:rsidR="008536AE">
        <w:rPr>
          <w:rFonts w:asciiTheme="majorHAnsi" w:hAnsiTheme="majorHAnsi"/>
        </w:rPr>
        <w:t xml:space="preserve"> convert two </w:t>
      </w:r>
      <w:r w:rsidR="00934C80">
        <w:rPr>
          <w:rFonts w:asciiTheme="majorHAnsi" w:hAnsiTheme="majorHAnsi"/>
        </w:rPr>
        <w:t xml:space="preserve">time-varying </w:t>
      </w:r>
      <w:r w:rsidR="008536AE">
        <w:rPr>
          <w:rFonts w:asciiTheme="majorHAnsi" w:hAnsiTheme="majorHAnsi"/>
        </w:rPr>
        <w:t xml:space="preserve">inputs, the </w:t>
      </w:r>
      <w:r w:rsidR="002044DB">
        <w:rPr>
          <w:rFonts w:asciiTheme="majorHAnsi" w:hAnsiTheme="majorHAnsi"/>
        </w:rPr>
        <w:t xml:space="preserve">facular brightening index, </w:t>
      </w:r>
      <w:r w:rsidR="002044DB" w:rsidRPr="006C06CB">
        <w:rPr>
          <w:rFonts w:asciiTheme="majorHAnsi" w:hAnsiTheme="majorHAnsi"/>
          <w:i/>
        </w:rPr>
        <w:t>F</w:t>
      </w:r>
      <w:r w:rsidR="002044DB">
        <w:rPr>
          <w:rFonts w:asciiTheme="majorHAnsi" w:hAnsiTheme="majorHAnsi"/>
        </w:rPr>
        <w:t>(</w:t>
      </w:r>
      <w:r w:rsidR="002044DB" w:rsidRPr="006C06CB">
        <w:rPr>
          <w:rFonts w:asciiTheme="majorHAnsi" w:hAnsiTheme="majorHAnsi"/>
          <w:i/>
        </w:rPr>
        <w:t>t</w:t>
      </w:r>
      <w:r w:rsidR="002044DB">
        <w:rPr>
          <w:rFonts w:asciiTheme="majorHAnsi" w:hAnsiTheme="majorHAnsi"/>
        </w:rPr>
        <w:t xml:space="preserve">), and the </w:t>
      </w:r>
      <w:r w:rsidRPr="00CC3AB6">
        <w:rPr>
          <w:rFonts w:asciiTheme="majorHAnsi" w:hAnsiTheme="majorHAnsi"/>
        </w:rPr>
        <w:t xml:space="preserve">sunspot </w:t>
      </w:r>
      <w:r w:rsidR="006D2C26" w:rsidRPr="00CC3AB6">
        <w:rPr>
          <w:rFonts w:asciiTheme="majorHAnsi" w:hAnsiTheme="majorHAnsi"/>
        </w:rPr>
        <w:t>darke</w:t>
      </w:r>
      <w:r w:rsidR="00B91E60" w:rsidRPr="00CC3AB6">
        <w:rPr>
          <w:rFonts w:asciiTheme="majorHAnsi" w:hAnsiTheme="majorHAnsi"/>
        </w:rPr>
        <w:t>n</w:t>
      </w:r>
      <w:r w:rsidR="006D2C26" w:rsidRPr="00CC3AB6">
        <w:rPr>
          <w:rFonts w:asciiTheme="majorHAnsi" w:hAnsiTheme="majorHAnsi"/>
        </w:rPr>
        <w:t>ing</w:t>
      </w:r>
      <w:r w:rsidR="00FB3F4E" w:rsidRPr="00CC3AB6">
        <w:rPr>
          <w:rFonts w:asciiTheme="majorHAnsi" w:hAnsiTheme="majorHAnsi"/>
        </w:rPr>
        <w:t xml:space="preserve"> </w:t>
      </w:r>
      <w:r w:rsidR="008536AE">
        <w:rPr>
          <w:rFonts w:asciiTheme="majorHAnsi" w:hAnsiTheme="majorHAnsi"/>
        </w:rPr>
        <w:t xml:space="preserve">index, </w:t>
      </w:r>
      <w:r w:rsidR="008536AE" w:rsidRPr="006C06CB">
        <w:rPr>
          <w:rFonts w:asciiTheme="majorHAnsi" w:hAnsiTheme="majorHAnsi"/>
          <w:i/>
        </w:rPr>
        <w:t>S</w:t>
      </w:r>
      <w:r w:rsidR="008536AE">
        <w:rPr>
          <w:rFonts w:asciiTheme="majorHAnsi" w:hAnsiTheme="majorHAnsi"/>
        </w:rPr>
        <w:t>(</w:t>
      </w:r>
      <w:r w:rsidR="008536AE" w:rsidRPr="006C06CB">
        <w:rPr>
          <w:rFonts w:asciiTheme="majorHAnsi" w:hAnsiTheme="majorHAnsi"/>
          <w:i/>
        </w:rPr>
        <w:t>t</w:t>
      </w:r>
      <w:r w:rsidR="008536AE">
        <w:rPr>
          <w:rFonts w:asciiTheme="majorHAnsi" w:hAnsiTheme="majorHAnsi"/>
        </w:rPr>
        <w:t xml:space="preserve">), </w:t>
      </w:r>
      <w:r w:rsidR="00FB3F4E" w:rsidRPr="00CC3AB6">
        <w:rPr>
          <w:rFonts w:asciiTheme="majorHAnsi" w:hAnsiTheme="majorHAnsi"/>
        </w:rPr>
        <w:t>into their respective modulation</w:t>
      </w:r>
      <w:r w:rsidR="00BD7383" w:rsidRPr="00CC3AB6">
        <w:rPr>
          <w:rFonts w:asciiTheme="majorHAnsi" w:hAnsiTheme="majorHAnsi"/>
        </w:rPr>
        <w:t>s</w:t>
      </w:r>
      <w:r w:rsidR="00FB3F4E" w:rsidRPr="00CC3AB6">
        <w:rPr>
          <w:rFonts w:asciiTheme="majorHAnsi" w:hAnsiTheme="majorHAnsi"/>
        </w:rPr>
        <w:t xml:space="preserve"> of the </w:t>
      </w:r>
      <w:r w:rsidRPr="00CC3AB6">
        <w:rPr>
          <w:rFonts w:asciiTheme="majorHAnsi" w:hAnsiTheme="majorHAnsi"/>
        </w:rPr>
        <w:t>solar irradiance</w:t>
      </w:r>
      <w:r w:rsidR="00FB3F4E" w:rsidRPr="00CC3AB6">
        <w:rPr>
          <w:rFonts w:asciiTheme="majorHAnsi" w:hAnsiTheme="majorHAnsi"/>
        </w:rPr>
        <w:t xml:space="preserve"> of the “quiet” Sun (i.e., in the absence of these activity features)</w:t>
      </w:r>
      <w:r w:rsidRPr="00CC3AB6">
        <w:rPr>
          <w:rFonts w:asciiTheme="majorHAnsi" w:hAnsiTheme="majorHAnsi"/>
        </w:rPr>
        <w:t xml:space="preserve">. The </w:t>
      </w:r>
      <w:r w:rsidR="00FB3F4E" w:rsidRPr="00CC3AB6">
        <w:rPr>
          <w:rFonts w:asciiTheme="majorHAnsi" w:hAnsiTheme="majorHAnsi"/>
        </w:rPr>
        <w:t>starting point for the algorithm is a baseline (</w:t>
      </w:r>
      <w:r w:rsidR="0006398D" w:rsidRPr="00CC3AB6">
        <w:rPr>
          <w:rFonts w:asciiTheme="majorHAnsi" w:hAnsiTheme="majorHAnsi"/>
        </w:rPr>
        <w:t>invariant</w:t>
      </w:r>
      <w:r w:rsidR="008536AE">
        <w:rPr>
          <w:rFonts w:asciiTheme="majorHAnsi" w:hAnsiTheme="majorHAnsi"/>
        </w:rPr>
        <w:t>) value of total</w:t>
      </w:r>
      <w:r w:rsidR="00A25532" w:rsidRPr="00CC3AB6">
        <w:rPr>
          <w:rFonts w:asciiTheme="majorHAnsi" w:hAnsiTheme="majorHAnsi"/>
        </w:rPr>
        <w:t xml:space="preserve">, </w:t>
      </w:r>
      <w:r w:rsidR="00A25532" w:rsidRPr="006C06CB">
        <w:rPr>
          <w:rFonts w:asciiTheme="majorHAnsi" w:hAnsiTheme="majorHAnsi"/>
          <w:i/>
        </w:rPr>
        <w:t>T</w:t>
      </w:r>
      <w:r w:rsidR="00B91E60" w:rsidRPr="006C06CB">
        <w:rPr>
          <w:rFonts w:asciiTheme="majorHAnsi" w:hAnsiTheme="majorHAnsi"/>
          <w:i/>
          <w:vertAlign w:val="subscript"/>
        </w:rPr>
        <w:t>Q</w:t>
      </w:r>
      <w:r w:rsidR="00B91E60" w:rsidRPr="00CC3AB6">
        <w:rPr>
          <w:rFonts w:asciiTheme="majorHAnsi" w:hAnsiTheme="majorHAnsi"/>
        </w:rPr>
        <w:t xml:space="preserve">, </w:t>
      </w:r>
      <w:r w:rsidR="00FB3F4E" w:rsidRPr="00CC3AB6">
        <w:rPr>
          <w:rFonts w:asciiTheme="majorHAnsi" w:hAnsiTheme="majorHAnsi"/>
        </w:rPr>
        <w:t>and spectral</w:t>
      </w:r>
      <w:r w:rsidR="00A25532" w:rsidRPr="00CC3AB6">
        <w:rPr>
          <w:rFonts w:asciiTheme="majorHAnsi" w:hAnsiTheme="majorHAnsi"/>
        </w:rPr>
        <w:t xml:space="preserve">, </w:t>
      </w:r>
      <w:r w:rsidR="00A25532" w:rsidRPr="006C06CB">
        <w:rPr>
          <w:rFonts w:asciiTheme="majorHAnsi" w:hAnsiTheme="majorHAnsi"/>
          <w:i/>
        </w:rPr>
        <w:t>I</w:t>
      </w:r>
      <w:r w:rsidR="00B91E60" w:rsidRPr="006C06CB">
        <w:rPr>
          <w:rFonts w:asciiTheme="majorHAnsi" w:hAnsiTheme="majorHAnsi"/>
          <w:i/>
          <w:vertAlign w:val="subscript"/>
        </w:rPr>
        <w:t>Q</w:t>
      </w:r>
      <w:r w:rsidR="00B91E60" w:rsidRPr="00CC3AB6">
        <w:rPr>
          <w:rFonts w:asciiTheme="majorHAnsi" w:hAnsiTheme="majorHAnsi"/>
        </w:rPr>
        <w:t>(</w:t>
      </w:r>
      <w:r w:rsidR="00B91E60" w:rsidRPr="006C06CB">
        <w:rPr>
          <w:rFonts w:asciiTheme="majorHAnsi" w:hAnsiTheme="majorHAnsi"/>
          <w:i/>
        </w:rPr>
        <w:sym w:font="Symbol" w:char="F06C"/>
      </w:r>
      <w:r w:rsidR="00B91E60" w:rsidRPr="00CC3AB6">
        <w:rPr>
          <w:rFonts w:asciiTheme="majorHAnsi" w:hAnsiTheme="majorHAnsi"/>
        </w:rPr>
        <w:t>),</w:t>
      </w:r>
      <w:r w:rsidR="00FB3F4E" w:rsidRPr="00CC3AB6">
        <w:rPr>
          <w:rFonts w:asciiTheme="majorHAnsi" w:hAnsiTheme="majorHAnsi"/>
        </w:rPr>
        <w:t xml:space="preserve"> irradiance</w:t>
      </w:r>
      <w:r w:rsidR="0006398D" w:rsidRPr="00CC3AB6">
        <w:rPr>
          <w:rFonts w:asciiTheme="majorHAnsi" w:hAnsiTheme="majorHAnsi"/>
        </w:rPr>
        <w:t xml:space="preserve"> representative of the “quiet” (inactive) Sun, obtained directly from space-based irradiance observations.</w:t>
      </w:r>
      <w:r w:rsidR="00FB3F4E" w:rsidRPr="00CC3AB6">
        <w:rPr>
          <w:rFonts w:asciiTheme="majorHAnsi" w:hAnsiTheme="majorHAnsi"/>
        </w:rPr>
        <w:t xml:space="preserve"> The </w:t>
      </w:r>
      <w:r w:rsidRPr="00CC3AB6">
        <w:rPr>
          <w:rFonts w:asciiTheme="majorHAnsi" w:hAnsiTheme="majorHAnsi"/>
        </w:rPr>
        <w:t xml:space="preserve">numerical values of the coefficients </w:t>
      </w:r>
      <w:r w:rsidR="00FB3F4E" w:rsidRPr="00CC3AB6">
        <w:rPr>
          <w:rFonts w:asciiTheme="majorHAnsi" w:hAnsiTheme="majorHAnsi"/>
        </w:rPr>
        <w:t xml:space="preserve">that determine the </w:t>
      </w:r>
      <w:r w:rsidR="0006398D" w:rsidRPr="00CC3AB6">
        <w:rPr>
          <w:rFonts w:asciiTheme="majorHAnsi" w:hAnsiTheme="majorHAnsi"/>
        </w:rPr>
        <w:t xml:space="preserve">irradiance </w:t>
      </w:r>
      <w:r w:rsidR="00FB3F4E" w:rsidRPr="00CC3AB6">
        <w:rPr>
          <w:rFonts w:asciiTheme="majorHAnsi" w:hAnsiTheme="majorHAnsi"/>
        </w:rPr>
        <w:t xml:space="preserve">modulation imposed by </w:t>
      </w:r>
      <w:r w:rsidR="0006398D" w:rsidRPr="00CC3AB6">
        <w:rPr>
          <w:rFonts w:asciiTheme="majorHAnsi" w:hAnsiTheme="majorHAnsi"/>
        </w:rPr>
        <w:t>sunspots</w:t>
      </w:r>
      <w:r w:rsidR="008536AE">
        <w:rPr>
          <w:rFonts w:asciiTheme="majorHAnsi" w:hAnsiTheme="majorHAnsi"/>
        </w:rPr>
        <w:t xml:space="preserve"> and faculae, </w:t>
      </w:r>
      <w:r w:rsidR="0006398D" w:rsidRPr="00CC3AB6">
        <w:rPr>
          <w:rFonts w:asciiTheme="majorHAnsi" w:hAnsiTheme="majorHAnsi"/>
        </w:rPr>
        <w:t xml:space="preserve">when </w:t>
      </w:r>
      <w:r w:rsidR="00B91E60" w:rsidRPr="00CC3AB6">
        <w:rPr>
          <w:rFonts w:asciiTheme="majorHAnsi" w:hAnsiTheme="majorHAnsi"/>
        </w:rPr>
        <w:t xml:space="preserve">these features are </w:t>
      </w:r>
      <w:r w:rsidR="0006398D" w:rsidRPr="00CC3AB6">
        <w:rPr>
          <w:rFonts w:asciiTheme="majorHAnsi" w:hAnsiTheme="majorHAnsi"/>
        </w:rPr>
        <w:t xml:space="preserve">present on the solar disk, </w:t>
      </w:r>
      <w:r w:rsidRPr="00CC3AB6">
        <w:rPr>
          <w:rFonts w:asciiTheme="majorHAnsi" w:hAnsiTheme="majorHAnsi"/>
        </w:rPr>
        <w:t xml:space="preserve">are determined from analysis of </w:t>
      </w:r>
      <w:r w:rsidR="0006398D" w:rsidRPr="00CC3AB6">
        <w:rPr>
          <w:rFonts w:asciiTheme="majorHAnsi" w:hAnsiTheme="majorHAnsi"/>
        </w:rPr>
        <w:t xml:space="preserve">variability in </w:t>
      </w:r>
      <w:r w:rsidR="00FB3F4E" w:rsidRPr="00CC3AB6">
        <w:rPr>
          <w:rFonts w:asciiTheme="majorHAnsi" w:hAnsiTheme="majorHAnsi"/>
        </w:rPr>
        <w:t>extant TSI and SSI datasets</w:t>
      </w:r>
      <w:r w:rsidR="00B91E60" w:rsidRPr="00CC3AB6">
        <w:rPr>
          <w:rFonts w:asciiTheme="majorHAnsi" w:hAnsiTheme="majorHAnsi"/>
        </w:rPr>
        <w:t xml:space="preserve"> measured by instruments onboard the Solar Radiation and Climate (SORCE) spacecraft (Rottman et al., 2005)</w:t>
      </w:r>
      <w:r w:rsidR="00FB3F4E" w:rsidRPr="00CC3AB6">
        <w:rPr>
          <w:rFonts w:asciiTheme="majorHAnsi" w:hAnsiTheme="majorHAnsi"/>
        </w:rPr>
        <w:t>. Neither the baseline irradiance values nor the coefficients</w:t>
      </w:r>
      <w:r w:rsidRPr="00CC3AB6">
        <w:rPr>
          <w:rFonts w:asciiTheme="majorHAnsi" w:hAnsiTheme="majorHAnsi"/>
        </w:rPr>
        <w:t xml:space="preserve"> </w:t>
      </w:r>
      <w:r w:rsidR="0006398D" w:rsidRPr="00CC3AB6">
        <w:rPr>
          <w:rFonts w:asciiTheme="majorHAnsi" w:hAnsiTheme="majorHAnsi"/>
        </w:rPr>
        <w:t xml:space="preserve">that calculate the irradiance modulation with time </w:t>
      </w:r>
      <w:r w:rsidRPr="00CC3AB6">
        <w:rPr>
          <w:rFonts w:asciiTheme="majorHAnsi" w:hAnsiTheme="majorHAnsi"/>
        </w:rPr>
        <w:t xml:space="preserve">are expected to change on time scales shorter than a </w:t>
      </w:r>
      <w:r w:rsidR="00C02C1E" w:rsidRPr="00CC3AB6">
        <w:rPr>
          <w:rFonts w:asciiTheme="majorHAnsi" w:hAnsiTheme="majorHAnsi"/>
        </w:rPr>
        <w:t xml:space="preserve">few </w:t>
      </w:r>
      <w:r w:rsidRPr="00CC3AB6">
        <w:rPr>
          <w:rFonts w:asciiTheme="majorHAnsi" w:hAnsiTheme="majorHAnsi"/>
        </w:rPr>
        <w:t>year</w:t>
      </w:r>
      <w:r w:rsidR="00C02C1E" w:rsidRPr="00CC3AB6">
        <w:rPr>
          <w:rFonts w:asciiTheme="majorHAnsi" w:hAnsiTheme="majorHAnsi"/>
        </w:rPr>
        <w:t>s, which is the time frame over which new information can be expected from ongoing TSIS measurements</w:t>
      </w:r>
      <w:r w:rsidRPr="00CC3AB6">
        <w:rPr>
          <w:rFonts w:asciiTheme="majorHAnsi" w:hAnsiTheme="majorHAnsi"/>
        </w:rPr>
        <w:t>. For this reason, it is not expected that the algorithm will evolve rapidly, nor that frequent synchronization will be needed.</w:t>
      </w:r>
    </w:p>
    <w:p w14:paraId="316BB81B" w14:textId="77777777" w:rsidR="000C19D7" w:rsidRDefault="000C19D7" w:rsidP="004B21D0">
      <w:pPr>
        <w:pStyle w:val="CDRHeading1"/>
      </w:pPr>
      <w:bookmarkStart w:id="6" w:name="_Toc269030674"/>
      <w:r>
        <w:lastRenderedPageBreak/>
        <w:t>Overview</w:t>
      </w:r>
      <w:r w:rsidR="0050433F">
        <w:t xml:space="preserve"> of Solar Irradiance Climate Data Record</w:t>
      </w:r>
      <w:bookmarkEnd w:id="6"/>
    </w:p>
    <w:p w14:paraId="0C82AC45" w14:textId="77777777" w:rsidR="000C19D7" w:rsidRDefault="000C19D7" w:rsidP="00F16A28">
      <w:pPr>
        <w:pStyle w:val="CDRHeading2"/>
      </w:pPr>
      <w:bookmarkStart w:id="7" w:name="_Toc269030675"/>
      <w:r>
        <w:t>Products Generated</w:t>
      </w:r>
      <w:bookmarkEnd w:id="7"/>
    </w:p>
    <w:p w14:paraId="7B890B93" w14:textId="237C509F" w:rsidR="0050433F" w:rsidRDefault="0050433F" w:rsidP="0097426C">
      <w:pPr>
        <w:pStyle w:val="CDRGuidance"/>
        <w:rPr>
          <w:i w:val="0"/>
          <w:color w:val="000000"/>
        </w:rPr>
      </w:pPr>
      <w:r>
        <w:rPr>
          <w:i w:val="0"/>
          <w:color w:val="000000"/>
        </w:rPr>
        <w:t xml:space="preserve">The Solar Irradiance Climate Data Record provides values of the total </w:t>
      </w:r>
      <w:r w:rsidR="00BD7383">
        <w:rPr>
          <w:i w:val="0"/>
          <w:color w:val="000000"/>
        </w:rPr>
        <w:t>and</w:t>
      </w:r>
      <w:r>
        <w:rPr>
          <w:i w:val="0"/>
          <w:color w:val="000000"/>
        </w:rPr>
        <w:t xml:space="preserve"> spectral irradiance as functions of t</w:t>
      </w:r>
      <w:r w:rsidR="00372423">
        <w:rPr>
          <w:i w:val="0"/>
          <w:color w:val="000000"/>
        </w:rPr>
        <w:t>ime</w:t>
      </w:r>
      <w:r w:rsidR="008F661B">
        <w:rPr>
          <w:i w:val="0"/>
          <w:color w:val="000000"/>
        </w:rPr>
        <w:t>, listed in Table 1</w:t>
      </w:r>
      <w:r w:rsidR="00372423">
        <w:rPr>
          <w:i w:val="0"/>
          <w:color w:val="000000"/>
        </w:rPr>
        <w:t xml:space="preserve">. Total solar irradiance, </w:t>
      </w:r>
      <w:r w:rsidR="00372423" w:rsidRPr="006C06CB">
        <w:rPr>
          <w:color w:val="000000"/>
        </w:rPr>
        <w:t>T</w:t>
      </w:r>
      <w:r w:rsidR="00372423">
        <w:rPr>
          <w:i w:val="0"/>
          <w:color w:val="000000"/>
        </w:rPr>
        <w:t>(</w:t>
      </w:r>
      <w:r w:rsidR="00372423" w:rsidRPr="006C06CB">
        <w:rPr>
          <w:color w:val="000000"/>
        </w:rPr>
        <w:t>t</w:t>
      </w:r>
      <w:r w:rsidR="00372423">
        <w:rPr>
          <w:i w:val="0"/>
          <w:color w:val="000000"/>
        </w:rPr>
        <w:t>),</w:t>
      </w:r>
      <w:r>
        <w:rPr>
          <w:i w:val="0"/>
          <w:color w:val="000000"/>
        </w:rPr>
        <w:t xml:space="preserve"> is the total, spectrally integrated (i.e., bolometric) energy input to the top of the Earth’s atmosphere, at a standard (invariant) distance of one Astronomical Unit (1AU) from the Sun. Its units are W m</w:t>
      </w:r>
      <w:r w:rsidR="00CC5FA7" w:rsidRPr="00CC5FA7">
        <w:rPr>
          <w:i w:val="0"/>
          <w:color w:val="000000"/>
          <w:vertAlign w:val="superscript"/>
        </w:rPr>
        <w:t>-</w:t>
      </w:r>
      <w:r w:rsidRPr="0050433F">
        <w:rPr>
          <w:i w:val="0"/>
          <w:color w:val="000000"/>
          <w:vertAlign w:val="superscript"/>
        </w:rPr>
        <w:t>2</w:t>
      </w:r>
      <w:r>
        <w:rPr>
          <w:i w:val="0"/>
          <w:color w:val="000000"/>
        </w:rPr>
        <w:t xml:space="preserve">. Solar Spectral </w:t>
      </w:r>
      <w:r w:rsidR="00BD7383">
        <w:rPr>
          <w:i w:val="0"/>
          <w:color w:val="000000"/>
        </w:rPr>
        <w:t>Irradiance</w:t>
      </w:r>
      <w:r w:rsidR="00A25532">
        <w:rPr>
          <w:i w:val="0"/>
          <w:color w:val="000000"/>
        </w:rPr>
        <w:t xml:space="preserve">, </w:t>
      </w:r>
      <w:r w:rsidR="00A25532" w:rsidRPr="006C06CB">
        <w:rPr>
          <w:color w:val="000000"/>
        </w:rPr>
        <w:t>I</w:t>
      </w:r>
      <w:r w:rsidR="00372423">
        <w:rPr>
          <w:i w:val="0"/>
          <w:color w:val="000000"/>
        </w:rPr>
        <w:t>(</w:t>
      </w:r>
      <w:r w:rsidR="00372423" w:rsidRPr="006C06CB">
        <w:rPr>
          <w:color w:val="000000"/>
        </w:rPr>
        <w:sym w:font="Symbol" w:char="F06C"/>
      </w:r>
      <w:r w:rsidR="00372423">
        <w:rPr>
          <w:i w:val="0"/>
          <w:color w:val="000000"/>
        </w:rPr>
        <w:t>,</w:t>
      </w:r>
      <w:r w:rsidR="00372423" w:rsidRPr="006C06CB">
        <w:rPr>
          <w:color w:val="000000"/>
        </w:rPr>
        <w:t>t</w:t>
      </w:r>
      <w:r w:rsidR="00372423">
        <w:rPr>
          <w:i w:val="0"/>
          <w:color w:val="000000"/>
        </w:rPr>
        <w:t>),</w:t>
      </w:r>
      <w:r>
        <w:rPr>
          <w:i w:val="0"/>
          <w:color w:val="000000"/>
        </w:rPr>
        <w:t xml:space="preserve"> is the corresponding spectrum </w:t>
      </w:r>
      <w:r w:rsidR="00BD7383">
        <w:rPr>
          <w:i w:val="0"/>
          <w:color w:val="000000"/>
        </w:rPr>
        <w:t>that integrat</w:t>
      </w:r>
      <w:r>
        <w:rPr>
          <w:i w:val="0"/>
          <w:color w:val="000000"/>
        </w:rPr>
        <w:t xml:space="preserve">es </w:t>
      </w:r>
      <w:r w:rsidR="00BD7383">
        <w:rPr>
          <w:i w:val="0"/>
          <w:color w:val="000000"/>
        </w:rPr>
        <w:t xml:space="preserve">self-consistently </w:t>
      </w:r>
      <w:r>
        <w:rPr>
          <w:i w:val="0"/>
          <w:color w:val="000000"/>
        </w:rPr>
        <w:t>to the total</w:t>
      </w:r>
      <w:r w:rsidR="00BD7383">
        <w:rPr>
          <w:i w:val="0"/>
          <w:color w:val="000000"/>
        </w:rPr>
        <w:t>. Values of spectra</w:t>
      </w:r>
      <w:r w:rsidR="00EF5E90">
        <w:rPr>
          <w:i w:val="0"/>
          <w:color w:val="000000"/>
        </w:rPr>
        <w:t>l</w:t>
      </w:r>
      <w:r w:rsidR="00372423">
        <w:rPr>
          <w:i w:val="0"/>
          <w:color w:val="000000"/>
        </w:rPr>
        <w:t xml:space="preserve"> irradiance are provided in 3785</w:t>
      </w:r>
      <w:r w:rsidR="00BD7383">
        <w:rPr>
          <w:i w:val="0"/>
          <w:color w:val="000000"/>
        </w:rPr>
        <w:t xml:space="preserve"> (variable </w:t>
      </w:r>
      <w:r w:rsidR="00372423">
        <w:rPr>
          <w:i w:val="0"/>
          <w:color w:val="000000"/>
        </w:rPr>
        <w:t>width) wavelength bands from 115</w:t>
      </w:r>
      <w:r w:rsidR="00BD7383">
        <w:rPr>
          <w:i w:val="0"/>
          <w:color w:val="000000"/>
        </w:rPr>
        <w:t xml:space="preserve">.5 </w:t>
      </w:r>
      <w:r w:rsidR="00BD7383">
        <w:rPr>
          <w:i w:val="0"/>
          <w:color w:val="000000"/>
        </w:rPr>
        <w:sym w:font="Symbol" w:char="F0B1"/>
      </w:r>
      <w:r w:rsidR="00055C32">
        <w:rPr>
          <w:i w:val="0"/>
          <w:color w:val="000000"/>
        </w:rPr>
        <w:t xml:space="preserve"> 0.5</w:t>
      </w:r>
      <w:r w:rsidR="00BD7383">
        <w:rPr>
          <w:i w:val="0"/>
          <w:color w:val="000000"/>
        </w:rPr>
        <w:t xml:space="preserve"> nm to 99,975 </w:t>
      </w:r>
      <w:r w:rsidR="00BD7383">
        <w:rPr>
          <w:i w:val="0"/>
          <w:color w:val="000000"/>
        </w:rPr>
        <w:sym w:font="Symbol" w:char="F0B1"/>
      </w:r>
      <w:r w:rsidR="00055C32">
        <w:rPr>
          <w:i w:val="0"/>
          <w:color w:val="000000"/>
        </w:rPr>
        <w:t xml:space="preserve"> 25</w:t>
      </w:r>
      <w:r w:rsidR="00EF5E90">
        <w:rPr>
          <w:i w:val="0"/>
          <w:color w:val="000000"/>
        </w:rPr>
        <w:t xml:space="preserve"> nm, in units of </w:t>
      </w:r>
      <w:r w:rsidR="00BD7383">
        <w:rPr>
          <w:i w:val="0"/>
          <w:color w:val="000000"/>
        </w:rPr>
        <w:t>W m</w:t>
      </w:r>
      <w:r w:rsidR="00CC5FA7" w:rsidRPr="00CC5FA7">
        <w:rPr>
          <w:i w:val="0"/>
          <w:color w:val="000000"/>
          <w:vertAlign w:val="superscript"/>
        </w:rPr>
        <w:t>-</w:t>
      </w:r>
      <w:r w:rsidR="00BD7383" w:rsidRPr="0050433F">
        <w:rPr>
          <w:i w:val="0"/>
          <w:color w:val="000000"/>
          <w:vertAlign w:val="superscript"/>
        </w:rPr>
        <w:t>2</w:t>
      </w:r>
      <w:r w:rsidR="00BD7383">
        <w:rPr>
          <w:i w:val="0"/>
          <w:color w:val="000000"/>
        </w:rPr>
        <w:t xml:space="preserve"> per band.</w:t>
      </w:r>
    </w:p>
    <w:p w14:paraId="67830C3D" w14:textId="531A15C4" w:rsidR="00A52911" w:rsidRDefault="00BD7383" w:rsidP="0097426C">
      <w:pPr>
        <w:pStyle w:val="CDRGuidance"/>
        <w:rPr>
          <w:i w:val="0"/>
          <w:color w:val="000000"/>
        </w:rPr>
      </w:pPr>
      <w:r>
        <w:rPr>
          <w:i w:val="0"/>
          <w:color w:val="000000"/>
        </w:rPr>
        <w:t>Both direct observations and model calculations contribute to the Solar Irradiance Climate Data record. The</w:t>
      </w:r>
      <w:r w:rsidR="0050433F">
        <w:rPr>
          <w:i w:val="0"/>
          <w:color w:val="000000"/>
        </w:rPr>
        <w:t xml:space="preserve"> </w:t>
      </w:r>
      <w:r>
        <w:rPr>
          <w:i w:val="0"/>
          <w:color w:val="000000"/>
        </w:rPr>
        <w:t xml:space="preserve">Total and Spectral Irradiance Sensor (TSIS) </w:t>
      </w:r>
      <w:r w:rsidR="00F95061" w:rsidRPr="00151F89">
        <w:rPr>
          <w:i w:val="0"/>
          <w:color w:val="000000"/>
        </w:rPr>
        <w:t>is the corresponding observing system that measures the total solar irradiance and sola</w:t>
      </w:r>
      <w:r>
        <w:rPr>
          <w:i w:val="0"/>
          <w:color w:val="000000"/>
        </w:rPr>
        <w:t xml:space="preserve">r spectral irradiance directly. </w:t>
      </w:r>
      <w:r w:rsidR="00372423">
        <w:rPr>
          <w:i w:val="0"/>
          <w:color w:val="000000"/>
        </w:rPr>
        <w:t>It is described in a separated ATBD (</w:t>
      </w:r>
      <w:r w:rsidR="00C90547">
        <w:rPr>
          <w:i w:val="0"/>
        </w:rPr>
        <w:t>Coddington et al., 2013)</w:t>
      </w:r>
      <w:r w:rsidR="00372423">
        <w:rPr>
          <w:i w:val="0"/>
          <w:color w:val="000000"/>
        </w:rPr>
        <w:t xml:space="preserve">. </w:t>
      </w:r>
      <w:r>
        <w:rPr>
          <w:i w:val="0"/>
          <w:color w:val="000000"/>
        </w:rPr>
        <w:t xml:space="preserve">The Naval Research Laboratory Total Solar irradiance (NRLTSI2) and Naval Research Laboratory Solar Spectral irradiance (NRLSSI2) models, developed from the </w:t>
      </w:r>
      <w:r w:rsidR="00372423">
        <w:rPr>
          <w:i w:val="0"/>
          <w:color w:val="000000"/>
        </w:rPr>
        <w:t xml:space="preserve">SORCE </w:t>
      </w:r>
      <w:r>
        <w:rPr>
          <w:i w:val="0"/>
          <w:color w:val="000000"/>
        </w:rPr>
        <w:t>database of solar irradiance observations, calculate the irradiance from two primary (</w:t>
      </w:r>
      <w:r w:rsidR="00372423">
        <w:rPr>
          <w:i w:val="0"/>
          <w:color w:val="000000"/>
        </w:rPr>
        <w:t>time varying</w:t>
      </w:r>
      <w:r>
        <w:rPr>
          <w:i w:val="0"/>
          <w:color w:val="000000"/>
        </w:rPr>
        <w:t xml:space="preserve">) inputs, the sunspot </w:t>
      </w:r>
      <w:r w:rsidR="00372423">
        <w:rPr>
          <w:i w:val="0"/>
          <w:color w:val="000000"/>
        </w:rPr>
        <w:t xml:space="preserve">darkening, </w:t>
      </w:r>
      <w:r w:rsidR="00372423" w:rsidRPr="006C06CB">
        <w:rPr>
          <w:color w:val="000000"/>
        </w:rPr>
        <w:t>S</w:t>
      </w:r>
      <w:r w:rsidR="00372423">
        <w:rPr>
          <w:i w:val="0"/>
          <w:color w:val="000000"/>
        </w:rPr>
        <w:t>(</w:t>
      </w:r>
      <w:r w:rsidR="00372423" w:rsidRPr="006C06CB">
        <w:rPr>
          <w:color w:val="000000"/>
        </w:rPr>
        <w:t>t</w:t>
      </w:r>
      <w:r w:rsidR="00372423">
        <w:rPr>
          <w:i w:val="0"/>
          <w:color w:val="000000"/>
        </w:rPr>
        <w:t>),</w:t>
      </w:r>
      <w:r>
        <w:rPr>
          <w:i w:val="0"/>
          <w:color w:val="000000"/>
        </w:rPr>
        <w:t xml:space="preserve"> and facular brightening</w:t>
      </w:r>
      <w:r w:rsidR="00372423">
        <w:rPr>
          <w:i w:val="0"/>
          <w:color w:val="000000"/>
        </w:rPr>
        <w:t xml:space="preserve">, </w:t>
      </w:r>
      <w:r w:rsidR="00372423" w:rsidRPr="006C06CB">
        <w:rPr>
          <w:color w:val="000000"/>
        </w:rPr>
        <w:t>F</w:t>
      </w:r>
      <w:r w:rsidR="00372423">
        <w:rPr>
          <w:i w:val="0"/>
          <w:color w:val="000000"/>
        </w:rPr>
        <w:t>(</w:t>
      </w:r>
      <w:r w:rsidR="00372423" w:rsidRPr="006C06CB">
        <w:rPr>
          <w:color w:val="000000"/>
        </w:rPr>
        <w:t>t</w:t>
      </w:r>
      <w:r w:rsidR="00372423">
        <w:rPr>
          <w:i w:val="0"/>
          <w:color w:val="000000"/>
        </w:rPr>
        <w:t>)</w:t>
      </w:r>
      <w:r>
        <w:rPr>
          <w:i w:val="0"/>
          <w:color w:val="000000"/>
        </w:rPr>
        <w:t>.</w:t>
      </w:r>
    </w:p>
    <w:p w14:paraId="0E9284A6" w14:textId="525E6636" w:rsidR="00EF5E90" w:rsidRDefault="00EF5E90" w:rsidP="0097426C">
      <w:pPr>
        <w:pStyle w:val="CDRGuidance"/>
        <w:rPr>
          <w:i w:val="0"/>
          <w:color w:val="000000"/>
        </w:rPr>
      </w:pPr>
      <w:r>
        <w:rPr>
          <w:i w:val="0"/>
          <w:color w:val="000000"/>
        </w:rPr>
        <w:t xml:space="preserve">Also </w:t>
      </w:r>
      <w:r w:rsidR="005279C4">
        <w:rPr>
          <w:i w:val="0"/>
          <w:color w:val="000000"/>
        </w:rPr>
        <w:t>provided</w:t>
      </w:r>
      <w:r>
        <w:rPr>
          <w:i w:val="0"/>
          <w:color w:val="000000"/>
        </w:rPr>
        <w:t xml:space="preserve"> </w:t>
      </w:r>
      <w:r w:rsidR="00055C32">
        <w:rPr>
          <w:i w:val="0"/>
          <w:color w:val="000000"/>
        </w:rPr>
        <w:t>are four</w:t>
      </w:r>
      <w:r w:rsidR="005279C4">
        <w:rPr>
          <w:i w:val="0"/>
          <w:color w:val="000000"/>
        </w:rPr>
        <w:t xml:space="preserve"> reference spectra indicative of quiet, moderate and high solar activity </w:t>
      </w:r>
      <w:r w:rsidR="00055C32">
        <w:rPr>
          <w:i w:val="0"/>
          <w:color w:val="000000"/>
        </w:rPr>
        <w:t xml:space="preserve">levels, and the Maunder Minimum, </w:t>
      </w:r>
      <w:r w:rsidR="005279C4">
        <w:rPr>
          <w:i w:val="0"/>
          <w:color w:val="000000"/>
        </w:rPr>
        <w:t xml:space="preserve">in 99844 </w:t>
      </w:r>
      <w:r w:rsidR="00BC5D53">
        <w:rPr>
          <w:i w:val="0"/>
          <w:color w:val="000000"/>
        </w:rPr>
        <w:t xml:space="preserve">bins of equal </w:t>
      </w:r>
      <w:r w:rsidR="005279C4">
        <w:rPr>
          <w:i w:val="0"/>
          <w:color w:val="000000"/>
        </w:rPr>
        <w:t xml:space="preserve">1 nm </w:t>
      </w:r>
      <w:r w:rsidR="00BC5D53">
        <w:rPr>
          <w:i w:val="0"/>
          <w:color w:val="000000"/>
        </w:rPr>
        <w:t xml:space="preserve">width, </w:t>
      </w:r>
      <w:r w:rsidR="005279C4">
        <w:rPr>
          <w:i w:val="0"/>
          <w:color w:val="000000"/>
        </w:rPr>
        <w:t>from 115.5 to 99999.5 nm.</w:t>
      </w:r>
    </w:p>
    <w:p w14:paraId="683053ED" w14:textId="2E05E01D" w:rsidR="00A52911" w:rsidRPr="00C53635" w:rsidRDefault="00A52911" w:rsidP="00A52911">
      <w:pPr>
        <w:pStyle w:val="CDRTableCaption"/>
      </w:pPr>
      <w:r>
        <w:t xml:space="preserve">Table </w:t>
      </w:r>
      <w:r w:rsidR="00D440E8">
        <w:t>2</w:t>
      </w:r>
      <w:r>
        <w:t>:</w:t>
      </w:r>
      <w:r w:rsidR="00CC5FA7" w:rsidRPr="00CC5FA7">
        <w:t xml:space="preserve"> </w:t>
      </w:r>
      <w:r w:rsidR="00CC5FA7">
        <w:t>Products that this CDR provides</w:t>
      </w:r>
      <w:r>
        <w:t>.</w:t>
      </w:r>
      <w:r w:rsidR="00BC5D53" w:rsidRPr="00BC5D53">
        <w:t xml:space="preserve"> </w:t>
      </w:r>
    </w:p>
    <w:tbl>
      <w:tblPr>
        <w:tblW w:w="964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38"/>
        <w:gridCol w:w="1620"/>
        <w:gridCol w:w="1686"/>
        <w:gridCol w:w="2004"/>
        <w:gridCol w:w="1800"/>
      </w:tblGrid>
      <w:tr w:rsidR="005279C4" w:rsidRPr="007B4003" w14:paraId="62B6C980" w14:textId="7FAD9146" w:rsidTr="00055C32">
        <w:trPr>
          <w:cantSplit/>
          <w:jc w:val="center"/>
        </w:trPr>
        <w:tc>
          <w:tcPr>
            <w:tcW w:w="2538" w:type="dxa"/>
            <w:shd w:val="clear" w:color="auto" w:fill="D9D9D9"/>
          </w:tcPr>
          <w:p w14:paraId="21108D08" w14:textId="25DAFE13" w:rsidR="005279C4" w:rsidRPr="007B4003" w:rsidRDefault="005279C4" w:rsidP="00A52911">
            <w:pPr>
              <w:pStyle w:val="CDRTableHeading"/>
              <w:keepNext/>
            </w:pPr>
            <w:r>
              <w:t>Product</w:t>
            </w:r>
          </w:p>
        </w:tc>
        <w:tc>
          <w:tcPr>
            <w:tcW w:w="1620" w:type="dxa"/>
            <w:shd w:val="clear" w:color="auto" w:fill="D9D9D9"/>
          </w:tcPr>
          <w:p w14:paraId="12FF2EE5" w14:textId="544023F1" w:rsidR="005279C4" w:rsidRPr="007B4003" w:rsidRDefault="005279C4" w:rsidP="00A52911">
            <w:pPr>
              <w:pStyle w:val="CDRTableHeading"/>
              <w:keepNext/>
            </w:pPr>
            <w:r>
              <w:t>Type</w:t>
            </w:r>
          </w:p>
        </w:tc>
        <w:tc>
          <w:tcPr>
            <w:tcW w:w="1686" w:type="dxa"/>
            <w:shd w:val="clear" w:color="auto" w:fill="D9D9D9"/>
          </w:tcPr>
          <w:p w14:paraId="7698438D" w14:textId="53AEED0E" w:rsidR="005279C4" w:rsidRDefault="005279C4" w:rsidP="005279C4">
            <w:pPr>
              <w:pStyle w:val="CDRTableHeading"/>
              <w:keepNext/>
            </w:pPr>
            <w:r>
              <w:t>Number of Wavelength Bins</w:t>
            </w:r>
          </w:p>
        </w:tc>
        <w:tc>
          <w:tcPr>
            <w:tcW w:w="2004" w:type="dxa"/>
            <w:shd w:val="clear" w:color="auto" w:fill="D9D9D9"/>
          </w:tcPr>
          <w:p w14:paraId="76E59938" w14:textId="73A0B04C" w:rsidR="005279C4" w:rsidRDefault="005279C4" w:rsidP="00A52911">
            <w:pPr>
              <w:pStyle w:val="CDRTableHeading"/>
              <w:keepNext/>
            </w:pPr>
            <w:r>
              <w:t>Time Range</w:t>
            </w:r>
          </w:p>
        </w:tc>
        <w:tc>
          <w:tcPr>
            <w:tcW w:w="1800" w:type="dxa"/>
            <w:shd w:val="clear" w:color="auto" w:fill="D9D9D9"/>
          </w:tcPr>
          <w:p w14:paraId="40AB1A4C" w14:textId="70F4B58B" w:rsidR="005279C4" w:rsidRDefault="005279C4" w:rsidP="00A52911">
            <w:pPr>
              <w:pStyle w:val="CDRTableHeading"/>
              <w:keepNext/>
            </w:pPr>
            <w:r>
              <w:t>Cadence</w:t>
            </w:r>
          </w:p>
        </w:tc>
      </w:tr>
      <w:tr w:rsidR="005279C4" w:rsidRPr="007B4003" w14:paraId="718B8116" w14:textId="7F1CB6CA" w:rsidTr="00055C32">
        <w:trPr>
          <w:cantSplit/>
          <w:jc w:val="center"/>
        </w:trPr>
        <w:tc>
          <w:tcPr>
            <w:tcW w:w="2538" w:type="dxa"/>
          </w:tcPr>
          <w:p w14:paraId="195D2A30" w14:textId="784DE928" w:rsidR="005279C4" w:rsidRPr="007B4003" w:rsidRDefault="005279C4" w:rsidP="00A52911">
            <w:pPr>
              <w:pStyle w:val="CDRTableText"/>
              <w:keepNext/>
            </w:pPr>
            <w:r>
              <w:t>Total Solar Irradiance</w:t>
            </w:r>
          </w:p>
        </w:tc>
        <w:tc>
          <w:tcPr>
            <w:tcW w:w="1620" w:type="dxa"/>
          </w:tcPr>
          <w:p w14:paraId="2628427D" w14:textId="397E2F0F" w:rsidR="005279C4" w:rsidRPr="007B4003" w:rsidRDefault="005279C4" w:rsidP="00A52911">
            <w:pPr>
              <w:pStyle w:val="CDRTableText"/>
              <w:keepNext/>
            </w:pPr>
            <w:r>
              <w:t>Observational composite</w:t>
            </w:r>
          </w:p>
        </w:tc>
        <w:tc>
          <w:tcPr>
            <w:tcW w:w="1686" w:type="dxa"/>
          </w:tcPr>
          <w:p w14:paraId="07D4E8BC" w14:textId="78C904E1" w:rsidR="005279C4" w:rsidRDefault="005279C4" w:rsidP="00BC5D53">
            <w:pPr>
              <w:pStyle w:val="CDRTableText"/>
              <w:keepNext/>
              <w:jc w:val="center"/>
            </w:pPr>
            <w:r>
              <w:t>1</w:t>
            </w:r>
          </w:p>
        </w:tc>
        <w:tc>
          <w:tcPr>
            <w:tcW w:w="2004" w:type="dxa"/>
          </w:tcPr>
          <w:p w14:paraId="1E1C6E19" w14:textId="6F98C979" w:rsidR="005279C4" w:rsidRDefault="006C06CB" w:rsidP="00A52911">
            <w:pPr>
              <w:pStyle w:val="CDRTableText"/>
              <w:keepNext/>
            </w:pPr>
            <w:r>
              <w:t>1978-presen</w:t>
            </w:r>
            <w:r w:rsidR="005279C4">
              <w:t>t</w:t>
            </w:r>
          </w:p>
        </w:tc>
        <w:tc>
          <w:tcPr>
            <w:tcW w:w="1800" w:type="dxa"/>
          </w:tcPr>
          <w:p w14:paraId="0B9D53C7" w14:textId="472B6DC3" w:rsidR="005279C4" w:rsidRDefault="005279C4" w:rsidP="00A52911">
            <w:pPr>
              <w:pStyle w:val="CDRTableText"/>
              <w:keepNext/>
            </w:pPr>
            <w:r>
              <w:t xml:space="preserve">daily </w:t>
            </w:r>
          </w:p>
        </w:tc>
      </w:tr>
      <w:tr w:rsidR="005279C4" w:rsidRPr="007B4003" w14:paraId="36172742" w14:textId="77777777" w:rsidTr="00055C32">
        <w:trPr>
          <w:cantSplit/>
          <w:jc w:val="center"/>
        </w:trPr>
        <w:tc>
          <w:tcPr>
            <w:tcW w:w="2538" w:type="dxa"/>
          </w:tcPr>
          <w:p w14:paraId="2B5C6887" w14:textId="255963B2" w:rsidR="005279C4" w:rsidRDefault="005279C4" w:rsidP="00A52911">
            <w:pPr>
              <w:pStyle w:val="CDRTableText"/>
              <w:keepNext/>
            </w:pPr>
            <w:r>
              <w:t>Total Solar Irradiance</w:t>
            </w:r>
          </w:p>
        </w:tc>
        <w:tc>
          <w:tcPr>
            <w:tcW w:w="1620" w:type="dxa"/>
          </w:tcPr>
          <w:p w14:paraId="1322BD91" w14:textId="03853902" w:rsidR="005279C4" w:rsidRDefault="005279C4" w:rsidP="00A52911">
            <w:pPr>
              <w:pStyle w:val="CDRTableText"/>
              <w:keepNext/>
            </w:pPr>
            <w:r>
              <w:t>NRLTSI2 model</w:t>
            </w:r>
          </w:p>
        </w:tc>
        <w:tc>
          <w:tcPr>
            <w:tcW w:w="1686" w:type="dxa"/>
          </w:tcPr>
          <w:p w14:paraId="74F1E6BB" w14:textId="52CD20ED" w:rsidR="005279C4" w:rsidRDefault="005279C4" w:rsidP="00BC5D53">
            <w:pPr>
              <w:pStyle w:val="CDRTableText"/>
              <w:keepNext/>
              <w:jc w:val="center"/>
            </w:pPr>
            <w:r>
              <w:t>1</w:t>
            </w:r>
          </w:p>
        </w:tc>
        <w:tc>
          <w:tcPr>
            <w:tcW w:w="2004" w:type="dxa"/>
          </w:tcPr>
          <w:p w14:paraId="36CF11D5" w14:textId="0D661E1C" w:rsidR="005279C4" w:rsidRDefault="00B14EDF" w:rsidP="00A52911">
            <w:pPr>
              <w:pStyle w:val="CDRTableText"/>
              <w:keepNext/>
            </w:pPr>
            <w:r>
              <w:t>1882-presen</w:t>
            </w:r>
            <w:r w:rsidR="005279C4">
              <w:t>t</w:t>
            </w:r>
          </w:p>
        </w:tc>
        <w:tc>
          <w:tcPr>
            <w:tcW w:w="1800" w:type="dxa"/>
          </w:tcPr>
          <w:p w14:paraId="40EBEE06" w14:textId="7BCD19FD" w:rsidR="005279C4" w:rsidRDefault="005279C4" w:rsidP="00A52911">
            <w:pPr>
              <w:pStyle w:val="CDRTableText"/>
              <w:keepNext/>
            </w:pPr>
            <w:r>
              <w:t>daily, monthly</w:t>
            </w:r>
          </w:p>
        </w:tc>
      </w:tr>
      <w:tr w:rsidR="005279C4" w:rsidRPr="007B4003" w14:paraId="02BF9660" w14:textId="77777777" w:rsidTr="00055C32">
        <w:trPr>
          <w:cantSplit/>
          <w:jc w:val="center"/>
        </w:trPr>
        <w:tc>
          <w:tcPr>
            <w:tcW w:w="2538" w:type="dxa"/>
          </w:tcPr>
          <w:p w14:paraId="423C06F0" w14:textId="4832C452" w:rsidR="005279C4" w:rsidRDefault="005279C4" w:rsidP="00A52911">
            <w:pPr>
              <w:pStyle w:val="CDRTableText"/>
              <w:keepNext/>
            </w:pPr>
            <w:r>
              <w:t>Total Solar Irradiance</w:t>
            </w:r>
          </w:p>
        </w:tc>
        <w:tc>
          <w:tcPr>
            <w:tcW w:w="1620" w:type="dxa"/>
          </w:tcPr>
          <w:p w14:paraId="13E2EA33" w14:textId="6BEC57C6" w:rsidR="005279C4" w:rsidRDefault="005279C4" w:rsidP="00A52911">
            <w:pPr>
              <w:pStyle w:val="CDRTableText"/>
              <w:keepNext/>
            </w:pPr>
            <w:r>
              <w:t>NRLTSI2 model</w:t>
            </w:r>
          </w:p>
        </w:tc>
        <w:tc>
          <w:tcPr>
            <w:tcW w:w="1686" w:type="dxa"/>
          </w:tcPr>
          <w:p w14:paraId="12B2B33A" w14:textId="2275013C" w:rsidR="005279C4" w:rsidRDefault="005279C4" w:rsidP="00BC5D53">
            <w:pPr>
              <w:pStyle w:val="CDRTableText"/>
              <w:keepNext/>
              <w:jc w:val="center"/>
            </w:pPr>
            <w:r>
              <w:t>1</w:t>
            </w:r>
          </w:p>
        </w:tc>
        <w:tc>
          <w:tcPr>
            <w:tcW w:w="2004" w:type="dxa"/>
          </w:tcPr>
          <w:p w14:paraId="033F652C" w14:textId="7F2D94CF" w:rsidR="005279C4" w:rsidRDefault="005279C4" w:rsidP="00A52911">
            <w:pPr>
              <w:pStyle w:val="CDRTableText"/>
              <w:keepNext/>
            </w:pPr>
            <w:r>
              <w:t>1610-present</w:t>
            </w:r>
          </w:p>
        </w:tc>
        <w:tc>
          <w:tcPr>
            <w:tcW w:w="1800" w:type="dxa"/>
          </w:tcPr>
          <w:p w14:paraId="3218F6C4" w14:textId="6FB222DC" w:rsidR="005279C4" w:rsidRDefault="005279C4" w:rsidP="00A52911">
            <w:pPr>
              <w:pStyle w:val="CDRTableText"/>
              <w:keepNext/>
            </w:pPr>
            <w:r>
              <w:t>annually</w:t>
            </w:r>
          </w:p>
        </w:tc>
      </w:tr>
      <w:tr w:rsidR="005279C4" w:rsidRPr="007B4003" w14:paraId="0C7FC1EC" w14:textId="77777777" w:rsidTr="00055C32">
        <w:trPr>
          <w:cantSplit/>
          <w:jc w:val="center"/>
        </w:trPr>
        <w:tc>
          <w:tcPr>
            <w:tcW w:w="2538" w:type="dxa"/>
          </w:tcPr>
          <w:p w14:paraId="2814C56E" w14:textId="1D61374C" w:rsidR="005279C4" w:rsidRDefault="005279C4" w:rsidP="00A52911">
            <w:pPr>
              <w:pStyle w:val="CDRTableText"/>
              <w:keepNext/>
            </w:pPr>
            <w:r>
              <w:t>Solar Spectral Irradiance</w:t>
            </w:r>
          </w:p>
        </w:tc>
        <w:tc>
          <w:tcPr>
            <w:tcW w:w="1620" w:type="dxa"/>
          </w:tcPr>
          <w:p w14:paraId="3FE6D99D" w14:textId="2527B8C0" w:rsidR="005279C4" w:rsidRDefault="005279C4" w:rsidP="00A52911">
            <w:pPr>
              <w:pStyle w:val="CDRTableText"/>
              <w:keepNext/>
            </w:pPr>
            <w:r>
              <w:t>NRLSSI2 model</w:t>
            </w:r>
          </w:p>
        </w:tc>
        <w:tc>
          <w:tcPr>
            <w:tcW w:w="1686" w:type="dxa"/>
          </w:tcPr>
          <w:p w14:paraId="06C77A4A" w14:textId="77777777" w:rsidR="005279C4" w:rsidRDefault="00BC5D53" w:rsidP="00BC5D53">
            <w:pPr>
              <w:pStyle w:val="CDRTableText"/>
              <w:keepNext/>
              <w:jc w:val="center"/>
            </w:pPr>
            <w:r>
              <w:t>3785</w:t>
            </w:r>
          </w:p>
          <w:p w14:paraId="485729FB" w14:textId="1D38A215" w:rsidR="00BC5D53" w:rsidRDefault="00BC5D53" w:rsidP="00BC5D53">
            <w:pPr>
              <w:pStyle w:val="CDRTableText"/>
              <w:keepNext/>
              <w:jc w:val="center"/>
            </w:pPr>
            <w:r>
              <w:t>(variable width)</w:t>
            </w:r>
          </w:p>
        </w:tc>
        <w:tc>
          <w:tcPr>
            <w:tcW w:w="2004" w:type="dxa"/>
          </w:tcPr>
          <w:p w14:paraId="16372EE9" w14:textId="01227D13" w:rsidR="005279C4" w:rsidRDefault="008E162D" w:rsidP="00A52911">
            <w:pPr>
              <w:pStyle w:val="CDRTableText"/>
              <w:keepNext/>
            </w:pPr>
            <w:r>
              <w:t>1882-presen</w:t>
            </w:r>
            <w:r w:rsidR="005279C4">
              <w:t>t</w:t>
            </w:r>
          </w:p>
        </w:tc>
        <w:tc>
          <w:tcPr>
            <w:tcW w:w="1800" w:type="dxa"/>
          </w:tcPr>
          <w:p w14:paraId="5E0F5013" w14:textId="2143AE79" w:rsidR="005279C4" w:rsidRDefault="005279C4" w:rsidP="00A52911">
            <w:pPr>
              <w:pStyle w:val="CDRTableText"/>
              <w:keepNext/>
            </w:pPr>
            <w:r>
              <w:t>daily, monthly</w:t>
            </w:r>
          </w:p>
        </w:tc>
      </w:tr>
      <w:tr w:rsidR="005279C4" w:rsidRPr="007B4003" w14:paraId="57AB822A" w14:textId="77777777" w:rsidTr="00055C32">
        <w:trPr>
          <w:cantSplit/>
          <w:jc w:val="center"/>
        </w:trPr>
        <w:tc>
          <w:tcPr>
            <w:tcW w:w="2538" w:type="dxa"/>
          </w:tcPr>
          <w:p w14:paraId="4165E6EF" w14:textId="2DAB13BE" w:rsidR="005279C4" w:rsidRDefault="005279C4" w:rsidP="00A52911">
            <w:pPr>
              <w:pStyle w:val="CDRTableText"/>
              <w:keepNext/>
            </w:pPr>
            <w:r>
              <w:t>Solar Spectral Irradiance</w:t>
            </w:r>
          </w:p>
        </w:tc>
        <w:tc>
          <w:tcPr>
            <w:tcW w:w="1620" w:type="dxa"/>
          </w:tcPr>
          <w:p w14:paraId="7D592B2C" w14:textId="355A3B21" w:rsidR="005279C4" w:rsidRDefault="005279C4" w:rsidP="00A52911">
            <w:pPr>
              <w:pStyle w:val="CDRTableText"/>
              <w:keepNext/>
            </w:pPr>
            <w:r>
              <w:t>NRLSSI2 model</w:t>
            </w:r>
          </w:p>
        </w:tc>
        <w:tc>
          <w:tcPr>
            <w:tcW w:w="1686" w:type="dxa"/>
          </w:tcPr>
          <w:p w14:paraId="1BFB8700" w14:textId="77777777" w:rsidR="00BC5D53" w:rsidRDefault="00BC5D53" w:rsidP="00BC5D53">
            <w:pPr>
              <w:pStyle w:val="CDRTableText"/>
              <w:keepNext/>
              <w:jc w:val="center"/>
            </w:pPr>
            <w:r>
              <w:t>3785</w:t>
            </w:r>
          </w:p>
          <w:p w14:paraId="350C3783" w14:textId="1B76D6E8" w:rsidR="005279C4" w:rsidRDefault="00BC5D53" w:rsidP="00BC5D53">
            <w:pPr>
              <w:pStyle w:val="CDRTableText"/>
              <w:keepNext/>
              <w:jc w:val="center"/>
            </w:pPr>
            <w:r>
              <w:t>(variable width)</w:t>
            </w:r>
          </w:p>
        </w:tc>
        <w:tc>
          <w:tcPr>
            <w:tcW w:w="2004" w:type="dxa"/>
          </w:tcPr>
          <w:p w14:paraId="60DA3AB5" w14:textId="52F250A2" w:rsidR="005279C4" w:rsidRDefault="005279C4" w:rsidP="00A52911">
            <w:pPr>
              <w:pStyle w:val="CDRTableText"/>
              <w:keepNext/>
            </w:pPr>
            <w:r>
              <w:t>1610-present</w:t>
            </w:r>
          </w:p>
        </w:tc>
        <w:tc>
          <w:tcPr>
            <w:tcW w:w="1800" w:type="dxa"/>
          </w:tcPr>
          <w:p w14:paraId="2F0B182F" w14:textId="3E22BDE8" w:rsidR="005279C4" w:rsidRDefault="005279C4" w:rsidP="00A52911">
            <w:pPr>
              <w:pStyle w:val="CDRTableText"/>
              <w:keepNext/>
            </w:pPr>
            <w:r>
              <w:t>annually</w:t>
            </w:r>
          </w:p>
        </w:tc>
      </w:tr>
      <w:tr w:rsidR="005279C4" w:rsidRPr="007B4003" w14:paraId="23F307EA" w14:textId="77777777" w:rsidTr="00055C32">
        <w:trPr>
          <w:cantSplit/>
          <w:jc w:val="center"/>
        </w:trPr>
        <w:tc>
          <w:tcPr>
            <w:tcW w:w="2538" w:type="dxa"/>
          </w:tcPr>
          <w:p w14:paraId="14274C79" w14:textId="3554E79D" w:rsidR="005279C4" w:rsidRDefault="005279C4" w:rsidP="00A52911">
            <w:pPr>
              <w:pStyle w:val="CDRTableText"/>
              <w:keepNext/>
            </w:pPr>
            <w:r>
              <w:t>Solar Spectral Irradiance</w:t>
            </w:r>
          </w:p>
        </w:tc>
        <w:tc>
          <w:tcPr>
            <w:tcW w:w="1620" w:type="dxa"/>
          </w:tcPr>
          <w:p w14:paraId="42AD6A77" w14:textId="0A840C33" w:rsidR="005279C4" w:rsidRDefault="005279C4" w:rsidP="00EF5E90">
            <w:pPr>
              <w:pStyle w:val="CDRTableText"/>
              <w:keepNext/>
            </w:pPr>
            <w:r>
              <w:t xml:space="preserve">Reference Spectrum </w:t>
            </w:r>
          </w:p>
        </w:tc>
        <w:tc>
          <w:tcPr>
            <w:tcW w:w="1686" w:type="dxa"/>
          </w:tcPr>
          <w:p w14:paraId="391F35D5" w14:textId="77777777" w:rsidR="005279C4" w:rsidRDefault="00BC5D53" w:rsidP="00BC5D53">
            <w:pPr>
              <w:pStyle w:val="CDRTableText"/>
              <w:keepNext/>
              <w:jc w:val="center"/>
            </w:pPr>
            <w:r>
              <w:t>99884</w:t>
            </w:r>
          </w:p>
          <w:p w14:paraId="787018E5" w14:textId="7667CFFA" w:rsidR="00BC5D53" w:rsidRDefault="00BC5D53" w:rsidP="00BC5D53">
            <w:pPr>
              <w:pStyle w:val="CDRTableText"/>
              <w:keepNext/>
              <w:jc w:val="center"/>
            </w:pPr>
            <w:r>
              <w:t>(1 nm width)</w:t>
            </w:r>
          </w:p>
        </w:tc>
        <w:tc>
          <w:tcPr>
            <w:tcW w:w="2004" w:type="dxa"/>
          </w:tcPr>
          <w:p w14:paraId="11DA2D07" w14:textId="26BDA76D" w:rsidR="005279C4" w:rsidRDefault="005279C4" w:rsidP="00EF5E90">
            <w:pPr>
              <w:pStyle w:val="CDRTableText"/>
              <w:keepNext/>
            </w:pPr>
            <w:r>
              <w:t>Quiet</w:t>
            </w:r>
            <w:r w:rsidR="00055C32">
              <w:t>, moderate &amp; high</w:t>
            </w:r>
            <w:r>
              <w:t xml:space="preserve"> solar activity </w:t>
            </w:r>
          </w:p>
        </w:tc>
        <w:tc>
          <w:tcPr>
            <w:tcW w:w="1800" w:type="dxa"/>
          </w:tcPr>
          <w:p w14:paraId="79FE1831" w14:textId="7E4512BA" w:rsidR="005279C4" w:rsidRDefault="00CC5FA7" w:rsidP="00CC5FA7">
            <w:pPr>
              <w:pStyle w:val="CDRTableText"/>
              <w:keepNext/>
              <w:jc w:val="center"/>
            </w:pPr>
            <w:r>
              <w:t>NA</w:t>
            </w:r>
          </w:p>
        </w:tc>
      </w:tr>
      <w:tr w:rsidR="00055C32" w:rsidRPr="007B4003" w14:paraId="716AB4B5" w14:textId="77777777" w:rsidTr="00055C32">
        <w:trPr>
          <w:cantSplit/>
          <w:jc w:val="center"/>
        </w:trPr>
        <w:tc>
          <w:tcPr>
            <w:tcW w:w="2538" w:type="dxa"/>
          </w:tcPr>
          <w:p w14:paraId="18380462" w14:textId="3F3ADFDA" w:rsidR="00055C32" w:rsidRDefault="00055C32" w:rsidP="00A52911">
            <w:pPr>
              <w:pStyle w:val="CDRTableText"/>
              <w:keepNext/>
            </w:pPr>
            <w:r>
              <w:t>Solar Spectral Irradiance</w:t>
            </w:r>
          </w:p>
        </w:tc>
        <w:tc>
          <w:tcPr>
            <w:tcW w:w="1620" w:type="dxa"/>
          </w:tcPr>
          <w:p w14:paraId="380CD01C" w14:textId="0432A47B" w:rsidR="00055C32" w:rsidRDefault="00055C32" w:rsidP="00EF5E90">
            <w:pPr>
              <w:pStyle w:val="CDRTableText"/>
              <w:keepNext/>
            </w:pPr>
            <w:r>
              <w:t>NRLSSI2 model spectrum</w:t>
            </w:r>
          </w:p>
        </w:tc>
        <w:tc>
          <w:tcPr>
            <w:tcW w:w="1686" w:type="dxa"/>
          </w:tcPr>
          <w:p w14:paraId="0A4095A2" w14:textId="77777777" w:rsidR="00055C32" w:rsidRDefault="00055C32" w:rsidP="00055C32">
            <w:pPr>
              <w:pStyle w:val="CDRTableText"/>
              <w:keepNext/>
              <w:jc w:val="center"/>
            </w:pPr>
            <w:r>
              <w:t>99884</w:t>
            </w:r>
          </w:p>
          <w:p w14:paraId="5E9897F7" w14:textId="6AB90E23" w:rsidR="00055C32" w:rsidRDefault="00055C32" w:rsidP="00055C32">
            <w:pPr>
              <w:pStyle w:val="CDRTableText"/>
              <w:keepNext/>
              <w:jc w:val="center"/>
            </w:pPr>
            <w:r>
              <w:t>(1 nm width)</w:t>
            </w:r>
          </w:p>
        </w:tc>
        <w:tc>
          <w:tcPr>
            <w:tcW w:w="2004" w:type="dxa"/>
          </w:tcPr>
          <w:p w14:paraId="58604DF3" w14:textId="77777777" w:rsidR="00055C32" w:rsidRDefault="00055C32" w:rsidP="00EF5E90">
            <w:pPr>
              <w:pStyle w:val="CDRTableText"/>
              <w:keepNext/>
            </w:pPr>
            <w:r>
              <w:t>Maunder Minimum</w:t>
            </w:r>
          </w:p>
          <w:p w14:paraId="1F0AB7BF" w14:textId="3B95FDB4" w:rsidR="00055C32" w:rsidRDefault="00055C32" w:rsidP="00EF5E90">
            <w:pPr>
              <w:pStyle w:val="CDRTableText"/>
              <w:keepNext/>
            </w:pPr>
            <w:r>
              <w:t>(estimated)</w:t>
            </w:r>
          </w:p>
        </w:tc>
        <w:tc>
          <w:tcPr>
            <w:tcW w:w="1800" w:type="dxa"/>
          </w:tcPr>
          <w:p w14:paraId="7937EC21" w14:textId="3AEC7370" w:rsidR="00055C32" w:rsidRDefault="00CC5FA7" w:rsidP="00CC5FA7">
            <w:pPr>
              <w:pStyle w:val="CDRTableText"/>
              <w:keepNext/>
              <w:jc w:val="center"/>
            </w:pPr>
            <w:commentRangeStart w:id="8"/>
            <w:r>
              <w:t>NA</w:t>
            </w:r>
            <w:commentRangeEnd w:id="8"/>
            <w:r w:rsidR="00022936">
              <w:rPr>
                <w:rStyle w:val="CommentReference"/>
                <w:rFonts w:ascii="Arial" w:hAnsi="Arial"/>
              </w:rPr>
              <w:commentReference w:id="8"/>
            </w:r>
          </w:p>
        </w:tc>
      </w:tr>
    </w:tbl>
    <w:p w14:paraId="2979659D" w14:textId="019B3913" w:rsidR="00A52911" w:rsidRDefault="00A52911" w:rsidP="0097426C">
      <w:pPr>
        <w:pStyle w:val="CDRGuidance"/>
        <w:rPr>
          <w:i w:val="0"/>
          <w:color w:val="000000"/>
        </w:rPr>
      </w:pPr>
    </w:p>
    <w:p w14:paraId="075BBF9E" w14:textId="77777777" w:rsidR="000C19D7" w:rsidRDefault="000C19D7" w:rsidP="00F16A28">
      <w:pPr>
        <w:pStyle w:val="CDRHeading2"/>
      </w:pPr>
      <w:bookmarkStart w:id="9" w:name="_Toc269030676"/>
      <w:r>
        <w:lastRenderedPageBreak/>
        <w:t xml:space="preserve">Instrument </w:t>
      </w:r>
      <w:r w:rsidR="00BD7383">
        <w:t xml:space="preserve">and Model </w:t>
      </w:r>
      <w:r>
        <w:t>Characteristics</w:t>
      </w:r>
      <w:bookmarkEnd w:id="9"/>
    </w:p>
    <w:p w14:paraId="631E499F" w14:textId="77AD7217" w:rsidR="008914C5" w:rsidRDefault="00AB1123" w:rsidP="00C40AD8">
      <w:pPr>
        <w:pStyle w:val="CDRGuidance"/>
        <w:rPr>
          <w:i w:val="0"/>
          <w:color w:val="000000"/>
        </w:rPr>
      </w:pPr>
      <w:r>
        <w:rPr>
          <w:i w:val="0"/>
          <w:color w:val="000000"/>
        </w:rPr>
        <w:t xml:space="preserve">The primary solar irradiance observational dataset for the </w:t>
      </w:r>
      <w:r w:rsidR="007E05A4">
        <w:rPr>
          <w:i w:val="0"/>
          <w:color w:val="000000"/>
        </w:rPr>
        <w:t>Solar Irradiance Cli</w:t>
      </w:r>
      <w:r>
        <w:rPr>
          <w:i w:val="0"/>
          <w:color w:val="000000"/>
        </w:rPr>
        <w:t>m</w:t>
      </w:r>
      <w:r w:rsidR="007E05A4">
        <w:rPr>
          <w:i w:val="0"/>
          <w:color w:val="000000"/>
        </w:rPr>
        <w:t>a</w:t>
      </w:r>
      <w:r>
        <w:rPr>
          <w:i w:val="0"/>
          <w:color w:val="000000"/>
        </w:rPr>
        <w:t xml:space="preserve">te Data Record is </w:t>
      </w:r>
      <w:r w:rsidR="007E05A4">
        <w:rPr>
          <w:i w:val="0"/>
          <w:color w:val="000000"/>
        </w:rPr>
        <w:t>t</w:t>
      </w:r>
      <w:r w:rsidR="002C5470">
        <w:rPr>
          <w:i w:val="0"/>
          <w:color w:val="000000"/>
        </w:rPr>
        <w:t xml:space="preserve">hat measured by the Total </w:t>
      </w:r>
      <w:r w:rsidR="007E05A4">
        <w:rPr>
          <w:i w:val="0"/>
          <w:color w:val="000000"/>
        </w:rPr>
        <w:t xml:space="preserve">and Spectral </w:t>
      </w:r>
      <w:r w:rsidR="002C5470">
        <w:rPr>
          <w:i w:val="0"/>
          <w:color w:val="000000"/>
        </w:rPr>
        <w:t xml:space="preserve">Solar </w:t>
      </w:r>
      <w:r w:rsidR="007E05A4">
        <w:rPr>
          <w:i w:val="0"/>
          <w:color w:val="000000"/>
        </w:rPr>
        <w:t xml:space="preserve">Irradiance Sensor (TSIS), which a </w:t>
      </w:r>
      <w:r w:rsidR="00835267">
        <w:rPr>
          <w:i w:val="0"/>
          <w:color w:val="000000"/>
        </w:rPr>
        <w:t>separate AT</w:t>
      </w:r>
      <w:ins w:id="10" w:author="Daniel Wunder" w:date="2014-09-30T13:40:00Z">
        <w:r w:rsidR="00205BD0">
          <w:rPr>
            <w:i w:val="0"/>
            <w:color w:val="000000"/>
          </w:rPr>
          <w:t>BD</w:t>
        </w:r>
      </w:ins>
      <w:del w:id="11" w:author="Daniel Wunder" w:date="2014-09-30T13:40:00Z">
        <w:r w:rsidR="00835267" w:rsidDel="00205BD0">
          <w:rPr>
            <w:i w:val="0"/>
            <w:color w:val="000000"/>
          </w:rPr>
          <w:delText>DB</w:delText>
        </w:r>
      </w:del>
      <w:r w:rsidR="00835267">
        <w:rPr>
          <w:i w:val="0"/>
          <w:color w:val="000000"/>
        </w:rPr>
        <w:t xml:space="preserve"> document</w:t>
      </w:r>
      <w:r w:rsidR="008914C5" w:rsidRPr="008914C5">
        <w:rPr>
          <w:i w:val="0"/>
          <w:color w:val="000000"/>
        </w:rPr>
        <w:t xml:space="preserve"> </w:t>
      </w:r>
      <w:r w:rsidR="008914C5" w:rsidRPr="00205BD0">
        <w:rPr>
          <w:i w:val="0"/>
        </w:rPr>
        <w:t xml:space="preserve">describes </w:t>
      </w:r>
      <w:r w:rsidR="007E05A4" w:rsidRPr="00205BD0">
        <w:rPr>
          <w:i w:val="0"/>
        </w:rPr>
        <w:t>(</w:t>
      </w:r>
      <w:r w:rsidR="00C90547" w:rsidRPr="00205BD0">
        <w:rPr>
          <w:i w:val="0"/>
        </w:rPr>
        <w:t>Coddington et al., 2013)</w:t>
      </w:r>
      <w:r w:rsidR="007E05A4" w:rsidRPr="00205BD0">
        <w:rPr>
          <w:i w:val="0"/>
        </w:rPr>
        <w:t xml:space="preserve">. </w:t>
      </w:r>
    </w:p>
    <w:p w14:paraId="6F61134C" w14:textId="478C32B0" w:rsidR="00E612C0" w:rsidRDefault="007E05A4" w:rsidP="008914C5">
      <w:pPr>
        <w:pStyle w:val="CDRGuidance"/>
        <w:rPr>
          <w:i w:val="0"/>
          <w:color w:val="000000"/>
        </w:rPr>
      </w:pPr>
      <w:r>
        <w:rPr>
          <w:i w:val="0"/>
          <w:color w:val="000000"/>
        </w:rPr>
        <w:t>The present</w:t>
      </w:r>
      <w:r w:rsidR="00BD7383">
        <w:rPr>
          <w:i w:val="0"/>
          <w:color w:val="000000"/>
        </w:rPr>
        <w:t xml:space="preserve"> document describes </w:t>
      </w:r>
      <w:r w:rsidR="007B4AA3">
        <w:rPr>
          <w:i w:val="0"/>
          <w:color w:val="000000"/>
        </w:rPr>
        <w:t xml:space="preserve">the </w:t>
      </w:r>
      <w:r w:rsidR="00E612C0">
        <w:rPr>
          <w:i w:val="0"/>
          <w:color w:val="000000"/>
        </w:rPr>
        <w:t xml:space="preserve">algorithm that calculates </w:t>
      </w:r>
      <w:r w:rsidR="00BD7383">
        <w:rPr>
          <w:i w:val="0"/>
          <w:color w:val="000000"/>
        </w:rPr>
        <w:t xml:space="preserve">solar total and spectral irradiance </w:t>
      </w:r>
      <w:r w:rsidR="00E612C0">
        <w:rPr>
          <w:i w:val="0"/>
          <w:color w:val="000000"/>
        </w:rPr>
        <w:t>using</w:t>
      </w:r>
      <w:r w:rsidR="00BD7383">
        <w:rPr>
          <w:i w:val="0"/>
          <w:color w:val="000000"/>
        </w:rPr>
        <w:t xml:space="preserve"> the</w:t>
      </w:r>
      <w:r w:rsidR="00835267">
        <w:rPr>
          <w:i w:val="0"/>
          <w:color w:val="000000"/>
        </w:rPr>
        <w:t xml:space="preserve"> NRLTSI2 and NRLSSI2 m</w:t>
      </w:r>
      <w:r w:rsidR="00835267" w:rsidRPr="00205BD0">
        <w:rPr>
          <w:i w:val="0"/>
          <w:color w:val="000000"/>
        </w:rPr>
        <w:t>od</w:t>
      </w:r>
      <w:r w:rsidR="00835267">
        <w:rPr>
          <w:i w:val="0"/>
          <w:color w:val="000000"/>
        </w:rPr>
        <w:t>els</w:t>
      </w:r>
      <w:r w:rsidR="00E612C0">
        <w:rPr>
          <w:i w:val="0"/>
          <w:color w:val="000000"/>
        </w:rPr>
        <w:t>, developed from direct solar irradiance observations made by Total Irradiance Monitor (TIM) and Solar Irradiance Monitor (SIM) instruments on the Solar Radiation and Climate Experiment (SORCE) spacecraft</w:t>
      </w:r>
      <w:r w:rsidR="00250956">
        <w:rPr>
          <w:i w:val="0"/>
          <w:color w:val="000000"/>
        </w:rPr>
        <w:t xml:space="preserve"> from 2003 to 2014</w:t>
      </w:r>
      <w:r w:rsidR="00E612C0">
        <w:rPr>
          <w:i w:val="0"/>
          <w:color w:val="000000"/>
        </w:rPr>
        <w:t>.</w:t>
      </w:r>
      <w:r w:rsidR="00835267">
        <w:rPr>
          <w:i w:val="0"/>
          <w:color w:val="000000"/>
        </w:rPr>
        <w:t xml:space="preserve"> </w:t>
      </w:r>
      <w:r w:rsidR="00E612C0">
        <w:rPr>
          <w:i w:val="0"/>
          <w:color w:val="000000"/>
        </w:rPr>
        <w:t xml:space="preserve">The NRLTSI2 and NRLSSI2 models are the second generation of the NRLTSI and NRLSSI solar irradiance variability models that input proxy indicators of </w:t>
      </w:r>
      <w:r w:rsidR="004A738B">
        <w:rPr>
          <w:i w:val="0"/>
          <w:color w:val="000000"/>
        </w:rPr>
        <w:t xml:space="preserve">faculae and </w:t>
      </w:r>
      <w:r w:rsidR="00E612C0">
        <w:rPr>
          <w:i w:val="0"/>
          <w:color w:val="000000"/>
        </w:rPr>
        <w:t>sunspots to calculate the change in a reference spectrum that these features produce, when present on the solar disc.</w:t>
      </w:r>
      <w:r w:rsidR="00922037">
        <w:rPr>
          <w:i w:val="0"/>
          <w:color w:val="000000"/>
        </w:rPr>
        <w:t xml:space="preserve"> Lean and Woods (2010</w:t>
      </w:r>
      <w:r w:rsidR="00B85E2F">
        <w:rPr>
          <w:i w:val="0"/>
          <w:color w:val="000000"/>
        </w:rPr>
        <w:t>) provide an overview of the NRLTSI and NRLSSI models.</w:t>
      </w:r>
    </w:p>
    <w:p w14:paraId="1BFB3FDE" w14:textId="5355A70D" w:rsidR="008914C5" w:rsidRPr="00BD7383" w:rsidRDefault="008914C5" w:rsidP="008914C5">
      <w:pPr>
        <w:pStyle w:val="CDRGuidance"/>
        <w:rPr>
          <w:i w:val="0"/>
          <w:color w:val="000000"/>
        </w:rPr>
      </w:pPr>
      <w:r>
        <w:rPr>
          <w:i w:val="0"/>
          <w:color w:val="000000"/>
        </w:rPr>
        <w:t xml:space="preserve">The total solar irradiance generated by the NRLTSI2 model is directly comparable with daily average values of the total solar irradiance measured by </w:t>
      </w:r>
      <w:r w:rsidR="007E05A4">
        <w:rPr>
          <w:i w:val="0"/>
          <w:color w:val="000000"/>
        </w:rPr>
        <w:t xml:space="preserve">the </w:t>
      </w:r>
      <w:r w:rsidR="00E612C0">
        <w:rPr>
          <w:i w:val="0"/>
          <w:color w:val="000000"/>
        </w:rPr>
        <w:t>next-generation TIM</w:t>
      </w:r>
      <w:r w:rsidR="007E05A4">
        <w:rPr>
          <w:i w:val="0"/>
          <w:color w:val="000000"/>
        </w:rPr>
        <w:t xml:space="preserve">, which is part of </w:t>
      </w:r>
      <w:r>
        <w:rPr>
          <w:i w:val="0"/>
          <w:color w:val="000000"/>
        </w:rPr>
        <w:t xml:space="preserve">TSIS. The solar spectral irradiance generated by the NRLSSI2 model is directly comparable with daily average values of the </w:t>
      </w:r>
      <w:r w:rsidR="00E612C0">
        <w:rPr>
          <w:i w:val="0"/>
          <w:color w:val="000000"/>
        </w:rPr>
        <w:t>next-generation</w:t>
      </w:r>
      <w:r w:rsidR="007E05A4">
        <w:rPr>
          <w:i w:val="0"/>
          <w:color w:val="000000"/>
        </w:rPr>
        <w:t xml:space="preserve"> </w:t>
      </w:r>
      <w:r w:rsidR="00E612C0">
        <w:rPr>
          <w:i w:val="0"/>
          <w:color w:val="000000"/>
        </w:rPr>
        <w:t>SIM</w:t>
      </w:r>
      <w:r w:rsidR="007E05A4">
        <w:rPr>
          <w:i w:val="0"/>
          <w:color w:val="000000"/>
        </w:rPr>
        <w:t xml:space="preserve">, which is also part of </w:t>
      </w:r>
      <w:r>
        <w:rPr>
          <w:i w:val="0"/>
          <w:color w:val="000000"/>
        </w:rPr>
        <w:t xml:space="preserve">TSIS, </w:t>
      </w:r>
      <w:commentRangeStart w:id="12"/>
      <w:r>
        <w:rPr>
          <w:i w:val="0"/>
          <w:color w:val="000000"/>
        </w:rPr>
        <w:t>after adjustment to match the wavelength bins on which the TSIS SIM measurements are reported</w:t>
      </w:r>
      <w:commentRangeEnd w:id="12"/>
      <w:r w:rsidR="009A46DB">
        <w:rPr>
          <w:rStyle w:val="CommentReference"/>
          <w:rFonts w:ascii="Arial" w:hAnsi="Arial"/>
          <w:i w:val="0"/>
        </w:rPr>
        <w:commentReference w:id="12"/>
      </w:r>
      <w:r>
        <w:rPr>
          <w:i w:val="0"/>
          <w:color w:val="000000"/>
        </w:rPr>
        <w:t>.</w:t>
      </w:r>
    </w:p>
    <w:p w14:paraId="10CDD8BB" w14:textId="77777777" w:rsidR="008914C5" w:rsidRPr="00151F89" w:rsidRDefault="008914C5" w:rsidP="00C40AD8">
      <w:pPr>
        <w:pStyle w:val="CDRGuidance"/>
        <w:rPr>
          <w:color w:val="4F81BD"/>
        </w:rPr>
      </w:pPr>
    </w:p>
    <w:p w14:paraId="4400306F" w14:textId="77777777" w:rsidR="000C19D7" w:rsidRDefault="000C19D7" w:rsidP="00F16A28">
      <w:pPr>
        <w:pStyle w:val="CDRHeading1"/>
      </w:pPr>
      <w:bookmarkStart w:id="13" w:name="_Toc269030677"/>
      <w:r>
        <w:lastRenderedPageBreak/>
        <w:t>Algorithm Description</w:t>
      </w:r>
      <w:bookmarkEnd w:id="13"/>
    </w:p>
    <w:p w14:paraId="2F397CBD" w14:textId="4ABC266E" w:rsidR="00D42547" w:rsidRPr="00BD0310" w:rsidRDefault="000C19D7" w:rsidP="00D42547">
      <w:pPr>
        <w:pStyle w:val="CDRHeading2"/>
      </w:pPr>
      <w:bookmarkStart w:id="14" w:name="_Toc269030678"/>
      <w:r>
        <w:t>Algorithm Overview</w:t>
      </w:r>
      <w:bookmarkEnd w:id="14"/>
    </w:p>
    <w:p w14:paraId="594F7ADF" w14:textId="5FE7FE5E" w:rsidR="0082366A" w:rsidRPr="0082366A" w:rsidRDefault="00C21A20" w:rsidP="0082366A">
      <w:pPr>
        <w:pStyle w:val="CDRBodyText"/>
        <w:ind w:firstLine="0"/>
        <w:rPr>
          <w:rFonts w:asciiTheme="majorHAnsi" w:hAnsiTheme="majorHAnsi"/>
        </w:rPr>
      </w:pPr>
      <w:r w:rsidRPr="00E612C0">
        <w:rPr>
          <w:rFonts w:asciiTheme="majorHAnsi" w:hAnsiTheme="majorHAnsi"/>
          <w:color w:val="000000"/>
        </w:rPr>
        <w:t xml:space="preserve">The </w:t>
      </w:r>
      <w:r w:rsidR="00E70651" w:rsidRPr="00E612C0">
        <w:rPr>
          <w:rFonts w:asciiTheme="majorHAnsi" w:hAnsiTheme="majorHAnsi"/>
          <w:color w:val="000000"/>
        </w:rPr>
        <w:t xml:space="preserve">Solar Irradiance Data Record algorithm </w:t>
      </w:r>
      <w:r w:rsidR="00BC6B3F">
        <w:rPr>
          <w:rFonts w:asciiTheme="majorHAnsi" w:hAnsiTheme="majorHAnsi"/>
          <w:color w:val="000000"/>
        </w:rPr>
        <w:t>uses</w:t>
      </w:r>
      <w:r w:rsidR="00E70651" w:rsidRPr="00E612C0">
        <w:rPr>
          <w:rFonts w:asciiTheme="majorHAnsi" w:hAnsiTheme="majorHAnsi"/>
          <w:color w:val="000000"/>
        </w:rPr>
        <w:t xml:space="preserve"> the </w:t>
      </w:r>
      <w:r w:rsidRPr="00E612C0">
        <w:rPr>
          <w:rFonts w:asciiTheme="majorHAnsi" w:hAnsiTheme="majorHAnsi"/>
          <w:color w:val="000000"/>
        </w:rPr>
        <w:t>NRLTSI2 and NRLSSI2</w:t>
      </w:r>
      <w:r w:rsidR="00421366">
        <w:rPr>
          <w:rFonts w:asciiTheme="majorHAnsi" w:hAnsiTheme="majorHAnsi"/>
          <w:color w:val="000000"/>
        </w:rPr>
        <w:t xml:space="preserve"> models</w:t>
      </w:r>
      <w:r w:rsidRPr="00E612C0">
        <w:rPr>
          <w:rFonts w:asciiTheme="majorHAnsi" w:hAnsiTheme="majorHAnsi"/>
          <w:color w:val="000000"/>
        </w:rPr>
        <w:t xml:space="preserve"> </w:t>
      </w:r>
      <w:r w:rsidR="00716D73">
        <w:rPr>
          <w:rFonts w:asciiTheme="majorHAnsi" w:hAnsiTheme="majorHAnsi"/>
          <w:color w:val="000000"/>
        </w:rPr>
        <w:t>to</w:t>
      </w:r>
      <w:r w:rsidR="002B1ACE" w:rsidRPr="00E612C0">
        <w:rPr>
          <w:rFonts w:asciiTheme="majorHAnsi" w:hAnsiTheme="majorHAnsi"/>
          <w:color w:val="000000"/>
        </w:rPr>
        <w:t xml:space="preserve"> </w:t>
      </w:r>
      <w:r w:rsidRPr="00E612C0">
        <w:rPr>
          <w:rFonts w:asciiTheme="majorHAnsi" w:hAnsiTheme="majorHAnsi"/>
          <w:color w:val="000000"/>
        </w:rPr>
        <w:t>calculate values of the total irradiance and the so</w:t>
      </w:r>
      <w:r w:rsidR="002B1ACE" w:rsidRPr="00E612C0">
        <w:rPr>
          <w:rFonts w:asciiTheme="majorHAnsi" w:hAnsiTheme="majorHAnsi"/>
          <w:color w:val="000000"/>
        </w:rPr>
        <w:t>lar spectral i</w:t>
      </w:r>
      <w:r w:rsidR="00421366">
        <w:rPr>
          <w:rFonts w:asciiTheme="majorHAnsi" w:hAnsiTheme="majorHAnsi"/>
          <w:color w:val="000000"/>
        </w:rPr>
        <w:t xml:space="preserve">rradiance </w:t>
      </w:r>
      <w:r w:rsidR="00E70651" w:rsidRPr="00E612C0">
        <w:rPr>
          <w:rFonts w:asciiTheme="majorHAnsi" w:hAnsiTheme="majorHAnsi"/>
          <w:color w:val="000000"/>
        </w:rPr>
        <w:t>in 3,785</w:t>
      </w:r>
      <w:r w:rsidRPr="00E612C0">
        <w:rPr>
          <w:rFonts w:asciiTheme="majorHAnsi" w:hAnsiTheme="majorHAnsi"/>
          <w:color w:val="000000"/>
        </w:rPr>
        <w:t xml:space="preserve"> (variable) wavelength bins (</w:t>
      </w:r>
      <w:r w:rsidR="007F35C7" w:rsidRPr="00E612C0">
        <w:rPr>
          <w:rFonts w:asciiTheme="majorHAnsi" w:hAnsiTheme="majorHAnsi"/>
          <w:color w:val="000000"/>
        </w:rPr>
        <w:t xml:space="preserve">on </w:t>
      </w:r>
      <w:r w:rsidR="004B2A76" w:rsidRPr="00E612C0">
        <w:rPr>
          <w:rFonts w:asciiTheme="majorHAnsi" w:hAnsiTheme="majorHAnsi"/>
          <w:color w:val="000000"/>
        </w:rPr>
        <w:t>a wavelength grid</w:t>
      </w:r>
      <w:r w:rsidR="007F35C7" w:rsidRPr="00E612C0">
        <w:rPr>
          <w:rFonts w:asciiTheme="majorHAnsi" w:hAnsiTheme="majorHAnsi"/>
          <w:color w:val="000000"/>
        </w:rPr>
        <w:t xml:space="preserve"> </w:t>
      </w:r>
      <w:r w:rsidR="00E70651" w:rsidRPr="00E612C0">
        <w:rPr>
          <w:rFonts w:asciiTheme="majorHAnsi" w:hAnsiTheme="majorHAnsi"/>
          <w:color w:val="000000"/>
        </w:rPr>
        <w:t>from 115</w:t>
      </w:r>
      <w:r w:rsidR="007F35C7" w:rsidRPr="00E612C0">
        <w:rPr>
          <w:rFonts w:asciiTheme="majorHAnsi" w:hAnsiTheme="majorHAnsi"/>
          <w:color w:val="000000"/>
        </w:rPr>
        <w:t>.5 to 99975</w:t>
      </w:r>
      <w:r w:rsidRPr="00E612C0">
        <w:rPr>
          <w:rFonts w:asciiTheme="majorHAnsi" w:hAnsiTheme="majorHAnsi"/>
          <w:color w:val="000000"/>
        </w:rPr>
        <w:t xml:space="preserve"> nm) when </w:t>
      </w:r>
      <w:r w:rsidR="007F35C7" w:rsidRPr="00E612C0">
        <w:rPr>
          <w:rFonts w:asciiTheme="majorHAnsi" w:hAnsiTheme="majorHAnsi"/>
          <w:color w:val="000000"/>
        </w:rPr>
        <w:t>supplied</w:t>
      </w:r>
      <w:r w:rsidRPr="00E612C0">
        <w:rPr>
          <w:rFonts w:asciiTheme="majorHAnsi" w:hAnsiTheme="majorHAnsi"/>
          <w:color w:val="000000"/>
        </w:rPr>
        <w:t xml:space="preserve"> with two inputs; the </w:t>
      </w:r>
      <w:r w:rsidR="00E70651" w:rsidRPr="00E612C0">
        <w:rPr>
          <w:rFonts w:asciiTheme="majorHAnsi" w:hAnsiTheme="majorHAnsi"/>
          <w:color w:val="000000"/>
        </w:rPr>
        <w:t xml:space="preserve">facular brightening, </w:t>
      </w:r>
      <w:r w:rsidR="00E70651" w:rsidRPr="0033535E">
        <w:rPr>
          <w:rFonts w:asciiTheme="majorHAnsi" w:hAnsiTheme="majorHAnsi"/>
          <w:i/>
          <w:color w:val="000000"/>
        </w:rPr>
        <w:t>F</w:t>
      </w:r>
      <w:r w:rsidR="00E70651" w:rsidRPr="00E612C0">
        <w:rPr>
          <w:rFonts w:asciiTheme="majorHAnsi" w:hAnsiTheme="majorHAnsi"/>
          <w:color w:val="000000"/>
        </w:rPr>
        <w:t>(</w:t>
      </w:r>
      <w:r w:rsidR="00E70651" w:rsidRPr="0033535E">
        <w:rPr>
          <w:rFonts w:asciiTheme="majorHAnsi" w:hAnsiTheme="majorHAnsi"/>
          <w:i/>
          <w:color w:val="000000"/>
        </w:rPr>
        <w:t>t</w:t>
      </w:r>
      <w:r w:rsidR="00E70651" w:rsidRPr="00E612C0">
        <w:rPr>
          <w:rFonts w:asciiTheme="majorHAnsi" w:hAnsiTheme="majorHAnsi"/>
          <w:color w:val="000000"/>
        </w:rPr>
        <w:t xml:space="preserve">), </w:t>
      </w:r>
      <w:r w:rsidR="004A738B">
        <w:rPr>
          <w:rFonts w:asciiTheme="majorHAnsi" w:hAnsiTheme="majorHAnsi"/>
          <w:color w:val="000000"/>
        </w:rPr>
        <w:t xml:space="preserve">and </w:t>
      </w:r>
      <w:r w:rsidR="004A738B" w:rsidRPr="00E612C0">
        <w:rPr>
          <w:rFonts w:asciiTheme="majorHAnsi" w:hAnsiTheme="majorHAnsi"/>
          <w:color w:val="000000"/>
        </w:rPr>
        <w:t xml:space="preserve">sunspot darkening, </w:t>
      </w:r>
      <w:r w:rsidR="004A738B" w:rsidRPr="0033535E">
        <w:rPr>
          <w:rFonts w:asciiTheme="majorHAnsi" w:hAnsiTheme="majorHAnsi"/>
          <w:i/>
          <w:color w:val="000000"/>
        </w:rPr>
        <w:t>S</w:t>
      </w:r>
      <w:r w:rsidR="004A738B" w:rsidRPr="00E612C0">
        <w:rPr>
          <w:rFonts w:asciiTheme="majorHAnsi" w:hAnsiTheme="majorHAnsi"/>
          <w:color w:val="000000"/>
        </w:rPr>
        <w:t>(</w:t>
      </w:r>
      <w:r w:rsidR="004A738B" w:rsidRPr="0033535E">
        <w:rPr>
          <w:rFonts w:asciiTheme="majorHAnsi" w:hAnsiTheme="majorHAnsi"/>
          <w:i/>
          <w:color w:val="000000"/>
        </w:rPr>
        <w:t>t</w:t>
      </w:r>
      <w:r w:rsidR="004A738B" w:rsidRPr="00E612C0">
        <w:rPr>
          <w:rFonts w:asciiTheme="majorHAnsi" w:hAnsiTheme="majorHAnsi"/>
          <w:color w:val="000000"/>
        </w:rPr>
        <w:t xml:space="preserve">), </w:t>
      </w:r>
      <w:r w:rsidR="00BC6B3F">
        <w:rPr>
          <w:rFonts w:asciiTheme="majorHAnsi" w:hAnsiTheme="majorHAnsi"/>
          <w:color w:val="000000"/>
        </w:rPr>
        <w:t>indices</w:t>
      </w:r>
      <w:r w:rsidR="00CC3AB6">
        <w:rPr>
          <w:rFonts w:asciiTheme="majorHAnsi" w:hAnsiTheme="majorHAnsi"/>
          <w:color w:val="000000"/>
        </w:rPr>
        <w:t xml:space="preserve">, each of which varies with time, </w:t>
      </w:r>
      <w:r w:rsidR="00CC3AB6" w:rsidRPr="0033535E">
        <w:rPr>
          <w:rFonts w:asciiTheme="majorHAnsi" w:hAnsiTheme="majorHAnsi"/>
          <w:i/>
          <w:color w:val="000000"/>
        </w:rPr>
        <w:t>t</w:t>
      </w:r>
      <w:r w:rsidR="00CC3AB6">
        <w:rPr>
          <w:rFonts w:asciiTheme="majorHAnsi" w:hAnsiTheme="majorHAnsi"/>
          <w:color w:val="000000"/>
        </w:rPr>
        <w:t>.</w:t>
      </w:r>
      <w:r w:rsidR="00716D73">
        <w:rPr>
          <w:rFonts w:asciiTheme="majorHAnsi" w:hAnsiTheme="majorHAnsi"/>
        </w:rPr>
        <w:t xml:space="preserve"> </w:t>
      </w:r>
    </w:p>
    <w:p w14:paraId="5F847084" w14:textId="2311ABE7" w:rsidR="00716D73" w:rsidRPr="00E612C0" w:rsidRDefault="007F35C7" w:rsidP="00716D73">
      <w:pPr>
        <w:pStyle w:val="CDRBodyText"/>
        <w:ind w:firstLine="0"/>
        <w:rPr>
          <w:rFonts w:asciiTheme="majorHAnsi" w:hAnsiTheme="majorHAnsi"/>
        </w:rPr>
      </w:pPr>
      <w:r w:rsidRPr="00E612C0">
        <w:rPr>
          <w:rFonts w:asciiTheme="majorHAnsi" w:hAnsiTheme="majorHAnsi"/>
        </w:rPr>
        <w:t>The</w:t>
      </w:r>
      <w:r w:rsidR="004B2A76" w:rsidRPr="00E612C0">
        <w:rPr>
          <w:rFonts w:asciiTheme="majorHAnsi" w:hAnsiTheme="majorHAnsi"/>
        </w:rPr>
        <w:t xml:space="preserve"> </w:t>
      </w:r>
      <w:r w:rsidR="004A738B">
        <w:rPr>
          <w:rFonts w:asciiTheme="majorHAnsi" w:hAnsiTheme="majorHAnsi"/>
        </w:rPr>
        <w:t xml:space="preserve">facular and </w:t>
      </w:r>
      <w:r w:rsidR="004B2A76" w:rsidRPr="00E612C0">
        <w:rPr>
          <w:rFonts w:asciiTheme="majorHAnsi" w:hAnsiTheme="majorHAnsi"/>
        </w:rPr>
        <w:t xml:space="preserve">sunspot influences </w:t>
      </w:r>
      <w:r w:rsidR="00BC0559">
        <w:rPr>
          <w:rFonts w:asciiTheme="majorHAnsi" w:hAnsiTheme="majorHAnsi"/>
        </w:rPr>
        <w:t xml:space="preserve">on solar irradiance </w:t>
      </w:r>
      <w:r w:rsidR="004B2A76" w:rsidRPr="00E612C0">
        <w:rPr>
          <w:rFonts w:asciiTheme="majorHAnsi" w:hAnsiTheme="majorHAnsi"/>
        </w:rPr>
        <w:t>are</w:t>
      </w:r>
      <w:r w:rsidRPr="00E612C0">
        <w:rPr>
          <w:rFonts w:asciiTheme="majorHAnsi" w:hAnsiTheme="majorHAnsi"/>
        </w:rPr>
        <w:t xml:space="preserve"> calculated in Wm</w:t>
      </w:r>
      <w:r w:rsidRPr="00E612C0">
        <w:rPr>
          <w:rFonts w:asciiTheme="majorHAnsi" w:hAnsiTheme="majorHAnsi"/>
          <w:vertAlign w:val="superscript"/>
        </w:rPr>
        <w:t>-2</w:t>
      </w:r>
      <w:r w:rsidR="004B2A76" w:rsidRPr="00E612C0">
        <w:rPr>
          <w:rFonts w:asciiTheme="majorHAnsi" w:hAnsiTheme="majorHAnsi"/>
        </w:rPr>
        <w:t xml:space="preserve"> b</w:t>
      </w:r>
      <w:r w:rsidR="00421366">
        <w:rPr>
          <w:rFonts w:asciiTheme="majorHAnsi" w:hAnsiTheme="majorHAnsi"/>
        </w:rPr>
        <w:t xml:space="preserve">y applying </w:t>
      </w:r>
      <w:r w:rsidR="00CC3AB6">
        <w:rPr>
          <w:rFonts w:asciiTheme="majorHAnsi" w:hAnsiTheme="majorHAnsi"/>
        </w:rPr>
        <w:t xml:space="preserve">(constant) </w:t>
      </w:r>
      <w:r w:rsidR="00421366">
        <w:rPr>
          <w:rFonts w:asciiTheme="majorHAnsi" w:hAnsiTheme="majorHAnsi"/>
        </w:rPr>
        <w:t>scaling coefficients</w:t>
      </w:r>
      <w:r w:rsidR="004B2A76" w:rsidRPr="00E612C0">
        <w:rPr>
          <w:rFonts w:asciiTheme="majorHAnsi" w:hAnsiTheme="majorHAnsi"/>
        </w:rPr>
        <w:t xml:space="preserve"> to the </w:t>
      </w:r>
      <w:r w:rsidR="00BC6B3F">
        <w:rPr>
          <w:rFonts w:asciiTheme="majorHAnsi" w:hAnsiTheme="majorHAnsi"/>
        </w:rPr>
        <w:t xml:space="preserve">input </w:t>
      </w:r>
      <w:r w:rsidR="004A738B">
        <w:rPr>
          <w:rFonts w:asciiTheme="majorHAnsi" w:hAnsiTheme="majorHAnsi"/>
        </w:rPr>
        <w:t xml:space="preserve">facular and </w:t>
      </w:r>
      <w:r w:rsidR="004B2A76" w:rsidRPr="00E612C0">
        <w:rPr>
          <w:rFonts w:asciiTheme="majorHAnsi" w:hAnsiTheme="majorHAnsi"/>
        </w:rPr>
        <w:t>sunsp</w:t>
      </w:r>
      <w:r w:rsidR="00421366">
        <w:rPr>
          <w:rFonts w:asciiTheme="majorHAnsi" w:hAnsiTheme="majorHAnsi"/>
        </w:rPr>
        <w:t xml:space="preserve">ot </w:t>
      </w:r>
      <w:r w:rsidR="00BC6B3F">
        <w:rPr>
          <w:rFonts w:asciiTheme="majorHAnsi" w:hAnsiTheme="majorHAnsi"/>
        </w:rPr>
        <w:t>indices</w:t>
      </w:r>
      <w:r w:rsidR="00421366">
        <w:rPr>
          <w:rFonts w:asciiTheme="majorHAnsi" w:hAnsiTheme="majorHAnsi"/>
        </w:rPr>
        <w:t>, and the resultant irradiance increments</w:t>
      </w:r>
      <w:r w:rsidR="004B2A76" w:rsidRPr="00E612C0">
        <w:rPr>
          <w:rFonts w:asciiTheme="majorHAnsi" w:hAnsiTheme="majorHAnsi"/>
        </w:rPr>
        <w:t xml:space="preserve"> are then </w:t>
      </w:r>
      <w:r w:rsidRPr="00E612C0">
        <w:rPr>
          <w:rFonts w:asciiTheme="majorHAnsi" w:hAnsiTheme="majorHAnsi"/>
        </w:rPr>
        <w:t xml:space="preserve">applied to </w:t>
      </w:r>
      <w:r w:rsidR="004B2A76" w:rsidRPr="00E612C0">
        <w:rPr>
          <w:rFonts w:asciiTheme="majorHAnsi" w:hAnsiTheme="majorHAnsi"/>
        </w:rPr>
        <w:t xml:space="preserve">adjust </w:t>
      </w:r>
      <w:r w:rsidR="00076986" w:rsidRPr="00E612C0">
        <w:rPr>
          <w:rFonts w:asciiTheme="majorHAnsi" w:hAnsiTheme="majorHAnsi"/>
        </w:rPr>
        <w:t>the specified (invariant) baseline</w:t>
      </w:r>
      <w:r w:rsidRPr="00E612C0">
        <w:rPr>
          <w:rFonts w:asciiTheme="majorHAnsi" w:hAnsiTheme="majorHAnsi"/>
        </w:rPr>
        <w:t xml:space="preserve"> </w:t>
      </w:r>
      <w:r w:rsidR="00E70651" w:rsidRPr="00E612C0">
        <w:rPr>
          <w:rFonts w:asciiTheme="majorHAnsi" w:hAnsiTheme="majorHAnsi"/>
        </w:rPr>
        <w:t xml:space="preserve">total </w:t>
      </w:r>
      <w:r w:rsidR="00421366">
        <w:rPr>
          <w:rFonts w:asciiTheme="majorHAnsi" w:hAnsiTheme="majorHAnsi"/>
        </w:rPr>
        <w:t>irradiance</w:t>
      </w:r>
      <w:r w:rsidRPr="00E612C0">
        <w:rPr>
          <w:rFonts w:asciiTheme="majorHAnsi" w:hAnsiTheme="majorHAnsi"/>
        </w:rPr>
        <w:t xml:space="preserve"> </w:t>
      </w:r>
      <w:r w:rsidR="00E70651" w:rsidRPr="00E612C0">
        <w:rPr>
          <w:rFonts w:asciiTheme="majorHAnsi" w:hAnsiTheme="majorHAnsi"/>
        </w:rPr>
        <w:t>and spectral irradiance which indicate</w:t>
      </w:r>
      <w:r w:rsidRPr="00E612C0">
        <w:rPr>
          <w:rFonts w:asciiTheme="majorHAnsi" w:hAnsiTheme="majorHAnsi"/>
        </w:rPr>
        <w:t xml:space="preserve"> </w:t>
      </w:r>
      <w:r w:rsidR="00E70651" w:rsidRPr="00E612C0">
        <w:rPr>
          <w:rFonts w:asciiTheme="majorHAnsi" w:hAnsiTheme="majorHAnsi"/>
        </w:rPr>
        <w:t xml:space="preserve">the </w:t>
      </w:r>
      <w:commentRangeStart w:id="15"/>
      <w:r w:rsidR="00E70651" w:rsidRPr="00E612C0">
        <w:rPr>
          <w:rFonts w:asciiTheme="majorHAnsi" w:hAnsiTheme="majorHAnsi"/>
        </w:rPr>
        <w:t>“quiet” sun</w:t>
      </w:r>
      <w:commentRangeEnd w:id="15"/>
      <w:r w:rsidR="00BD4413">
        <w:rPr>
          <w:rStyle w:val="CommentReference"/>
          <w:rFonts w:ascii="Arial" w:hAnsi="Arial"/>
        </w:rPr>
        <w:commentReference w:id="15"/>
      </w:r>
      <w:r w:rsidR="00E70651" w:rsidRPr="00E612C0">
        <w:rPr>
          <w:rFonts w:asciiTheme="majorHAnsi" w:hAnsiTheme="majorHAnsi"/>
        </w:rPr>
        <w:t>. For the purposes of the algorithm, the quiet sun irradiance is that corresponding to the absence of both sunspots and faculae.</w:t>
      </w:r>
      <w:r w:rsidRPr="00E612C0">
        <w:rPr>
          <w:rFonts w:asciiTheme="majorHAnsi" w:hAnsiTheme="majorHAnsi"/>
        </w:rPr>
        <w:t xml:space="preserve"> </w:t>
      </w:r>
      <w:commentRangeStart w:id="16"/>
      <w:r w:rsidR="00C21A20" w:rsidRPr="00E612C0">
        <w:rPr>
          <w:rFonts w:asciiTheme="majorHAnsi" w:hAnsiTheme="majorHAnsi"/>
        </w:rPr>
        <w:t>An additional third component is calculated to estimate the contribution of an assumed long-term facular component speculated to produce secular irradiance change unde</w:t>
      </w:r>
      <w:r w:rsidR="00716D73">
        <w:rPr>
          <w:rFonts w:asciiTheme="majorHAnsi" w:hAnsiTheme="majorHAnsi"/>
        </w:rPr>
        <w:t>rlying the solar activity cycle on</w:t>
      </w:r>
      <w:r w:rsidR="00716D73" w:rsidRPr="00E612C0">
        <w:rPr>
          <w:rFonts w:asciiTheme="majorHAnsi" w:hAnsiTheme="majorHAnsi"/>
        </w:rPr>
        <w:t xml:space="preserve"> historical </w:t>
      </w:r>
      <w:r w:rsidR="00716D73">
        <w:rPr>
          <w:rFonts w:asciiTheme="majorHAnsi" w:hAnsiTheme="majorHAnsi"/>
        </w:rPr>
        <w:t>time scales (prior to 1950)</w:t>
      </w:r>
      <w:r w:rsidR="00BC0559">
        <w:rPr>
          <w:rFonts w:asciiTheme="majorHAnsi" w:hAnsiTheme="majorHAnsi"/>
        </w:rPr>
        <w:t>, since 1615, including during the Maunder Minimum of anomalously low solar activity</w:t>
      </w:r>
      <w:commentRangeEnd w:id="16"/>
      <w:r w:rsidR="009A46DB">
        <w:rPr>
          <w:rStyle w:val="CommentReference"/>
          <w:rFonts w:ascii="Arial" w:hAnsi="Arial"/>
        </w:rPr>
        <w:commentReference w:id="16"/>
      </w:r>
      <w:r w:rsidR="00BC0559">
        <w:rPr>
          <w:rFonts w:asciiTheme="majorHAnsi" w:hAnsiTheme="majorHAnsi"/>
        </w:rPr>
        <w:t>.</w:t>
      </w:r>
      <w:r w:rsidR="00716D73">
        <w:rPr>
          <w:rFonts w:asciiTheme="majorHAnsi" w:hAnsiTheme="majorHAnsi"/>
        </w:rPr>
        <w:t xml:space="preserve"> </w:t>
      </w:r>
    </w:p>
    <w:p w14:paraId="3230ED72" w14:textId="7228AF8A" w:rsidR="00016D9A" w:rsidRPr="00E612C0" w:rsidRDefault="00CC5FA7" w:rsidP="00C21A20">
      <w:pPr>
        <w:pStyle w:val="CDRBodyText"/>
        <w:ind w:firstLine="0"/>
        <w:rPr>
          <w:rFonts w:asciiTheme="majorHAnsi" w:hAnsiTheme="majorHAnsi"/>
        </w:rPr>
      </w:pPr>
      <w:r>
        <w:rPr>
          <w:rFonts w:asciiTheme="majorHAnsi" w:hAnsiTheme="majorHAnsi"/>
        </w:rPr>
        <w:t>Table 2</w:t>
      </w:r>
      <w:r w:rsidR="00716D73">
        <w:rPr>
          <w:rFonts w:asciiTheme="majorHAnsi" w:hAnsiTheme="majorHAnsi"/>
        </w:rPr>
        <w:t xml:space="preserve"> summarizes the </w:t>
      </w:r>
      <w:r>
        <w:rPr>
          <w:rFonts w:asciiTheme="majorHAnsi" w:hAnsiTheme="majorHAnsi"/>
        </w:rPr>
        <w:t xml:space="preserve">outputs of the </w:t>
      </w:r>
      <w:r w:rsidR="007078FC">
        <w:rPr>
          <w:rFonts w:asciiTheme="majorHAnsi" w:hAnsiTheme="majorHAnsi"/>
        </w:rPr>
        <w:t>algorithm</w:t>
      </w:r>
      <w:r w:rsidR="00716D73">
        <w:rPr>
          <w:rFonts w:asciiTheme="majorHAnsi" w:hAnsiTheme="majorHAnsi"/>
        </w:rPr>
        <w:t>.</w:t>
      </w:r>
      <w:r w:rsidR="004B0E88" w:rsidRPr="00E612C0">
        <w:rPr>
          <w:rFonts w:asciiTheme="majorHAnsi" w:hAnsiTheme="majorHAnsi"/>
        </w:rPr>
        <w:t xml:space="preserve"> </w:t>
      </w:r>
      <w:r w:rsidR="00E70651" w:rsidRPr="00E612C0">
        <w:rPr>
          <w:rFonts w:asciiTheme="majorHAnsi" w:hAnsiTheme="majorHAnsi"/>
        </w:rPr>
        <w:t xml:space="preserve"> </w:t>
      </w:r>
    </w:p>
    <w:p w14:paraId="06FF696F" w14:textId="77777777" w:rsidR="000C19D7" w:rsidRDefault="000C19D7" w:rsidP="00F16A28">
      <w:pPr>
        <w:pStyle w:val="CDRHeading2"/>
      </w:pPr>
      <w:bookmarkStart w:id="17" w:name="_Toc269030679"/>
      <w:r>
        <w:t>Processing Outline</w:t>
      </w:r>
      <w:bookmarkEnd w:id="17"/>
    </w:p>
    <w:p w14:paraId="683AA2DB" w14:textId="22CBE57F" w:rsidR="00421366" w:rsidRPr="00421366" w:rsidRDefault="001B6FD1" w:rsidP="00D42547">
      <w:pPr>
        <w:pStyle w:val="CDRGuidance"/>
        <w:rPr>
          <w:rFonts w:asciiTheme="majorHAnsi" w:hAnsiTheme="majorHAnsi"/>
          <w:i w:val="0"/>
        </w:rPr>
      </w:pPr>
      <w:r>
        <w:rPr>
          <w:rFonts w:asciiTheme="majorHAnsi" w:hAnsiTheme="majorHAnsi"/>
          <w:i w:val="0"/>
        </w:rPr>
        <w:t xml:space="preserve">The </w:t>
      </w:r>
      <w:r w:rsidR="00CE4175">
        <w:rPr>
          <w:rFonts w:asciiTheme="majorHAnsi" w:hAnsiTheme="majorHAnsi"/>
          <w:i w:val="0"/>
        </w:rPr>
        <w:t>flow diagram in Figure 1</w:t>
      </w:r>
      <w:r>
        <w:rPr>
          <w:rFonts w:asciiTheme="majorHAnsi" w:hAnsiTheme="majorHAnsi"/>
          <w:i w:val="0"/>
        </w:rPr>
        <w:t xml:space="preserve"> provides an overview of algorithm processing steps</w:t>
      </w:r>
      <w:r w:rsidR="00CE4175">
        <w:rPr>
          <w:rFonts w:asciiTheme="majorHAnsi" w:hAnsiTheme="majorHAnsi"/>
          <w:i w:val="0"/>
        </w:rPr>
        <w:t xml:space="preserve"> in </w:t>
      </w:r>
      <w:r w:rsidR="00CE4175" w:rsidRPr="00E612C0">
        <w:rPr>
          <w:rFonts w:asciiTheme="majorHAnsi" w:hAnsiTheme="majorHAnsi"/>
          <w:i w:val="0"/>
        </w:rPr>
        <w:t xml:space="preserve">calculating the </w:t>
      </w:r>
      <w:r w:rsidR="003110C3" w:rsidRPr="00C014C0">
        <w:rPr>
          <w:i w:val="0"/>
        </w:rPr>
        <w:t xml:space="preserve">total solar irradiance, </w:t>
      </w:r>
      <w:r w:rsidR="003110C3" w:rsidRPr="0033535E">
        <w:t>T</w:t>
      </w:r>
      <w:r w:rsidR="003110C3" w:rsidRPr="00C014C0">
        <w:rPr>
          <w:i w:val="0"/>
        </w:rPr>
        <w:t>(</w:t>
      </w:r>
      <w:r w:rsidR="003110C3" w:rsidRPr="00245CC0">
        <w:t>t</w:t>
      </w:r>
      <w:r w:rsidR="003110C3" w:rsidRPr="00C014C0">
        <w:rPr>
          <w:i w:val="0"/>
        </w:rPr>
        <w:t xml:space="preserve">), and solar spectral irradiance, </w:t>
      </w:r>
      <w:r w:rsidR="003110C3" w:rsidRPr="0033535E">
        <w:t>I</w:t>
      </w:r>
      <w:r w:rsidR="003110C3" w:rsidRPr="00C014C0">
        <w:rPr>
          <w:i w:val="0"/>
        </w:rPr>
        <w:t>(</w:t>
      </w:r>
      <w:r w:rsidR="003110C3" w:rsidRPr="00245CC0">
        <w:sym w:font="Symbol" w:char="F06C"/>
      </w:r>
      <w:r w:rsidR="003110C3" w:rsidRPr="00245CC0">
        <w:t>,t</w:t>
      </w:r>
      <w:r w:rsidR="003110C3" w:rsidRPr="00C014C0">
        <w:rPr>
          <w:i w:val="0"/>
        </w:rPr>
        <w:t xml:space="preserve">), </w:t>
      </w:r>
      <w:r w:rsidR="00CE4175" w:rsidRPr="00E612C0">
        <w:rPr>
          <w:rFonts w:asciiTheme="majorHAnsi" w:hAnsiTheme="majorHAnsi"/>
          <w:i w:val="0"/>
        </w:rPr>
        <w:t xml:space="preserve">at a specified time, </w:t>
      </w:r>
      <w:r w:rsidR="00CE4175" w:rsidRPr="00E612C0">
        <w:rPr>
          <w:rFonts w:asciiTheme="majorHAnsi" w:hAnsiTheme="majorHAnsi"/>
        </w:rPr>
        <w:t>t</w:t>
      </w:r>
      <w:r>
        <w:rPr>
          <w:rFonts w:asciiTheme="majorHAnsi" w:hAnsiTheme="majorHAnsi"/>
          <w:i w:val="0"/>
        </w:rPr>
        <w:t xml:space="preserve">. </w:t>
      </w:r>
      <w:r w:rsidR="00421366">
        <w:rPr>
          <w:rFonts w:asciiTheme="majorHAnsi" w:hAnsiTheme="majorHAnsi"/>
          <w:i w:val="0"/>
        </w:rPr>
        <w:t xml:space="preserve"> The algorithms assumes that when </w:t>
      </w:r>
      <w:r w:rsidR="00FE0672">
        <w:rPr>
          <w:rFonts w:asciiTheme="majorHAnsi" w:hAnsiTheme="majorHAnsi"/>
          <w:i w:val="0"/>
        </w:rPr>
        <w:t xml:space="preserve">faculae and </w:t>
      </w:r>
      <w:r w:rsidR="00421366">
        <w:rPr>
          <w:rFonts w:asciiTheme="majorHAnsi" w:hAnsiTheme="majorHAnsi"/>
          <w:i w:val="0"/>
        </w:rPr>
        <w:t>sunspots are present on the solar disc, they alter the</w:t>
      </w:r>
      <w:r w:rsidR="00421366" w:rsidRPr="00421366">
        <w:rPr>
          <w:i w:val="0"/>
        </w:rPr>
        <w:t xml:space="preserve"> </w:t>
      </w:r>
      <w:r w:rsidR="00421366">
        <w:rPr>
          <w:i w:val="0"/>
        </w:rPr>
        <w:t xml:space="preserve">baseline (quiet) total solar irradiance, </w:t>
      </w:r>
      <w:r w:rsidR="00421366" w:rsidRPr="004D2EBC">
        <w:t>T</w:t>
      </w:r>
      <w:r w:rsidR="00421366" w:rsidRPr="004D2EBC">
        <w:rPr>
          <w:vertAlign w:val="subscript"/>
        </w:rPr>
        <w:t>Q</w:t>
      </w:r>
      <w:r w:rsidR="00421366">
        <w:rPr>
          <w:i w:val="0"/>
        </w:rPr>
        <w:t>,</w:t>
      </w:r>
      <w:r w:rsidR="00421366">
        <w:rPr>
          <w:rFonts w:asciiTheme="majorHAnsi" w:hAnsiTheme="majorHAnsi"/>
          <w:i w:val="0"/>
        </w:rPr>
        <w:t xml:space="preserve"> by amounts</w:t>
      </w:r>
      <w:r w:rsidR="009172E0">
        <w:rPr>
          <w:rFonts w:asciiTheme="majorHAnsi" w:hAnsiTheme="majorHAnsi"/>
          <w:i w:val="0"/>
        </w:rPr>
        <w:t xml:space="preserve"> </w:t>
      </w:r>
      <m:oMath>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F</m:t>
            </m:r>
          </m:sub>
        </m:sSub>
        <m:d>
          <m:dPr>
            <m:ctrlPr>
              <w:rPr>
                <w:rFonts w:ascii="Cambria Math" w:hAnsi="Cambria Math"/>
              </w:rPr>
            </m:ctrlPr>
          </m:dPr>
          <m:e>
            <m:r>
              <w:rPr>
                <w:rFonts w:ascii="Cambria Math" w:hAnsi="Cambria Math"/>
              </w:rPr>
              <m:t>t</m:t>
            </m:r>
          </m:e>
        </m:d>
      </m:oMath>
      <w:r w:rsidR="009172E0">
        <w:rPr>
          <w:rFonts w:asciiTheme="majorHAnsi" w:hAnsiTheme="majorHAnsi"/>
          <w:i w:val="0"/>
        </w:rPr>
        <w:t xml:space="preserve"> and </w:t>
      </w:r>
      <m:oMath>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S</m:t>
            </m:r>
          </m:sub>
        </m:sSub>
        <m:d>
          <m:dPr>
            <m:ctrlPr>
              <w:rPr>
                <w:rFonts w:ascii="Cambria Math" w:hAnsi="Cambria Math"/>
              </w:rPr>
            </m:ctrlPr>
          </m:dPr>
          <m:e>
            <m:r>
              <w:rPr>
                <w:rFonts w:ascii="Cambria Math" w:hAnsi="Cambria Math"/>
              </w:rPr>
              <m:t>t</m:t>
            </m:r>
          </m:e>
        </m:d>
      </m:oMath>
      <w:r w:rsidR="00CD2E3F">
        <w:rPr>
          <w:rFonts w:asciiTheme="majorHAnsi" w:hAnsiTheme="majorHAnsi"/>
          <w:i w:val="0"/>
        </w:rPr>
        <w:t xml:space="preserve">, </w:t>
      </w:r>
      <w:r w:rsidR="00421366">
        <w:rPr>
          <w:rFonts w:asciiTheme="majorHAnsi" w:hAnsiTheme="majorHAnsi"/>
          <w:i w:val="0"/>
        </w:rPr>
        <w:t>respectively:</w:t>
      </w:r>
    </w:p>
    <w:p w14:paraId="5CD72092" w14:textId="79457534" w:rsidR="00421366" w:rsidRPr="00DC76E8" w:rsidRDefault="00BD4413" w:rsidP="00421366">
      <w:pPr>
        <w:pStyle w:val="CDRGuidance"/>
        <w:rPr>
          <w:i w:val="0"/>
        </w:rPr>
      </w:pPr>
      <m:oMathPara>
        <m:oMath>
          <m:sSub>
            <m:sSubPr>
              <m:ctrlPr>
                <w:rPr>
                  <w:rFonts w:ascii="Cambria Math" w:hAnsi="Cambria Math"/>
                </w:rPr>
              </m:ctrlPr>
            </m:sSubPr>
            <m:e>
              <m:r>
                <w:rPr>
                  <w:rFonts w:ascii="Cambria Math" w:hAnsi="Cambria Math"/>
                </w:rPr>
                <m:t>T</m:t>
              </m:r>
              <m:d>
                <m:dPr>
                  <m:ctrlPr>
                    <w:rPr>
                      <w:rFonts w:ascii="Cambria Math" w:hAnsi="Cambria Math"/>
                    </w:rPr>
                  </m:ctrlPr>
                </m:dPr>
                <m:e>
                  <m:r>
                    <w:rPr>
                      <w:rFonts w:ascii="Cambria Math" w:hAnsi="Cambria Math"/>
                    </w:rPr>
                    <m:t>t</m:t>
                  </m:r>
                </m:e>
              </m:d>
              <m:r>
                <w:rPr>
                  <w:rFonts w:ascii="Cambria Math" w:hAnsi="Cambria Math"/>
                </w:rPr>
                <m:t>=T</m:t>
              </m:r>
            </m:e>
            <m:sub>
              <m:r>
                <w:rPr>
                  <w:rFonts w:ascii="Cambria Math" w:hAnsi="Cambria Math"/>
                </w:rPr>
                <m:t xml:space="preserve">Q  </m:t>
              </m:r>
            </m:sub>
          </m:sSub>
          <m:r>
            <w:rPr>
              <w:rFonts w:ascii="Cambria Math" w:hAnsi="Cambria Math"/>
            </w:rPr>
            <m:t>+ ∆</m:t>
          </m:r>
          <m:sSub>
            <m:sSubPr>
              <m:ctrlPr>
                <w:rPr>
                  <w:rFonts w:ascii="Cambria Math" w:hAnsi="Cambria Math"/>
                </w:rPr>
              </m:ctrlPr>
            </m:sSubPr>
            <m:e>
              <m:r>
                <w:rPr>
                  <w:rFonts w:ascii="Cambria Math" w:hAnsi="Cambria Math"/>
                </w:rPr>
                <m:t>T</m:t>
              </m:r>
            </m:e>
            <m:sub>
              <m:r>
                <w:rPr>
                  <w:rFonts w:ascii="Cambria Math" w:hAnsi="Cambria Math"/>
                </w:rPr>
                <m:t>F</m:t>
              </m:r>
            </m:sub>
          </m:sSub>
          <m:d>
            <m:dPr>
              <m:ctrlPr>
                <w:rPr>
                  <w:rFonts w:ascii="Cambria Math" w:hAnsi="Cambria Math"/>
                </w:rPr>
              </m:ctrlPr>
            </m:dPr>
            <m:e>
              <m:r>
                <w:rPr>
                  <w:rFonts w:ascii="Cambria Math" w:hAnsi="Cambria Math"/>
                </w:rPr>
                <m:t>t</m:t>
              </m:r>
            </m:e>
          </m:d>
          <m:r>
            <w:rPr>
              <w:rFonts w:ascii="Cambria Math" w:hAnsi="Cambria Math"/>
            </w:rPr>
            <m:t>+ ∆</m:t>
          </m:r>
          <m:sSub>
            <m:sSubPr>
              <m:ctrlPr>
                <w:rPr>
                  <w:rFonts w:ascii="Cambria Math" w:hAnsi="Cambria Math"/>
                </w:rPr>
              </m:ctrlPr>
            </m:sSubPr>
            <m:e>
              <m:r>
                <w:rPr>
                  <w:rFonts w:ascii="Cambria Math" w:hAnsi="Cambria Math"/>
                </w:rPr>
                <m:t>T</m:t>
              </m:r>
            </m:e>
            <m:sub>
              <m:r>
                <w:rPr>
                  <w:rFonts w:ascii="Cambria Math" w:hAnsi="Cambria Math"/>
                </w:rPr>
                <m:t>S</m:t>
              </m:r>
            </m:sub>
          </m:sSub>
          <m:d>
            <m:dPr>
              <m:ctrlPr>
                <w:rPr>
                  <w:rFonts w:ascii="Cambria Math" w:hAnsi="Cambria Math"/>
                </w:rPr>
              </m:ctrlPr>
            </m:dPr>
            <m:e>
              <m:r>
                <w:rPr>
                  <w:rFonts w:ascii="Cambria Math" w:hAnsi="Cambria Math"/>
                </w:rPr>
                <m:t>t</m:t>
              </m:r>
            </m:e>
          </m:d>
        </m:oMath>
      </m:oMathPara>
    </w:p>
    <w:p w14:paraId="73CC1294" w14:textId="71C48039" w:rsidR="002E194B" w:rsidRPr="00421366" w:rsidRDefault="00BC0559" w:rsidP="00D42547">
      <w:pPr>
        <w:pStyle w:val="CDRGuidance"/>
        <w:rPr>
          <w:i w:val="0"/>
        </w:rPr>
      </w:pPr>
      <w:r>
        <w:rPr>
          <w:i w:val="0"/>
        </w:rPr>
        <w:t>Similarly t</w:t>
      </w:r>
      <w:r w:rsidR="002E194B">
        <w:rPr>
          <w:i w:val="0"/>
        </w:rPr>
        <w:t xml:space="preserve">he </w:t>
      </w:r>
      <w:r w:rsidR="004A738B">
        <w:rPr>
          <w:i w:val="0"/>
        </w:rPr>
        <w:t xml:space="preserve">faculae and </w:t>
      </w:r>
      <w:r w:rsidR="002E194B">
        <w:rPr>
          <w:i w:val="0"/>
        </w:rPr>
        <w:t>sunspot</w:t>
      </w:r>
      <w:r w:rsidR="00421366">
        <w:rPr>
          <w:i w:val="0"/>
        </w:rPr>
        <w:t xml:space="preserve">s alter the baseline solar spectral irradiance, </w:t>
      </w:r>
      <w:r w:rsidR="00245CC0">
        <w:rPr>
          <w:rFonts w:asciiTheme="majorHAnsi" w:hAnsiTheme="majorHAnsi"/>
        </w:rPr>
        <w:t>I</w:t>
      </w:r>
      <w:r w:rsidR="00421366" w:rsidRPr="00E612C0">
        <w:rPr>
          <w:rFonts w:asciiTheme="majorHAnsi" w:hAnsiTheme="majorHAnsi"/>
          <w:vertAlign w:val="subscript"/>
        </w:rPr>
        <w:t>Q</w:t>
      </w:r>
      <w:r w:rsidR="00421366" w:rsidRPr="00E612C0">
        <w:rPr>
          <w:rFonts w:asciiTheme="majorHAnsi" w:hAnsiTheme="majorHAnsi"/>
        </w:rPr>
        <w:t>(</w:t>
      </w:r>
      <w:r w:rsidR="00421366" w:rsidRPr="00E612C0">
        <w:rPr>
          <w:rFonts w:asciiTheme="majorHAnsi" w:hAnsiTheme="majorHAnsi"/>
        </w:rPr>
        <w:sym w:font="Symbol" w:char="F06C"/>
      </w:r>
      <w:r w:rsidR="00421366" w:rsidRPr="00E612C0">
        <w:rPr>
          <w:rFonts w:asciiTheme="majorHAnsi" w:hAnsiTheme="majorHAnsi"/>
        </w:rPr>
        <w:t>)</w:t>
      </w:r>
      <w:r w:rsidR="00421366">
        <w:rPr>
          <w:rFonts w:asciiTheme="majorHAnsi" w:hAnsiTheme="majorHAnsi"/>
        </w:rPr>
        <w:t>,</w:t>
      </w:r>
      <w:r w:rsidR="00421366">
        <w:rPr>
          <w:i w:val="0"/>
        </w:rPr>
        <w:t xml:space="preserve"> by wavelength-dependent amounts,</w:t>
      </w:r>
      <w:r w:rsidR="002E194B">
        <w:rPr>
          <w:i w:val="0"/>
        </w:rPr>
        <w:t xml:space="preserve"> </w:t>
      </w:r>
      <m:oMath>
        <m: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F</m:t>
            </m:r>
          </m:sub>
        </m:sSub>
        <m:d>
          <m:dPr>
            <m:ctrlPr>
              <w:rPr>
                <w:rFonts w:ascii="Cambria Math" w:hAnsi="Cambria Math"/>
              </w:rPr>
            </m:ctrlPr>
          </m:dPr>
          <m:e>
            <m:r>
              <w:rPr>
                <w:rFonts w:ascii="Cambria Math" w:hAnsi="Cambria Math"/>
              </w:rPr>
              <m:t>λ,t</m:t>
            </m:r>
          </m:e>
        </m:d>
      </m:oMath>
      <w:r w:rsidR="004A738B">
        <w:rPr>
          <w:i w:val="0"/>
        </w:rPr>
        <w:t xml:space="preserve"> and </w:t>
      </w:r>
      <m:oMath>
        <m: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S</m:t>
            </m:r>
          </m:sub>
        </m:sSub>
        <m:d>
          <m:dPr>
            <m:ctrlPr>
              <w:rPr>
                <w:rFonts w:ascii="Cambria Math" w:hAnsi="Cambria Math"/>
              </w:rPr>
            </m:ctrlPr>
          </m:dPr>
          <m:e>
            <m:r>
              <w:rPr>
                <w:rFonts w:ascii="Cambria Math" w:hAnsi="Cambria Math"/>
              </w:rPr>
              <m:t>λ,t</m:t>
            </m:r>
          </m:e>
        </m:d>
      </m:oMath>
      <w:r w:rsidR="004A738B">
        <w:rPr>
          <w:i w:val="0"/>
        </w:rPr>
        <w:t>:</w:t>
      </w:r>
    </w:p>
    <w:p w14:paraId="4BEED7CF" w14:textId="673475FF" w:rsidR="003110C3" w:rsidRPr="00421366" w:rsidRDefault="003110C3" w:rsidP="003110C3">
      <w:pPr>
        <w:pStyle w:val="CDRGuidance"/>
        <w:rPr>
          <w:i w:val="0"/>
        </w:rPr>
      </w:pPr>
      <m:oMathPara>
        <m:oMath>
          <m:r>
            <w:rPr>
              <w:rFonts w:ascii="Cambria Math" w:hAnsi="Cambria Math"/>
            </w:rPr>
            <m:t>I</m:t>
          </m:r>
          <m:d>
            <m:dPr>
              <m:ctrlPr>
                <w:rPr>
                  <w:rFonts w:ascii="Cambria Math" w:hAnsi="Cambria Math"/>
                </w:rPr>
              </m:ctrlPr>
            </m:dPr>
            <m:e>
              <m:r>
                <w:rPr>
                  <w:rFonts w:ascii="Cambria Math" w:hAnsi="Cambria Math"/>
                </w:rPr>
                <m:t>λ,t</m:t>
              </m:r>
            </m:e>
          </m:d>
          <m:r>
            <w:rPr>
              <w:rFonts w:ascii="Cambria Math" w:hAnsi="Cambria Math"/>
            </w:rPr>
            <m:t xml:space="preserve">= </m:t>
          </m:r>
          <m:sSub>
            <m:sSubPr>
              <m:ctrlPr>
                <w:rPr>
                  <w:rFonts w:ascii="Cambria Math" w:hAnsi="Cambria Math"/>
                </w:rPr>
              </m:ctrlPr>
            </m:sSubPr>
            <m:e>
              <m:r>
                <w:rPr>
                  <w:rFonts w:ascii="Cambria Math" w:hAnsi="Cambria Math"/>
                </w:rPr>
                <m:t>I</m:t>
              </m:r>
            </m:e>
            <m:sub>
              <m:r>
                <w:rPr>
                  <w:rFonts w:ascii="Cambria Math" w:hAnsi="Cambria Math"/>
                </w:rPr>
                <m:t>Q</m:t>
              </m:r>
            </m:sub>
          </m:sSub>
          <m:d>
            <m:dPr>
              <m:ctrlPr>
                <w:rPr>
                  <w:rFonts w:ascii="Cambria Math" w:hAnsi="Cambria Math"/>
                </w:rPr>
              </m:ctrlPr>
            </m:dPr>
            <m:e>
              <m:r>
                <w:rPr>
                  <w:rFonts w:ascii="Cambria Math" w:hAnsi="Cambria Math"/>
                </w:rPr>
                <m:t>λ</m:t>
              </m:r>
            </m:e>
          </m:d>
          <m: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F</m:t>
              </m:r>
            </m:sub>
          </m:sSub>
          <m:d>
            <m:dPr>
              <m:ctrlPr>
                <w:rPr>
                  <w:rFonts w:ascii="Cambria Math" w:hAnsi="Cambria Math"/>
                </w:rPr>
              </m:ctrlPr>
            </m:dPr>
            <m:e>
              <m:r>
                <w:rPr>
                  <w:rFonts w:ascii="Cambria Math" w:hAnsi="Cambria Math"/>
                </w:rPr>
                <m:t>λ,t</m:t>
              </m:r>
            </m:e>
          </m:d>
          <m:r>
            <w:rPr>
              <w:rFonts w:ascii="Cambria Math" w:hAnsi="Cambria Math"/>
            </w:rPr>
            <m:t>+ ∆</m:t>
          </m:r>
          <m:sSub>
            <m:sSubPr>
              <m:ctrlPr>
                <w:rPr>
                  <w:rFonts w:ascii="Cambria Math" w:hAnsi="Cambria Math"/>
                </w:rPr>
              </m:ctrlPr>
            </m:sSubPr>
            <m:e>
              <m:r>
                <w:rPr>
                  <w:rFonts w:ascii="Cambria Math" w:hAnsi="Cambria Math"/>
                </w:rPr>
                <m:t>I</m:t>
              </m:r>
            </m:e>
            <m:sub>
              <m:r>
                <w:rPr>
                  <w:rFonts w:ascii="Cambria Math" w:hAnsi="Cambria Math"/>
                </w:rPr>
                <m:t>S</m:t>
              </m:r>
            </m:sub>
          </m:sSub>
          <m:d>
            <m:dPr>
              <m:ctrlPr>
                <w:rPr>
                  <w:rFonts w:ascii="Cambria Math" w:hAnsi="Cambria Math"/>
                </w:rPr>
              </m:ctrlPr>
            </m:dPr>
            <m:e>
              <m:r>
                <w:rPr>
                  <w:rFonts w:ascii="Cambria Math" w:hAnsi="Cambria Math"/>
                </w:rPr>
                <m:t>λ,t</m:t>
              </m:r>
            </m:e>
          </m:d>
          <m:r>
            <w:rPr>
              <w:rFonts w:ascii="Cambria Math" w:hAnsi="Cambria Math"/>
            </w:rPr>
            <m:t xml:space="preserve"> </m:t>
          </m:r>
        </m:oMath>
      </m:oMathPara>
    </w:p>
    <w:p w14:paraId="22EE6A36" w14:textId="54FE92B7" w:rsidR="00421366" w:rsidRPr="00DC76E8" w:rsidRDefault="00601D67" w:rsidP="003110C3">
      <w:pPr>
        <w:pStyle w:val="CDRGuidance"/>
        <w:rPr>
          <w:i w:val="0"/>
        </w:rPr>
      </w:pPr>
      <w:r>
        <w:rPr>
          <w:i w:val="0"/>
        </w:rPr>
        <w:t>such that t</w:t>
      </w:r>
      <w:r w:rsidR="00421366">
        <w:rPr>
          <w:i w:val="0"/>
        </w:rPr>
        <w:t>he integrated spectral irradiance equals the corresponding total irradiance:</w:t>
      </w:r>
    </w:p>
    <w:p w14:paraId="24D9F1B9" w14:textId="77777777" w:rsidR="003110C3" w:rsidRPr="002A5483" w:rsidRDefault="003110C3" w:rsidP="003110C3">
      <w:pPr>
        <w:pStyle w:val="CDRGuidance"/>
        <w:rPr>
          <w:i w:val="0"/>
        </w:rPr>
      </w:pPr>
      <m:oMathPara>
        <m:oMath>
          <m:r>
            <w:rPr>
              <w:rFonts w:ascii="Cambria Math" w:hAnsi="Cambria Math"/>
            </w:rPr>
            <m:t>T</m:t>
          </m:r>
          <m:d>
            <m:dPr>
              <m:ctrlPr>
                <w:rPr>
                  <w:rFonts w:ascii="Cambria Math" w:hAnsi="Cambria Math"/>
                </w:rPr>
              </m:ctrlPr>
            </m:dPr>
            <m:e>
              <m:r>
                <w:rPr>
                  <w:rFonts w:ascii="Cambria Math" w:hAnsi="Cambria Math"/>
                </w:rPr>
                <m:t>t</m:t>
              </m:r>
            </m:e>
          </m:d>
          <m:r>
            <w:rPr>
              <w:rFonts w:ascii="Cambria Math" w:hAnsi="Cambria Math"/>
            </w:rPr>
            <m:t xml:space="preserve">= </m:t>
          </m:r>
          <m:nary>
            <m:naryPr>
              <m:limLoc m:val="subSup"/>
              <m:ctrlPr>
                <w:rPr>
                  <w:rFonts w:ascii="Cambria Math" w:hAnsi="Cambria Math"/>
                </w:rPr>
              </m:ctrlPr>
            </m:naryPr>
            <m:sub>
              <m:sSub>
                <m:sSubPr>
                  <m:ctrlPr>
                    <w:rPr>
                      <w:rFonts w:ascii="Cambria Math" w:hAnsi="Cambria Math"/>
                    </w:rPr>
                  </m:ctrlPr>
                </m:sSubPr>
                <m:e>
                  <m:r>
                    <w:rPr>
                      <w:rFonts w:ascii="Cambria Math" w:hAnsi="Cambria Math"/>
                    </w:rPr>
                    <m:t>λ</m:t>
                  </m:r>
                </m:e>
                <m:sub>
                  <m:r>
                    <w:rPr>
                      <w:rFonts w:ascii="Cambria Math" w:hAnsi="Cambria Math"/>
                    </w:rPr>
                    <m:t>0</m:t>
                  </m:r>
                </m:sub>
              </m:sSub>
            </m:sub>
            <m:sup>
              <m:sSub>
                <m:sSubPr>
                  <m:ctrlPr>
                    <w:rPr>
                      <w:rFonts w:ascii="Cambria Math" w:hAnsi="Cambria Math"/>
                    </w:rPr>
                  </m:ctrlPr>
                </m:sSubPr>
                <m:e>
                  <m:r>
                    <w:rPr>
                      <w:rFonts w:ascii="Cambria Math" w:hAnsi="Cambria Math"/>
                    </w:rPr>
                    <m:t>λ</m:t>
                  </m:r>
                </m:e>
                <m:sub>
                  <m:r>
                    <w:rPr>
                      <w:rFonts w:ascii="Cambria Math" w:hAnsi="Cambria Math"/>
                    </w:rPr>
                    <m:t>∞</m:t>
                  </m:r>
                </m:sub>
              </m:sSub>
            </m:sup>
            <m:e>
              <m:r>
                <w:rPr>
                  <w:rFonts w:ascii="Cambria Math" w:hAnsi="Cambria Math"/>
                </w:rPr>
                <m:t>I</m:t>
              </m:r>
              <m:d>
                <m:dPr>
                  <m:ctrlPr>
                    <w:rPr>
                      <w:rFonts w:ascii="Cambria Math" w:hAnsi="Cambria Math"/>
                    </w:rPr>
                  </m:ctrlPr>
                </m:dPr>
                <m:e>
                  <m:r>
                    <w:rPr>
                      <w:rFonts w:ascii="Cambria Math" w:hAnsi="Cambria Math"/>
                    </w:rPr>
                    <m:t>λ,t</m:t>
                  </m:r>
                </m:e>
              </m:d>
            </m:e>
          </m:nary>
          <m:r>
            <w:rPr>
              <w:rFonts w:ascii="Cambria Math" w:hAnsi="Cambria Math"/>
            </w:rPr>
            <m:t>dλ</m:t>
          </m:r>
        </m:oMath>
      </m:oMathPara>
    </w:p>
    <w:p w14:paraId="581B11A9" w14:textId="6FBD2F07" w:rsidR="003110C3" w:rsidRPr="00DC76E8" w:rsidRDefault="00BD4413" w:rsidP="003110C3">
      <w:pPr>
        <w:pStyle w:val="CDRGuidance"/>
        <w:rPr>
          <w:i w:val="0"/>
        </w:rPr>
      </w:pPr>
      <m:oMathPara>
        <m:oMath>
          <m:sSub>
            <m:sSubPr>
              <m:ctrlPr>
                <w:rPr>
                  <w:rFonts w:ascii="Cambria Math" w:hAnsi="Cambria Math"/>
                </w:rPr>
              </m:ctrlPr>
            </m:sSubPr>
            <m:e>
              <m:r>
                <w:rPr>
                  <w:rFonts w:ascii="Cambria Math" w:hAnsi="Cambria Math"/>
                </w:rPr>
                <m:t>T</m:t>
              </m:r>
            </m:e>
            <m:sub>
              <m:r>
                <w:rPr>
                  <w:rFonts w:ascii="Cambria Math" w:hAnsi="Cambria Math"/>
                </w:rPr>
                <m:t>Q</m:t>
              </m:r>
            </m:sub>
          </m:sSub>
          <m:r>
            <w:rPr>
              <w:rFonts w:ascii="Cambria Math" w:hAnsi="Cambria Math"/>
            </w:rPr>
            <m:t xml:space="preserve">= </m:t>
          </m:r>
          <m:nary>
            <m:naryPr>
              <m:limLoc m:val="subSup"/>
              <m:ctrlPr>
                <w:rPr>
                  <w:rFonts w:ascii="Cambria Math" w:hAnsi="Cambria Math"/>
                </w:rPr>
              </m:ctrlPr>
            </m:naryPr>
            <m:sub>
              <m:sSub>
                <m:sSubPr>
                  <m:ctrlPr>
                    <w:rPr>
                      <w:rFonts w:ascii="Cambria Math" w:hAnsi="Cambria Math"/>
                    </w:rPr>
                  </m:ctrlPr>
                </m:sSubPr>
                <m:e>
                  <m:r>
                    <w:rPr>
                      <w:rFonts w:ascii="Cambria Math" w:hAnsi="Cambria Math"/>
                    </w:rPr>
                    <m:t>λ</m:t>
                  </m:r>
                </m:e>
                <m:sub>
                  <m:r>
                    <w:rPr>
                      <w:rFonts w:ascii="Cambria Math" w:hAnsi="Cambria Math"/>
                    </w:rPr>
                    <m:t>0</m:t>
                  </m:r>
                </m:sub>
              </m:sSub>
            </m:sub>
            <m:sup>
              <m:sSub>
                <m:sSubPr>
                  <m:ctrlPr>
                    <w:rPr>
                      <w:rFonts w:ascii="Cambria Math" w:hAnsi="Cambria Math"/>
                    </w:rPr>
                  </m:ctrlPr>
                </m:sSubPr>
                <m:e>
                  <m:r>
                    <w:rPr>
                      <w:rFonts w:ascii="Cambria Math" w:hAnsi="Cambria Math"/>
                    </w:rPr>
                    <m:t>λ</m:t>
                  </m:r>
                </m:e>
                <m:sub>
                  <m:r>
                    <w:rPr>
                      <w:rFonts w:ascii="Cambria Math" w:hAnsi="Cambria Math"/>
                    </w:rPr>
                    <m:t>∞</m:t>
                  </m:r>
                </m:sub>
              </m:sSub>
            </m:sup>
            <m:e>
              <m:sSub>
                <m:sSubPr>
                  <m:ctrlPr>
                    <w:rPr>
                      <w:rFonts w:ascii="Cambria Math" w:hAnsi="Cambria Math"/>
                    </w:rPr>
                  </m:ctrlPr>
                </m:sSubPr>
                <m:e>
                  <m:r>
                    <w:rPr>
                      <w:rFonts w:ascii="Cambria Math" w:hAnsi="Cambria Math"/>
                    </w:rPr>
                    <m:t>I</m:t>
                  </m:r>
                </m:e>
                <m:sub>
                  <m:r>
                    <w:rPr>
                      <w:rFonts w:ascii="Cambria Math" w:hAnsi="Cambria Math"/>
                    </w:rPr>
                    <m:t>Q</m:t>
                  </m:r>
                </m:sub>
              </m:sSub>
              <m:d>
                <m:dPr>
                  <m:ctrlPr>
                    <w:rPr>
                      <w:rFonts w:ascii="Cambria Math" w:hAnsi="Cambria Math"/>
                    </w:rPr>
                  </m:ctrlPr>
                </m:dPr>
                <m:e>
                  <m:r>
                    <w:rPr>
                      <w:rFonts w:ascii="Cambria Math" w:hAnsi="Cambria Math"/>
                    </w:rPr>
                    <m:t>λ</m:t>
                  </m:r>
                </m:e>
              </m:d>
            </m:e>
          </m:nary>
          <m:r>
            <w:rPr>
              <w:rFonts w:ascii="Cambria Math" w:hAnsi="Cambria Math"/>
            </w:rPr>
            <m:t>dλ</m:t>
          </m:r>
        </m:oMath>
      </m:oMathPara>
    </w:p>
    <w:p w14:paraId="29220CE8" w14:textId="77777777" w:rsidR="0082366A" w:rsidRDefault="0082366A" w:rsidP="00D42547">
      <w:pPr>
        <w:pStyle w:val="CDRGuidance"/>
        <w:rPr>
          <w:rFonts w:asciiTheme="majorHAnsi" w:hAnsiTheme="majorHAnsi"/>
          <w:i w:val="0"/>
        </w:rPr>
      </w:pPr>
    </w:p>
    <w:p w14:paraId="1A55F2DB" w14:textId="77777777" w:rsidR="0082366A" w:rsidRDefault="0082366A" w:rsidP="00D42547">
      <w:pPr>
        <w:pStyle w:val="CDRGuidance"/>
        <w:rPr>
          <w:rFonts w:asciiTheme="majorHAnsi" w:hAnsiTheme="majorHAnsi"/>
          <w:i w:val="0"/>
        </w:rPr>
      </w:pPr>
    </w:p>
    <w:p w14:paraId="6E52757A" w14:textId="77777777" w:rsidR="0082366A" w:rsidRDefault="0082366A" w:rsidP="00D42547">
      <w:pPr>
        <w:pStyle w:val="CDRGuidance"/>
        <w:rPr>
          <w:rFonts w:asciiTheme="majorHAnsi" w:hAnsiTheme="majorHAnsi"/>
          <w:i w:val="0"/>
        </w:rPr>
      </w:pPr>
    </w:p>
    <w:p w14:paraId="65F6F42C" w14:textId="6F8F55CA" w:rsidR="00601D67" w:rsidRPr="00B0681D" w:rsidRDefault="00031838" w:rsidP="004A738B">
      <w:pPr>
        <w:pStyle w:val="CDRGuidance"/>
        <w:rPr>
          <w:i w:val="0"/>
        </w:rPr>
      </w:pPr>
      <w:r w:rsidRPr="007E67C3">
        <w:rPr>
          <w:rFonts w:asciiTheme="majorHAnsi" w:hAnsiTheme="majorHAnsi"/>
          <w:i w:val="0"/>
        </w:rPr>
        <w:t xml:space="preserve">The first step </w:t>
      </w:r>
      <w:r w:rsidR="00BC6B3F">
        <w:rPr>
          <w:rFonts w:asciiTheme="majorHAnsi" w:hAnsiTheme="majorHAnsi"/>
          <w:i w:val="0"/>
        </w:rPr>
        <w:t xml:space="preserve">in the algorithm </w:t>
      </w:r>
      <w:r w:rsidR="00CE4175" w:rsidRPr="007E67C3">
        <w:rPr>
          <w:rFonts w:asciiTheme="majorHAnsi" w:hAnsiTheme="majorHAnsi"/>
          <w:i w:val="0"/>
        </w:rPr>
        <w:t xml:space="preserve">is </w:t>
      </w:r>
      <w:r w:rsidR="004D2EBC" w:rsidRPr="007E67C3">
        <w:rPr>
          <w:rFonts w:asciiTheme="majorHAnsi" w:hAnsiTheme="majorHAnsi"/>
          <w:i w:val="0"/>
        </w:rPr>
        <w:t>determination of</w:t>
      </w:r>
      <w:r w:rsidRPr="007E67C3">
        <w:rPr>
          <w:rFonts w:asciiTheme="majorHAnsi" w:hAnsiTheme="majorHAnsi"/>
          <w:i w:val="0"/>
        </w:rPr>
        <w:t xml:space="preserve"> the corresponding values for the </w:t>
      </w:r>
      <w:r w:rsidR="00601D67" w:rsidRPr="007E67C3">
        <w:rPr>
          <w:rFonts w:asciiTheme="majorHAnsi" w:hAnsiTheme="majorHAnsi"/>
          <w:i w:val="0"/>
          <w:color w:val="000000"/>
        </w:rPr>
        <w:t xml:space="preserve">sunspot darkening, </w:t>
      </w:r>
      <w:r w:rsidR="00601D67" w:rsidRPr="00FB6562">
        <w:rPr>
          <w:rFonts w:asciiTheme="majorHAnsi" w:hAnsiTheme="majorHAnsi"/>
          <w:color w:val="000000"/>
        </w:rPr>
        <w:t>S</w:t>
      </w:r>
      <w:r w:rsidR="00601D67" w:rsidRPr="007E67C3">
        <w:rPr>
          <w:rFonts w:asciiTheme="majorHAnsi" w:hAnsiTheme="majorHAnsi"/>
          <w:i w:val="0"/>
          <w:color w:val="000000"/>
        </w:rPr>
        <w:t>(</w:t>
      </w:r>
      <w:r w:rsidR="00601D67" w:rsidRPr="00FB6562">
        <w:rPr>
          <w:rFonts w:asciiTheme="majorHAnsi" w:hAnsiTheme="majorHAnsi"/>
          <w:color w:val="000000"/>
        </w:rPr>
        <w:t>t</w:t>
      </w:r>
      <w:r w:rsidR="00601D67" w:rsidRPr="007E67C3">
        <w:rPr>
          <w:rFonts w:asciiTheme="majorHAnsi" w:hAnsiTheme="majorHAnsi"/>
          <w:i w:val="0"/>
          <w:color w:val="000000"/>
        </w:rPr>
        <w:t>), and facular brightening</w:t>
      </w:r>
      <w:r w:rsidR="004A5A4E">
        <w:rPr>
          <w:rFonts w:asciiTheme="majorHAnsi" w:hAnsiTheme="majorHAnsi"/>
          <w:i w:val="0"/>
          <w:color w:val="000000"/>
        </w:rPr>
        <w:t xml:space="preserve">, </w:t>
      </w:r>
      <w:r w:rsidR="004A5A4E" w:rsidRPr="00FB6562">
        <w:rPr>
          <w:rFonts w:asciiTheme="majorHAnsi" w:hAnsiTheme="majorHAnsi"/>
          <w:color w:val="000000"/>
        </w:rPr>
        <w:t>F</w:t>
      </w:r>
      <w:r w:rsidR="004A5A4E">
        <w:rPr>
          <w:rFonts w:asciiTheme="majorHAnsi" w:hAnsiTheme="majorHAnsi"/>
          <w:i w:val="0"/>
          <w:color w:val="000000"/>
        </w:rPr>
        <w:t>(</w:t>
      </w:r>
      <w:r w:rsidR="004A5A4E" w:rsidRPr="00FB6562">
        <w:rPr>
          <w:rFonts w:asciiTheme="majorHAnsi" w:hAnsiTheme="majorHAnsi"/>
          <w:color w:val="000000"/>
        </w:rPr>
        <w:t>t</w:t>
      </w:r>
      <w:r w:rsidR="004A5A4E">
        <w:rPr>
          <w:rFonts w:asciiTheme="majorHAnsi" w:hAnsiTheme="majorHAnsi"/>
          <w:i w:val="0"/>
          <w:color w:val="000000"/>
        </w:rPr>
        <w:t>),</w:t>
      </w:r>
      <w:r w:rsidR="007E67C3" w:rsidRPr="007E67C3">
        <w:rPr>
          <w:rFonts w:asciiTheme="majorHAnsi" w:hAnsiTheme="majorHAnsi"/>
          <w:i w:val="0"/>
          <w:color w:val="000000"/>
        </w:rPr>
        <w:t xml:space="preserve"> </w:t>
      </w:r>
      <w:r w:rsidR="00BC6B3F">
        <w:rPr>
          <w:rFonts w:asciiTheme="majorHAnsi" w:hAnsiTheme="majorHAnsi"/>
          <w:i w:val="0"/>
          <w:color w:val="000000"/>
        </w:rPr>
        <w:t xml:space="preserve">indices </w:t>
      </w:r>
      <w:r w:rsidRPr="007E67C3">
        <w:rPr>
          <w:rFonts w:asciiTheme="majorHAnsi" w:hAnsiTheme="majorHAnsi"/>
          <w:i w:val="0"/>
        </w:rPr>
        <w:t>at time</w:t>
      </w:r>
      <w:r w:rsidR="007E67C3" w:rsidRPr="007E67C3">
        <w:rPr>
          <w:rFonts w:asciiTheme="majorHAnsi" w:hAnsiTheme="majorHAnsi"/>
          <w:i w:val="0"/>
        </w:rPr>
        <w:t xml:space="preserve">, </w:t>
      </w:r>
      <w:r w:rsidR="007E67C3" w:rsidRPr="00FB6562">
        <w:rPr>
          <w:rFonts w:asciiTheme="majorHAnsi" w:hAnsiTheme="majorHAnsi"/>
        </w:rPr>
        <w:t>t</w:t>
      </w:r>
      <w:r w:rsidR="008E65AF">
        <w:rPr>
          <w:rFonts w:asciiTheme="majorHAnsi" w:hAnsiTheme="majorHAnsi"/>
          <w:i w:val="0"/>
        </w:rPr>
        <w:t xml:space="preserve">, which produce </w:t>
      </w:r>
      <w:r w:rsidR="007E67C3" w:rsidRPr="007E67C3">
        <w:rPr>
          <w:rFonts w:asciiTheme="majorHAnsi" w:hAnsiTheme="majorHAnsi"/>
          <w:i w:val="0"/>
        </w:rPr>
        <w:t>incremental changes in total solar irradiance:</w:t>
      </w:r>
    </w:p>
    <w:p w14:paraId="390B29C2" w14:textId="50BCFE16" w:rsidR="004A738B" w:rsidRPr="007E67C3" w:rsidRDefault="00601D67" w:rsidP="004A738B">
      <w:pPr>
        <w:pStyle w:val="CDRGuidance"/>
        <w:rPr>
          <w:i w:val="0"/>
        </w:rPr>
      </w:pPr>
      <m:oMathPara>
        <m:oMath>
          <m:r>
            <w:rPr>
              <w:rFonts w:ascii="Cambria Math" w:hAnsi="Cambria Math"/>
            </w:rPr>
            <m:t xml:space="preserve"> ∆</m:t>
          </m:r>
          <m:sSub>
            <m:sSubPr>
              <m:ctrlPr>
                <w:rPr>
                  <w:rFonts w:ascii="Cambria Math" w:hAnsi="Cambria Math"/>
                </w:rPr>
              </m:ctrlPr>
            </m:sSubPr>
            <m:e>
              <m:r>
                <w:rPr>
                  <w:rFonts w:ascii="Cambria Math" w:hAnsi="Cambria Math"/>
                </w:rPr>
                <m:t>T</m:t>
              </m:r>
            </m:e>
            <m:sub>
              <m:r>
                <w:rPr>
                  <w:rFonts w:ascii="Cambria Math" w:hAnsi="Cambria Math"/>
                </w:rPr>
                <m:t>F</m:t>
              </m:r>
            </m:sub>
          </m:sSub>
          <m:d>
            <m:dPr>
              <m:ctrlPr>
                <w:rPr>
                  <w:rFonts w:ascii="Cambria Math" w:hAnsi="Cambria Math"/>
                </w:rPr>
              </m:ctrlPr>
            </m:dPr>
            <m:e>
              <m:r>
                <w:rPr>
                  <w:rFonts w:ascii="Cambria Math" w:hAnsi="Cambria Math"/>
                </w:rPr>
                <m:t>t</m:t>
              </m:r>
            </m:e>
          </m:d>
          <m:r>
            <w:rPr>
              <w:rFonts w:ascii="Cambria Math" w:hAnsi="Cambria Math"/>
            </w:rPr>
            <m:t>∝ F(t)</m:t>
          </m:r>
        </m:oMath>
      </m:oMathPara>
    </w:p>
    <w:p w14:paraId="68DB1D97" w14:textId="5765DC5D" w:rsidR="004A738B" w:rsidRPr="007E67C3" w:rsidRDefault="004A738B" w:rsidP="00601D67">
      <w:pPr>
        <w:pStyle w:val="CDRGuidance"/>
        <w:rPr>
          <w:i w:val="0"/>
        </w:rPr>
      </w:pPr>
      <m:oMathPara>
        <m:oMath>
          <m:r>
            <w:rPr>
              <w:rFonts w:ascii="Cambria Math" w:hAnsi="Cambria Math"/>
            </w:rPr>
            <m:t xml:space="preserve"> ∆</m:t>
          </m:r>
          <m:sSub>
            <m:sSubPr>
              <m:ctrlPr>
                <w:rPr>
                  <w:rFonts w:ascii="Cambria Math" w:hAnsi="Cambria Math"/>
                </w:rPr>
              </m:ctrlPr>
            </m:sSubPr>
            <m:e>
              <m:r>
                <w:rPr>
                  <w:rFonts w:ascii="Cambria Math" w:hAnsi="Cambria Math"/>
                </w:rPr>
                <m:t>T</m:t>
              </m:r>
            </m:e>
            <m:sub>
              <m:r>
                <w:rPr>
                  <w:rFonts w:ascii="Cambria Math" w:hAnsi="Cambria Math"/>
                </w:rPr>
                <m:t>S</m:t>
              </m:r>
            </m:sub>
          </m:sSub>
          <m:d>
            <m:dPr>
              <m:ctrlPr>
                <w:rPr>
                  <w:rFonts w:ascii="Cambria Math" w:hAnsi="Cambria Math"/>
                </w:rPr>
              </m:ctrlPr>
            </m:dPr>
            <m:e>
              <m:r>
                <w:rPr>
                  <w:rFonts w:ascii="Cambria Math" w:hAnsi="Cambria Math"/>
                </w:rPr>
                <m:t>t</m:t>
              </m:r>
            </m:e>
          </m:d>
          <m:r>
            <w:rPr>
              <w:rFonts w:ascii="Cambria Math" w:hAnsi="Cambria Math"/>
            </w:rPr>
            <m:t xml:space="preserve"> ∝S(t)</m:t>
          </m:r>
        </m:oMath>
      </m:oMathPara>
    </w:p>
    <w:p w14:paraId="11744729" w14:textId="77777777" w:rsidR="004A738B" w:rsidRDefault="004A5A4E" w:rsidP="004A738B">
      <w:pPr>
        <w:pStyle w:val="CDRGuidance"/>
        <w:rPr>
          <w:rFonts w:asciiTheme="majorHAnsi" w:hAnsiTheme="majorHAnsi"/>
          <w:i w:val="0"/>
        </w:rPr>
      </w:pPr>
      <w:r>
        <w:rPr>
          <w:rFonts w:asciiTheme="majorHAnsi" w:hAnsiTheme="majorHAnsi"/>
          <w:i w:val="0"/>
        </w:rPr>
        <w:t xml:space="preserve">and </w:t>
      </w:r>
      <w:r w:rsidR="007E67C3" w:rsidRPr="007E67C3">
        <w:rPr>
          <w:rFonts w:asciiTheme="majorHAnsi" w:hAnsiTheme="majorHAnsi"/>
          <w:i w:val="0"/>
        </w:rPr>
        <w:t xml:space="preserve">in solar </w:t>
      </w:r>
      <w:r w:rsidR="007E67C3">
        <w:rPr>
          <w:rFonts w:asciiTheme="majorHAnsi" w:hAnsiTheme="majorHAnsi"/>
          <w:i w:val="0"/>
        </w:rPr>
        <w:t xml:space="preserve">spectral </w:t>
      </w:r>
      <w:r w:rsidR="007E67C3" w:rsidRPr="007E67C3">
        <w:rPr>
          <w:rFonts w:asciiTheme="majorHAnsi" w:hAnsiTheme="majorHAnsi"/>
          <w:i w:val="0"/>
        </w:rPr>
        <w:t>irradiance:</w:t>
      </w:r>
    </w:p>
    <w:p w14:paraId="35D546A9" w14:textId="42B76550" w:rsidR="007E67C3" w:rsidRPr="00B0681D" w:rsidRDefault="004A738B" w:rsidP="00601D67">
      <w:pPr>
        <w:pStyle w:val="CDRGuidance"/>
        <w:rPr>
          <w:i w:val="0"/>
        </w:rPr>
      </w:pPr>
      <m:oMathPara>
        <m:oMath>
          <m:r>
            <w:rPr>
              <w:rFonts w:ascii="Cambria Math" w:hAnsi="Cambria Math"/>
            </w:rPr>
            <m:t xml:space="preserve"> ∆</m:t>
          </m:r>
          <m:sSub>
            <m:sSubPr>
              <m:ctrlPr>
                <w:rPr>
                  <w:rFonts w:ascii="Cambria Math" w:hAnsi="Cambria Math"/>
                </w:rPr>
              </m:ctrlPr>
            </m:sSubPr>
            <m:e>
              <m:r>
                <w:rPr>
                  <w:rFonts w:ascii="Cambria Math" w:hAnsi="Cambria Math"/>
                </w:rPr>
                <m:t>I</m:t>
              </m:r>
            </m:e>
            <m:sub>
              <m:r>
                <w:rPr>
                  <w:rFonts w:ascii="Cambria Math" w:hAnsi="Cambria Math"/>
                </w:rPr>
                <m:t>F</m:t>
              </m:r>
            </m:sub>
          </m:sSub>
          <m:d>
            <m:dPr>
              <m:ctrlPr>
                <w:rPr>
                  <w:rFonts w:ascii="Cambria Math" w:hAnsi="Cambria Math"/>
                </w:rPr>
              </m:ctrlPr>
            </m:dPr>
            <m:e>
              <m:r>
                <w:rPr>
                  <w:rFonts w:ascii="Cambria Math" w:hAnsi="Cambria Math"/>
                </w:rPr>
                <m:t>λ,t</m:t>
              </m:r>
            </m:e>
          </m:d>
          <m:r>
            <w:rPr>
              <w:rFonts w:ascii="Cambria Math" w:hAnsi="Cambria Math"/>
            </w:rPr>
            <m:t>∝ F(t)</m:t>
          </m:r>
        </m:oMath>
      </m:oMathPara>
    </w:p>
    <w:p w14:paraId="441FADE4" w14:textId="7DBA664B" w:rsidR="00601D67" w:rsidRPr="00B0681D" w:rsidRDefault="00601D67" w:rsidP="00601D67">
      <w:pPr>
        <w:pStyle w:val="CDRGuidance"/>
        <w:rPr>
          <w:i w:val="0"/>
        </w:rPr>
      </w:pPr>
      <m:oMathPara>
        <m:oMath>
          <m:r>
            <w:rPr>
              <w:rFonts w:ascii="Cambria Math" w:hAnsi="Cambria Math"/>
            </w:rPr>
            <m:t xml:space="preserve"> ∆</m:t>
          </m:r>
          <m:sSub>
            <m:sSubPr>
              <m:ctrlPr>
                <w:rPr>
                  <w:rFonts w:ascii="Cambria Math" w:hAnsi="Cambria Math"/>
                </w:rPr>
              </m:ctrlPr>
            </m:sSubPr>
            <m:e>
              <m:r>
                <w:rPr>
                  <w:rFonts w:ascii="Cambria Math" w:hAnsi="Cambria Math"/>
                </w:rPr>
                <m:t>I</m:t>
              </m:r>
            </m:e>
            <m:sub>
              <m:r>
                <w:rPr>
                  <w:rFonts w:ascii="Cambria Math" w:hAnsi="Cambria Math"/>
                </w:rPr>
                <m:t>S</m:t>
              </m:r>
            </m:sub>
          </m:sSub>
          <m:d>
            <m:dPr>
              <m:ctrlPr>
                <w:rPr>
                  <w:rFonts w:ascii="Cambria Math" w:hAnsi="Cambria Math"/>
                </w:rPr>
              </m:ctrlPr>
            </m:dPr>
            <m:e>
              <m:r>
                <w:rPr>
                  <w:rFonts w:ascii="Cambria Math" w:hAnsi="Cambria Math"/>
                </w:rPr>
                <m:t>λ,t</m:t>
              </m:r>
            </m:e>
          </m:d>
          <m:r>
            <w:rPr>
              <w:rFonts w:ascii="Cambria Math" w:hAnsi="Cambria Math"/>
            </w:rPr>
            <m:t>∝ S(t)</m:t>
          </m:r>
        </m:oMath>
      </m:oMathPara>
    </w:p>
    <w:p w14:paraId="65DB5847" w14:textId="77777777" w:rsidR="00601D67" w:rsidRPr="00B0681D" w:rsidRDefault="00601D67" w:rsidP="00601D67">
      <w:pPr>
        <w:pStyle w:val="CDRGuidance"/>
        <w:rPr>
          <w:i w:val="0"/>
        </w:rPr>
      </w:pPr>
      <w:r>
        <w:rPr>
          <w:i w:val="0"/>
        </w:rPr>
        <w:t>such that</w:t>
      </w:r>
    </w:p>
    <w:p w14:paraId="032EB9B7" w14:textId="77777777" w:rsidR="00601D67" w:rsidRPr="002A5483" w:rsidRDefault="00601D67" w:rsidP="00601D67">
      <w:pPr>
        <w:pStyle w:val="CDRGuidance"/>
        <w:rPr>
          <w:i w:val="0"/>
        </w:rPr>
      </w:pPr>
      <m:oMathPara>
        <m:oMath>
          <m:r>
            <w:rPr>
              <w:rFonts w:ascii="Cambria Math" w:hAnsi="Cambria Math"/>
            </w:rPr>
            <m:t>Δ</m:t>
          </m:r>
          <m:sSub>
            <m:sSubPr>
              <m:ctrlPr>
                <w:rPr>
                  <w:rFonts w:ascii="Cambria Math" w:hAnsi="Cambria Math"/>
                </w:rPr>
              </m:ctrlPr>
            </m:sSubPr>
            <m:e>
              <m:r>
                <w:rPr>
                  <w:rFonts w:ascii="Cambria Math" w:hAnsi="Cambria Math"/>
                </w:rPr>
                <m:t>T</m:t>
              </m:r>
            </m:e>
            <m:sub>
              <m:r>
                <w:rPr>
                  <w:rFonts w:ascii="Cambria Math" w:hAnsi="Cambria Math"/>
                </w:rPr>
                <m:t>F</m:t>
              </m:r>
            </m:sub>
          </m:sSub>
          <m:d>
            <m:dPr>
              <m:ctrlPr>
                <w:rPr>
                  <w:rFonts w:ascii="Cambria Math" w:hAnsi="Cambria Math"/>
                </w:rPr>
              </m:ctrlPr>
            </m:dPr>
            <m:e>
              <m:r>
                <w:rPr>
                  <w:rFonts w:ascii="Cambria Math" w:hAnsi="Cambria Math"/>
                </w:rPr>
                <m:t>t</m:t>
              </m:r>
            </m:e>
          </m:d>
          <m:r>
            <w:rPr>
              <w:rFonts w:ascii="Cambria Math" w:hAnsi="Cambria Math"/>
            </w:rPr>
            <m:t xml:space="preserve">= </m:t>
          </m:r>
          <m:nary>
            <m:naryPr>
              <m:limLoc m:val="subSup"/>
              <m:ctrlPr>
                <w:rPr>
                  <w:rFonts w:ascii="Cambria Math" w:hAnsi="Cambria Math"/>
                </w:rPr>
              </m:ctrlPr>
            </m:naryPr>
            <m:sub>
              <m:sSub>
                <m:sSubPr>
                  <m:ctrlPr>
                    <w:rPr>
                      <w:rFonts w:ascii="Cambria Math" w:hAnsi="Cambria Math"/>
                    </w:rPr>
                  </m:ctrlPr>
                </m:sSubPr>
                <m:e>
                  <m:r>
                    <w:rPr>
                      <w:rFonts w:ascii="Cambria Math" w:hAnsi="Cambria Math"/>
                    </w:rPr>
                    <m:t>λ</m:t>
                  </m:r>
                </m:e>
                <m:sub>
                  <m:r>
                    <w:rPr>
                      <w:rFonts w:ascii="Cambria Math" w:hAnsi="Cambria Math"/>
                    </w:rPr>
                    <m:t>0</m:t>
                  </m:r>
                </m:sub>
              </m:sSub>
            </m:sub>
            <m:sup>
              <m:sSub>
                <m:sSubPr>
                  <m:ctrlPr>
                    <w:rPr>
                      <w:rFonts w:ascii="Cambria Math" w:hAnsi="Cambria Math"/>
                    </w:rPr>
                  </m:ctrlPr>
                </m:sSubPr>
                <m:e>
                  <m:r>
                    <w:rPr>
                      <w:rFonts w:ascii="Cambria Math" w:hAnsi="Cambria Math"/>
                    </w:rPr>
                    <m:t>λ</m:t>
                  </m:r>
                </m:e>
                <m:sub>
                  <m:r>
                    <w:rPr>
                      <w:rFonts w:ascii="Cambria Math" w:hAnsi="Cambria Math"/>
                    </w:rPr>
                    <m:t>∞</m:t>
                  </m:r>
                </m:sub>
              </m:sSub>
            </m:sup>
            <m:e>
              <m:r>
                <w:rPr>
                  <w:rFonts w:ascii="Cambria Math" w:hAnsi="Cambria Math"/>
                </w:rPr>
                <m:t>Δ</m:t>
              </m:r>
              <m:sSub>
                <m:sSubPr>
                  <m:ctrlPr>
                    <w:rPr>
                      <w:rFonts w:ascii="Cambria Math" w:hAnsi="Cambria Math"/>
                    </w:rPr>
                  </m:ctrlPr>
                </m:sSubPr>
                <m:e>
                  <m:r>
                    <w:rPr>
                      <w:rFonts w:ascii="Cambria Math" w:hAnsi="Cambria Math"/>
                    </w:rPr>
                    <m:t>I</m:t>
                  </m:r>
                </m:e>
                <m:sub>
                  <m:r>
                    <w:rPr>
                      <w:rFonts w:ascii="Cambria Math" w:hAnsi="Cambria Math"/>
                    </w:rPr>
                    <m:t>F</m:t>
                  </m:r>
                </m:sub>
              </m:sSub>
              <m:d>
                <m:dPr>
                  <m:ctrlPr>
                    <w:rPr>
                      <w:rFonts w:ascii="Cambria Math" w:hAnsi="Cambria Math"/>
                    </w:rPr>
                  </m:ctrlPr>
                </m:dPr>
                <m:e>
                  <m:r>
                    <w:rPr>
                      <w:rFonts w:ascii="Cambria Math" w:hAnsi="Cambria Math"/>
                    </w:rPr>
                    <m:t>λ,t</m:t>
                  </m:r>
                </m:e>
              </m:d>
            </m:e>
          </m:nary>
          <m:r>
            <w:rPr>
              <w:rFonts w:ascii="Cambria Math" w:hAnsi="Cambria Math"/>
            </w:rPr>
            <m:t>dλ</m:t>
          </m:r>
        </m:oMath>
      </m:oMathPara>
    </w:p>
    <w:p w14:paraId="17810E62" w14:textId="39727C4A" w:rsidR="00080F21" w:rsidRPr="00080F21" w:rsidRDefault="00080F21" w:rsidP="00D42547">
      <w:pPr>
        <w:pStyle w:val="CDRGuidance"/>
        <w:rPr>
          <w:i w:val="0"/>
        </w:rPr>
      </w:pPr>
      <m:oMathPara>
        <m:oMath>
          <m:r>
            <w:rPr>
              <w:rFonts w:ascii="Cambria Math" w:hAnsi="Cambria Math"/>
            </w:rPr>
            <m:t>Δ</m:t>
          </m:r>
          <m:sSub>
            <m:sSubPr>
              <m:ctrlPr>
                <w:rPr>
                  <w:rFonts w:ascii="Cambria Math" w:hAnsi="Cambria Math"/>
                </w:rPr>
              </m:ctrlPr>
            </m:sSubPr>
            <m:e>
              <m:r>
                <w:rPr>
                  <w:rFonts w:ascii="Cambria Math" w:hAnsi="Cambria Math"/>
                </w:rPr>
                <m:t>T</m:t>
              </m:r>
            </m:e>
            <m:sub>
              <m:r>
                <w:rPr>
                  <w:rFonts w:ascii="Cambria Math" w:hAnsi="Cambria Math"/>
                </w:rPr>
                <m:t>s</m:t>
              </m:r>
            </m:sub>
          </m:sSub>
          <m:d>
            <m:dPr>
              <m:ctrlPr>
                <w:rPr>
                  <w:rFonts w:ascii="Cambria Math" w:hAnsi="Cambria Math"/>
                </w:rPr>
              </m:ctrlPr>
            </m:dPr>
            <m:e>
              <m:r>
                <w:rPr>
                  <w:rFonts w:ascii="Cambria Math" w:hAnsi="Cambria Math"/>
                </w:rPr>
                <m:t>t</m:t>
              </m:r>
            </m:e>
          </m:d>
          <m:r>
            <w:rPr>
              <w:rFonts w:ascii="Cambria Math" w:hAnsi="Cambria Math"/>
            </w:rPr>
            <m:t xml:space="preserve">= </m:t>
          </m:r>
          <m:nary>
            <m:naryPr>
              <m:limLoc m:val="subSup"/>
              <m:ctrlPr>
                <w:rPr>
                  <w:rFonts w:ascii="Cambria Math" w:hAnsi="Cambria Math"/>
                </w:rPr>
              </m:ctrlPr>
            </m:naryPr>
            <m:sub>
              <m:sSub>
                <m:sSubPr>
                  <m:ctrlPr>
                    <w:rPr>
                      <w:rFonts w:ascii="Cambria Math" w:hAnsi="Cambria Math"/>
                    </w:rPr>
                  </m:ctrlPr>
                </m:sSubPr>
                <m:e>
                  <m:r>
                    <w:rPr>
                      <w:rFonts w:ascii="Cambria Math" w:hAnsi="Cambria Math"/>
                    </w:rPr>
                    <m:t>λ</m:t>
                  </m:r>
                </m:e>
                <m:sub>
                  <m:r>
                    <w:rPr>
                      <w:rFonts w:ascii="Cambria Math" w:hAnsi="Cambria Math"/>
                    </w:rPr>
                    <m:t>0</m:t>
                  </m:r>
                </m:sub>
              </m:sSub>
            </m:sub>
            <m:sup>
              <m:sSub>
                <m:sSubPr>
                  <m:ctrlPr>
                    <w:rPr>
                      <w:rFonts w:ascii="Cambria Math" w:hAnsi="Cambria Math"/>
                    </w:rPr>
                  </m:ctrlPr>
                </m:sSubPr>
                <m:e>
                  <m:r>
                    <w:rPr>
                      <w:rFonts w:ascii="Cambria Math" w:hAnsi="Cambria Math"/>
                    </w:rPr>
                    <m:t>λ</m:t>
                  </m:r>
                </m:e>
                <m:sub>
                  <m:r>
                    <w:rPr>
                      <w:rFonts w:ascii="Cambria Math" w:hAnsi="Cambria Math"/>
                    </w:rPr>
                    <m:t>∞</m:t>
                  </m:r>
                </m:sub>
              </m:sSub>
            </m:sup>
            <m:e>
              <m:r>
                <w:rPr>
                  <w:rFonts w:ascii="Cambria Math" w:hAnsi="Cambria Math"/>
                </w:rPr>
                <m:t>Δ</m:t>
              </m:r>
              <m:sSub>
                <m:sSubPr>
                  <m:ctrlPr>
                    <w:rPr>
                      <w:rFonts w:ascii="Cambria Math" w:hAnsi="Cambria Math"/>
                    </w:rPr>
                  </m:ctrlPr>
                </m:sSubPr>
                <m:e>
                  <m:r>
                    <w:rPr>
                      <w:rFonts w:ascii="Cambria Math" w:hAnsi="Cambria Math"/>
                    </w:rPr>
                    <m:t>I</m:t>
                  </m:r>
                </m:e>
                <m:sub>
                  <m:r>
                    <w:rPr>
                      <w:rFonts w:ascii="Cambria Math" w:hAnsi="Cambria Math"/>
                    </w:rPr>
                    <m:t>S</m:t>
                  </m:r>
                </m:sub>
              </m:sSub>
              <m:d>
                <m:dPr>
                  <m:ctrlPr>
                    <w:rPr>
                      <w:rFonts w:ascii="Cambria Math" w:hAnsi="Cambria Math"/>
                    </w:rPr>
                  </m:ctrlPr>
                </m:dPr>
                <m:e>
                  <m:r>
                    <w:rPr>
                      <w:rFonts w:ascii="Cambria Math" w:hAnsi="Cambria Math"/>
                    </w:rPr>
                    <m:t>λ,t</m:t>
                  </m:r>
                </m:e>
              </m:d>
            </m:e>
          </m:nary>
          <m:r>
            <w:rPr>
              <w:rFonts w:ascii="Cambria Math" w:hAnsi="Cambria Math"/>
            </w:rPr>
            <m:t>dλ</m:t>
          </m:r>
        </m:oMath>
      </m:oMathPara>
    </w:p>
    <w:p w14:paraId="4D8C592F" w14:textId="763A4AA9" w:rsidR="003D7CA1" w:rsidRDefault="005E10A9" w:rsidP="00D42547">
      <w:pPr>
        <w:pStyle w:val="CDRGuidance"/>
        <w:rPr>
          <w:rFonts w:asciiTheme="majorHAnsi" w:hAnsiTheme="majorHAnsi"/>
          <w:i w:val="0"/>
        </w:rPr>
      </w:pPr>
      <w:r w:rsidRPr="00C43DD7">
        <w:rPr>
          <w:rFonts w:asciiTheme="majorHAnsi" w:hAnsiTheme="majorHAnsi"/>
          <w:i w:val="0"/>
        </w:rPr>
        <w:t xml:space="preserve">The facular brightening </w:t>
      </w:r>
      <w:r w:rsidR="00BC6B3F">
        <w:rPr>
          <w:rFonts w:asciiTheme="majorHAnsi" w:hAnsiTheme="majorHAnsi"/>
          <w:i w:val="0"/>
        </w:rPr>
        <w:t>index is</w:t>
      </w:r>
      <w:r w:rsidR="003D7CA1" w:rsidRPr="00C43DD7">
        <w:rPr>
          <w:rFonts w:asciiTheme="majorHAnsi" w:hAnsiTheme="majorHAnsi"/>
          <w:i w:val="0"/>
        </w:rPr>
        <w:t xml:space="preserve"> obtained by downloading </w:t>
      </w:r>
      <w:r w:rsidRPr="00C43DD7">
        <w:rPr>
          <w:rFonts w:asciiTheme="majorHAnsi" w:hAnsiTheme="majorHAnsi"/>
          <w:i w:val="0"/>
        </w:rPr>
        <w:t xml:space="preserve">the space-based Mg II </w:t>
      </w:r>
      <w:r w:rsidR="002A243C" w:rsidRPr="00C43DD7">
        <w:rPr>
          <w:rFonts w:asciiTheme="majorHAnsi" w:hAnsiTheme="majorHAnsi"/>
          <w:i w:val="0"/>
        </w:rPr>
        <w:t xml:space="preserve">composite </w:t>
      </w:r>
      <w:r w:rsidRPr="00C43DD7">
        <w:rPr>
          <w:rFonts w:asciiTheme="majorHAnsi" w:hAnsiTheme="majorHAnsi"/>
          <w:i w:val="0"/>
        </w:rPr>
        <w:t>index of solar activity</w:t>
      </w:r>
      <w:r w:rsidR="003D7CA1" w:rsidRPr="00C43DD7">
        <w:rPr>
          <w:rFonts w:asciiTheme="majorHAnsi" w:hAnsiTheme="majorHAnsi"/>
          <w:i w:val="0"/>
        </w:rPr>
        <w:t xml:space="preserve"> constructed </w:t>
      </w:r>
      <w:r w:rsidR="002A243C" w:rsidRPr="00C43DD7">
        <w:rPr>
          <w:rFonts w:asciiTheme="majorHAnsi" w:hAnsiTheme="majorHAnsi"/>
          <w:i w:val="0"/>
        </w:rPr>
        <w:t>by combining</w:t>
      </w:r>
      <w:r w:rsidR="003D7CA1" w:rsidRPr="00C43DD7">
        <w:rPr>
          <w:rFonts w:asciiTheme="majorHAnsi" w:hAnsiTheme="majorHAnsi"/>
          <w:i w:val="0"/>
        </w:rPr>
        <w:t xml:space="preserve"> observations made by the GOME, S</w:t>
      </w:r>
      <w:r w:rsidR="005C2065">
        <w:rPr>
          <w:rFonts w:asciiTheme="majorHAnsi" w:hAnsiTheme="majorHAnsi"/>
          <w:i w:val="0"/>
        </w:rPr>
        <w:t>CIAMACHY</w:t>
      </w:r>
      <w:r w:rsidR="003D7CA1" w:rsidRPr="00C43DD7">
        <w:rPr>
          <w:rFonts w:asciiTheme="majorHAnsi" w:hAnsiTheme="majorHAnsi"/>
          <w:i w:val="0"/>
        </w:rPr>
        <w:t xml:space="preserve"> and GOME-2 instruments, available at</w:t>
      </w:r>
      <w:r w:rsidRPr="00C43DD7">
        <w:rPr>
          <w:rFonts w:asciiTheme="majorHAnsi" w:hAnsiTheme="majorHAnsi"/>
          <w:i w:val="0"/>
        </w:rPr>
        <w:t xml:space="preserve"> </w:t>
      </w:r>
      <w:hyperlink r:id="rId14" w:history="1">
        <w:r w:rsidR="003D7CA1" w:rsidRPr="00C43DD7">
          <w:rPr>
            <w:rStyle w:val="Hyperlink"/>
            <w:rFonts w:asciiTheme="majorHAnsi" w:hAnsiTheme="majorHAnsi"/>
            <w:i w:val="0"/>
          </w:rPr>
          <w:t>http://www.iup.physik.uni-bremen.de/gome/gomemgii.html</w:t>
        </w:r>
      </w:hyperlink>
      <w:r w:rsidR="003D7CA1" w:rsidRPr="00C43DD7">
        <w:rPr>
          <w:rFonts w:asciiTheme="majorHAnsi" w:hAnsiTheme="majorHAnsi"/>
          <w:i w:val="0"/>
        </w:rPr>
        <w:t>.</w:t>
      </w:r>
    </w:p>
    <w:p w14:paraId="7816F42D" w14:textId="28216798" w:rsidR="00080F21" w:rsidRPr="00C43DD7" w:rsidRDefault="00080F21" w:rsidP="00D42547">
      <w:pPr>
        <w:pStyle w:val="CDRGuidance"/>
        <w:rPr>
          <w:rFonts w:asciiTheme="majorHAnsi" w:hAnsiTheme="majorHAnsi"/>
          <w:i w:val="0"/>
        </w:rPr>
      </w:pPr>
      <w:r w:rsidRPr="00C43DD7">
        <w:rPr>
          <w:rFonts w:asciiTheme="majorHAnsi" w:hAnsiTheme="majorHAnsi"/>
          <w:i w:val="0"/>
        </w:rPr>
        <w:t xml:space="preserve">The sunspot darkening </w:t>
      </w:r>
      <w:r>
        <w:rPr>
          <w:rFonts w:asciiTheme="majorHAnsi" w:hAnsiTheme="majorHAnsi"/>
          <w:i w:val="0"/>
        </w:rPr>
        <w:t xml:space="preserve">index is </w:t>
      </w:r>
      <w:r w:rsidRPr="00C43DD7">
        <w:rPr>
          <w:rFonts w:asciiTheme="majorHAnsi" w:hAnsiTheme="majorHAnsi"/>
          <w:i w:val="0"/>
        </w:rPr>
        <w:t>obtained from data downloaded from NOAA NGDC, in the form of annual files of active region information compiled from the Air Force Solar Observing Optical Network (SOON) sites. The link is</w:t>
      </w:r>
      <w:r w:rsidRPr="00C43DD7">
        <w:rPr>
          <w:rFonts w:asciiTheme="majorHAnsi" w:hAnsiTheme="majorHAnsi"/>
        </w:rPr>
        <w:t xml:space="preserve"> </w:t>
      </w:r>
      <w:hyperlink r:id="rId15" w:history="1">
        <w:r w:rsidRPr="00C43DD7">
          <w:rPr>
            <w:rStyle w:val="Hyperlink"/>
            <w:rFonts w:asciiTheme="majorHAnsi" w:hAnsiTheme="majorHAnsi"/>
            <w:i w:val="0"/>
          </w:rPr>
          <w:t>http://www.ngdc.noaa.gov/stp/spaceweather.html</w:t>
        </w:r>
      </w:hyperlink>
      <w:r w:rsidRPr="00C43DD7">
        <w:rPr>
          <w:rFonts w:asciiTheme="majorHAnsi" w:hAnsiTheme="majorHAnsi"/>
          <w:i w:val="0"/>
        </w:rPr>
        <w:t>, ftp access, Solar_Data, Sunspot_Regions, USAF_MWL. The files provide information about the areas</w:t>
      </w:r>
      <w:r>
        <w:rPr>
          <w:rFonts w:asciiTheme="majorHAnsi" w:hAnsiTheme="majorHAnsi"/>
          <w:i w:val="0"/>
        </w:rPr>
        <w:t xml:space="preserve">, </w:t>
      </w:r>
      <w:r w:rsidRPr="00474396">
        <w:rPr>
          <w:rFonts w:asciiTheme="majorHAnsi" w:hAnsiTheme="majorHAnsi"/>
        </w:rPr>
        <w:t>A</w:t>
      </w:r>
      <w:r w:rsidRPr="00474396">
        <w:rPr>
          <w:rFonts w:asciiTheme="majorHAnsi" w:hAnsiTheme="majorHAnsi"/>
          <w:vertAlign w:val="subscript"/>
        </w:rPr>
        <w:t>S</w:t>
      </w:r>
      <w:r>
        <w:rPr>
          <w:rFonts w:asciiTheme="majorHAnsi" w:hAnsiTheme="majorHAnsi"/>
          <w:i w:val="0"/>
        </w:rPr>
        <w:t>,</w:t>
      </w:r>
      <w:r w:rsidRPr="00C43DD7">
        <w:rPr>
          <w:rFonts w:asciiTheme="majorHAnsi" w:hAnsiTheme="majorHAnsi"/>
          <w:i w:val="0"/>
        </w:rPr>
        <w:t xml:space="preserve"> and locations</w:t>
      </w:r>
      <w:r>
        <w:rPr>
          <w:rFonts w:asciiTheme="majorHAnsi" w:hAnsiTheme="majorHAnsi"/>
          <w:i w:val="0"/>
        </w:rPr>
        <w:t xml:space="preserve">, </w:t>
      </w:r>
      <w:r w:rsidRPr="00474396">
        <w:rPr>
          <w:rFonts w:asciiTheme="majorHAnsi" w:hAnsiTheme="majorHAnsi"/>
        </w:rPr>
        <w:sym w:font="Symbol" w:char="F06D"/>
      </w:r>
      <w:r>
        <w:rPr>
          <w:rFonts w:asciiTheme="majorHAnsi" w:hAnsiTheme="majorHAnsi"/>
          <w:i w:val="0"/>
        </w:rPr>
        <w:t>,</w:t>
      </w:r>
      <w:r w:rsidRPr="00C43DD7">
        <w:rPr>
          <w:rFonts w:asciiTheme="majorHAnsi" w:hAnsiTheme="majorHAnsi"/>
          <w:i w:val="0"/>
        </w:rPr>
        <w:t xml:space="preserve"> of individual sunspot active regions present on the solar disk. </w:t>
      </w:r>
    </w:p>
    <w:p w14:paraId="5E8A6426" w14:textId="70750F72" w:rsidR="002F11B9" w:rsidRPr="00C43DD7" w:rsidRDefault="00736E44" w:rsidP="002F11B9">
      <w:pPr>
        <w:pStyle w:val="CDRGuidance"/>
        <w:rPr>
          <w:rFonts w:asciiTheme="majorHAnsi" w:hAnsiTheme="majorHAnsi"/>
          <w:i w:val="0"/>
        </w:rPr>
      </w:pPr>
      <w:r w:rsidRPr="00C43DD7">
        <w:rPr>
          <w:rFonts w:asciiTheme="majorHAnsi" w:hAnsiTheme="majorHAnsi"/>
          <w:i w:val="0"/>
        </w:rPr>
        <w:t xml:space="preserve">Adding the </w:t>
      </w:r>
      <w:r w:rsidR="004D2EBC" w:rsidRPr="00C43DD7">
        <w:rPr>
          <w:rFonts w:asciiTheme="majorHAnsi" w:hAnsiTheme="majorHAnsi"/>
          <w:i w:val="0"/>
        </w:rPr>
        <w:t xml:space="preserve">total </w:t>
      </w:r>
      <w:r w:rsidR="00F36F75" w:rsidRPr="00C43DD7">
        <w:rPr>
          <w:rFonts w:asciiTheme="majorHAnsi" w:hAnsiTheme="majorHAnsi"/>
          <w:i w:val="0"/>
        </w:rPr>
        <w:t xml:space="preserve">and spectral </w:t>
      </w:r>
      <w:r w:rsidR="0029792E" w:rsidRPr="00C43DD7">
        <w:rPr>
          <w:rFonts w:asciiTheme="majorHAnsi" w:hAnsiTheme="majorHAnsi"/>
          <w:i w:val="0"/>
        </w:rPr>
        <w:t>irradiance increments</w:t>
      </w:r>
      <w:r w:rsidR="00F36F75" w:rsidRPr="00C43DD7">
        <w:rPr>
          <w:rFonts w:asciiTheme="majorHAnsi" w:hAnsiTheme="majorHAnsi"/>
          <w:i w:val="0"/>
        </w:rPr>
        <w:t xml:space="preserve"> </w:t>
      </w:r>
      <w:r w:rsidRPr="00C43DD7">
        <w:rPr>
          <w:rFonts w:asciiTheme="majorHAnsi" w:hAnsiTheme="majorHAnsi"/>
          <w:i w:val="0"/>
        </w:rPr>
        <w:t>due to</w:t>
      </w:r>
      <w:r w:rsidR="004D2EBC" w:rsidRPr="00C43DD7">
        <w:rPr>
          <w:rFonts w:asciiTheme="majorHAnsi" w:hAnsiTheme="majorHAnsi"/>
          <w:i w:val="0"/>
        </w:rPr>
        <w:t xml:space="preserve"> </w:t>
      </w:r>
      <w:r w:rsidR="008F42C6">
        <w:rPr>
          <w:rFonts w:asciiTheme="majorHAnsi" w:hAnsiTheme="majorHAnsi"/>
          <w:i w:val="0"/>
        </w:rPr>
        <w:t xml:space="preserve">faculae and </w:t>
      </w:r>
      <w:r w:rsidR="004D2EBC" w:rsidRPr="00C43DD7">
        <w:rPr>
          <w:rFonts w:asciiTheme="majorHAnsi" w:hAnsiTheme="majorHAnsi"/>
          <w:i w:val="0"/>
        </w:rPr>
        <w:t>sunspot</w:t>
      </w:r>
      <w:r w:rsidRPr="00C43DD7">
        <w:rPr>
          <w:rFonts w:asciiTheme="majorHAnsi" w:hAnsiTheme="majorHAnsi"/>
          <w:i w:val="0"/>
        </w:rPr>
        <w:t>s to</w:t>
      </w:r>
      <w:r w:rsidR="0029792E" w:rsidRPr="00C43DD7">
        <w:rPr>
          <w:rFonts w:asciiTheme="majorHAnsi" w:hAnsiTheme="majorHAnsi"/>
          <w:i w:val="0"/>
        </w:rPr>
        <w:t xml:space="preserve"> </w:t>
      </w:r>
      <w:r w:rsidR="00F36F75" w:rsidRPr="00C43DD7">
        <w:rPr>
          <w:rFonts w:asciiTheme="majorHAnsi" w:hAnsiTheme="majorHAnsi"/>
          <w:i w:val="0"/>
        </w:rPr>
        <w:t>the</w:t>
      </w:r>
      <w:r w:rsidR="0029792E" w:rsidRPr="00C43DD7">
        <w:rPr>
          <w:rFonts w:asciiTheme="majorHAnsi" w:hAnsiTheme="majorHAnsi"/>
          <w:i w:val="0"/>
        </w:rPr>
        <w:t xml:space="preserve"> baseline </w:t>
      </w:r>
      <w:r w:rsidR="00F36F75" w:rsidRPr="00C43DD7">
        <w:rPr>
          <w:rFonts w:asciiTheme="majorHAnsi" w:hAnsiTheme="majorHAnsi"/>
          <w:i w:val="0"/>
        </w:rPr>
        <w:t xml:space="preserve">reference </w:t>
      </w:r>
      <w:r w:rsidR="004D2EBC" w:rsidRPr="00C43DD7">
        <w:rPr>
          <w:rFonts w:asciiTheme="majorHAnsi" w:hAnsiTheme="majorHAnsi"/>
          <w:i w:val="0"/>
        </w:rPr>
        <w:t xml:space="preserve">total </w:t>
      </w:r>
      <w:r w:rsidR="0029792E" w:rsidRPr="00C43DD7">
        <w:rPr>
          <w:rFonts w:asciiTheme="majorHAnsi" w:hAnsiTheme="majorHAnsi"/>
          <w:i w:val="0"/>
        </w:rPr>
        <w:t>solar irradiance</w:t>
      </w:r>
      <w:r w:rsidR="004D2EBC" w:rsidRPr="00C43DD7">
        <w:rPr>
          <w:rFonts w:asciiTheme="majorHAnsi" w:hAnsiTheme="majorHAnsi"/>
          <w:i w:val="0"/>
        </w:rPr>
        <w:t xml:space="preserve"> and spectral irradiance</w:t>
      </w:r>
      <w:r w:rsidRPr="00C43DD7">
        <w:rPr>
          <w:rFonts w:asciiTheme="majorHAnsi" w:hAnsiTheme="majorHAnsi"/>
          <w:i w:val="0"/>
        </w:rPr>
        <w:t xml:space="preserve"> then determines the total and spectral irradiance at time, </w:t>
      </w:r>
      <w:r w:rsidRPr="005C2065">
        <w:rPr>
          <w:rFonts w:asciiTheme="majorHAnsi" w:hAnsiTheme="majorHAnsi"/>
        </w:rPr>
        <w:t>t</w:t>
      </w:r>
      <w:r w:rsidRPr="00C43DD7">
        <w:rPr>
          <w:rFonts w:asciiTheme="majorHAnsi" w:hAnsiTheme="majorHAnsi"/>
          <w:i w:val="0"/>
        </w:rPr>
        <w:t xml:space="preserve">. </w:t>
      </w:r>
      <w:r w:rsidR="00F36F75" w:rsidRPr="00C43DD7">
        <w:rPr>
          <w:rFonts w:asciiTheme="majorHAnsi" w:hAnsiTheme="majorHAnsi"/>
          <w:i w:val="0"/>
        </w:rPr>
        <w:t xml:space="preserve"> </w:t>
      </w:r>
      <w:r w:rsidR="00972563" w:rsidRPr="00C43DD7">
        <w:rPr>
          <w:rFonts w:asciiTheme="majorHAnsi" w:hAnsiTheme="majorHAnsi"/>
          <w:i w:val="0"/>
        </w:rPr>
        <w:t xml:space="preserve">Values of the </w:t>
      </w:r>
      <w:r w:rsidR="0029792E" w:rsidRPr="00C43DD7">
        <w:rPr>
          <w:rFonts w:asciiTheme="majorHAnsi" w:hAnsiTheme="majorHAnsi"/>
          <w:i w:val="0"/>
        </w:rPr>
        <w:t xml:space="preserve">(invariant) </w:t>
      </w:r>
      <w:r w:rsidR="00972563" w:rsidRPr="00C43DD7">
        <w:rPr>
          <w:rFonts w:asciiTheme="majorHAnsi" w:hAnsiTheme="majorHAnsi"/>
          <w:i w:val="0"/>
        </w:rPr>
        <w:t>total and spectral irradiance of the quiet Sun</w:t>
      </w:r>
      <w:r w:rsidR="00CD2E3F">
        <w:rPr>
          <w:rFonts w:asciiTheme="majorHAnsi" w:hAnsiTheme="majorHAnsi"/>
          <w:i w:val="0"/>
        </w:rPr>
        <w:t>,</w:t>
      </w:r>
      <w:r w:rsidR="00F36F75" w:rsidRPr="00C43DD7">
        <w:rPr>
          <w:rFonts w:asciiTheme="majorHAnsi" w:hAnsiTheme="majorHAnsi"/>
          <w:i w:val="0"/>
        </w:rPr>
        <w:t xml:space="preserve"> </w:t>
      </w:r>
      <m:oMath>
        <m:sSub>
          <m:sSubPr>
            <m:ctrlPr>
              <w:rPr>
                <w:rFonts w:ascii="Cambria Math" w:hAnsi="Cambria Math"/>
                <w:i w:val="0"/>
              </w:rPr>
            </m:ctrlPr>
          </m:sSubPr>
          <m:e>
            <m:r>
              <w:rPr>
                <w:rFonts w:ascii="Cambria Math" w:hAnsi="Cambria Math"/>
              </w:rPr>
              <m:t>T</m:t>
            </m:r>
          </m:e>
          <m:sub>
            <m:r>
              <w:rPr>
                <w:rFonts w:ascii="Cambria Math" w:hAnsi="Cambria Math"/>
              </w:rPr>
              <m:t>Q</m:t>
            </m:r>
          </m:sub>
        </m:sSub>
      </m:oMath>
      <w:r w:rsidR="00AE5047" w:rsidRPr="00C43DD7">
        <w:rPr>
          <w:rFonts w:asciiTheme="majorHAnsi" w:hAnsiTheme="majorHAnsi"/>
          <w:i w:val="0"/>
        </w:rPr>
        <w:t xml:space="preserve"> and </w:t>
      </w:r>
      <m:oMath>
        <m:sSub>
          <m:sSubPr>
            <m:ctrlPr>
              <w:rPr>
                <w:rFonts w:ascii="Cambria Math" w:hAnsi="Cambria Math"/>
              </w:rPr>
            </m:ctrlPr>
          </m:sSubPr>
          <m:e>
            <m:r>
              <w:rPr>
                <w:rFonts w:ascii="Cambria Math" w:hAnsi="Cambria Math"/>
              </w:rPr>
              <m:t>I</m:t>
            </m:r>
          </m:e>
          <m:sub>
            <m:r>
              <w:rPr>
                <w:rFonts w:ascii="Cambria Math" w:hAnsi="Cambria Math"/>
              </w:rPr>
              <m:t>Q</m:t>
            </m:r>
          </m:sub>
        </m:sSub>
        <m:d>
          <m:dPr>
            <m:ctrlPr>
              <w:rPr>
                <w:rFonts w:ascii="Cambria Math" w:hAnsi="Cambria Math"/>
              </w:rPr>
            </m:ctrlPr>
          </m:dPr>
          <m:e>
            <m:r>
              <w:rPr>
                <w:rFonts w:ascii="Cambria Math" w:hAnsi="Cambria Math"/>
              </w:rPr>
              <m:t>λ</m:t>
            </m:r>
          </m:e>
        </m:d>
      </m:oMath>
      <w:r w:rsidR="00AE5047" w:rsidRPr="00C43DD7">
        <w:rPr>
          <w:rFonts w:asciiTheme="majorHAnsi" w:hAnsiTheme="majorHAnsi"/>
          <w:i w:val="0"/>
        </w:rPr>
        <w:t xml:space="preserve">, </w:t>
      </w:r>
      <w:r w:rsidR="00972563" w:rsidRPr="00C43DD7">
        <w:rPr>
          <w:rFonts w:asciiTheme="majorHAnsi" w:hAnsiTheme="majorHAnsi"/>
          <w:i w:val="0"/>
        </w:rPr>
        <w:t xml:space="preserve">are specified in the </w:t>
      </w:r>
      <w:r w:rsidR="005E7058" w:rsidRPr="00C43DD7">
        <w:rPr>
          <w:rFonts w:asciiTheme="majorHAnsi" w:hAnsiTheme="majorHAnsi"/>
          <w:i w:val="0"/>
        </w:rPr>
        <w:t>algorithm</w:t>
      </w:r>
      <w:r w:rsidR="00972563" w:rsidRPr="00C43DD7">
        <w:rPr>
          <w:rFonts w:asciiTheme="majorHAnsi" w:hAnsiTheme="majorHAnsi"/>
          <w:i w:val="0"/>
        </w:rPr>
        <w:t xml:space="preserve"> code</w:t>
      </w:r>
      <w:r w:rsidR="00A01E68" w:rsidRPr="00C43DD7">
        <w:rPr>
          <w:rFonts w:asciiTheme="majorHAnsi" w:hAnsiTheme="majorHAnsi"/>
          <w:i w:val="0"/>
        </w:rPr>
        <w:t xml:space="preserve"> </w:t>
      </w:r>
      <w:r w:rsidR="00F36F75" w:rsidRPr="00C43DD7">
        <w:rPr>
          <w:rFonts w:asciiTheme="majorHAnsi" w:hAnsiTheme="majorHAnsi"/>
          <w:i w:val="0"/>
        </w:rPr>
        <w:t>as baseline reference</w:t>
      </w:r>
      <w:r w:rsidR="00AE5047" w:rsidRPr="00C43DD7">
        <w:rPr>
          <w:rFonts w:asciiTheme="majorHAnsi" w:hAnsiTheme="majorHAnsi"/>
          <w:i w:val="0"/>
        </w:rPr>
        <w:t xml:space="preserve">s </w:t>
      </w:r>
      <w:r w:rsidR="00A01E68" w:rsidRPr="00C43DD7">
        <w:rPr>
          <w:rFonts w:asciiTheme="majorHAnsi" w:hAnsiTheme="majorHAnsi"/>
          <w:i w:val="0"/>
        </w:rPr>
        <w:t>for this purpose</w:t>
      </w:r>
      <w:r w:rsidR="00DC76E8" w:rsidRPr="00C43DD7">
        <w:rPr>
          <w:rFonts w:asciiTheme="majorHAnsi" w:hAnsiTheme="majorHAnsi"/>
          <w:i w:val="0"/>
        </w:rPr>
        <w:t>.</w:t>
      </w:r>
      <w:r w:rsidR="002F11B9" w:rsidRPr="00C43DD7">
        <w:rPr>
          <w:rFonts w:asciiTheme="majorHAnsi" w:hAnsiTheme="majorHAnsi"/>
          <w:i w:val="0"/>
        </w:rPr>
        <w:t xml:space="preserve"> Solar spectral irradiance</w:t>
      </w:r>
      <w:r w:rsidR="00F36F75" w:rsidRPr="00C43DD7">
        <w:rPr>
          <w:rFonts w:asciiTheme="majorHAnsi" w:hAnsiTheme="majorHAnsi"/>
          <w:i w:val="0"/>
        </w:rPr>
        <w:t xml:space="preserve"> </w:t>
      </w:r>
      <w:r w:rsidR="002F11B9" w:rsidRPr="00C43DD7">
        <w:rPr>
          <w:rFonts w:asciiTheme="majorHAnsi" w:hAnsiTheme="majorHAnsi"/>
          <w:i w:val="0"/>
        </w:rPr>
        <w:t xml:space="preserve">is estimated on a uniform wavelength grid, on 0.5 nm centers, in 1 nm bins from 115 .5 to 99999.5 nm, which is also the wavelength grid of </w:t>
      </w:r>
      <w:r w:rsidR="00F36F75" w:rsidRPr="00C43DD7">
        <w:rPr>
          <w:rFonts w:asciiTheme="majorHAnsi" w:hAnsiTheme="majorHAnsi"/>
        </w:rPr>
        <w:t xml:space="preserve">the </w:t>
      </w:r>
      <w:r w:rsidR="00F36F75" w:rsidRPr="00C43DD7">
        <w:rPr>
          <w:rFonts w:asciiTheme="majorHAnsi" w:hAnsiTheme="majorHAnsi"/>
          <w:i w:val="0"/>
        </w:rPr>
        <w:t>reference spectrum</w:t>
      </w:r>
      <w:r w:rsidR="00F36F75" w:rsidRPr="00C43DD7">
        <w:rPr>
          <w:rFonts w:asciiTheme="majorHAnsi" w:hAnsiTheme="majorHAnsi"/>
        </w:rPr>
        <w:t>.</w:t>
      </w:r>
      <w:r w:rsidR="002F11B9" w:rsidRPr="00C43DD7">
        <w:rPr>
          <w:rFonts w:asciiTheme="majorHAnsi" w:hAnsiTheme="majorHAnsi"/>
          <w:i w:val="0"/>
        </w:rPr>
        <w:t xml:space="preserve"> The spectral irradiance is then summed into 3785 wavelength bins of variable width, designed appropriately for input to general circulation climate models. </w:t>
      </w:r>
    </w:p>
    <w:p w14:paraId="15772DE1" w14:textId="3279BCE5" w:rsidR="0085025A" w:rsidRPr="00C43DD7" w:rsidRDefault="002F11B9" w:rsidP="001B6FD1">
      <w:pPr>
        <w:pStyle w:val="CDRGuidance"/>
        <w:rPr>
          <w:rFonts w:asciiTheme="majorHAnsi" w:hAnsiTheme="majorHAnsi"/>
          <w:i w:val="0"/>
          <w:color w:val="000000"/>
        </w:rPr>
      </w:pPr>
      <w:r w:rsidRPr="00C43DD7">
        <w:rPr>
          <w:rFonts w:asciiTheme="majorHAnsi" w:hAnsiTheme="majorHAnsi"/>
          <w:i w:val="0"/>
        </w:rPr>
        <w:t xml:space="preserve">Output files are generated separately for total solar irradiance and solar spectral irradiance. </w:t>
      </w:r>
      <w:r w:rsidRPr="00C43DD7">
        <w:rPr>
          <w:rFonts w:asciiTheme="majorHAnsi" w:hAnsiTheme="majorHAnsi"/>
          <w:i w:val="0"/>
          <w:color w:val="000000"/>
        </w:rPr>
        <w:t xml:space="preserve">The TSI is one value per input facular brightening </w:t>
      </w:r>
      <w:r w:rsidR="008F42C6">
        <w:rPr>
          <w:rFonts w:asciiTheme="majorHAnsi" w:hAnsiTheme="majorHAnsi"/>
          <w:i w:val="0"/>
          <w:color w:val="000000"/>
        </w:rPr>
        <w:t xml:space="preserve">and </w:t>
      </w:r>
      <w:r w:rsidR="008F42C6" w:rsidRPr="00C43DD7">
        <w:rPr>
          <w:rFonts w:asciiTheme="majorHAnsi" w:hAnsiTheme="majorHAnsi"/>
          <w:i w:val="0"/>
          <w:color w:val="000000"/>
        </w:rPr>
        <w:t xml:space="preserve">sunspot </w:t>
      </w:r>
      <w:r w:rsidR="00FE0672">
        <w:rPr>
          <w:rFonts w:asciiTheme="majorHAnsi" w:hAnsiTheme="majorHAnsi"/>
          <w:i w:val="0"/>
          <w:color w:val="000000"/>
        </w:rPr>
        <w:t>darkening</w:t>
      </w:r>
      <w:r w:rsidR="008F42C6" w:rsidRPr="00C43DD7">
        <w:rPr>
          <w:rFonts w:asciiTheme="majorHAnsi" w:hAnsiTheme="majorHAnsi"/>
          <w:i w:val="0"/>
          <w:color w:val="000000"/>
        </w:rPr>
        <w:t xml:space="preserve"> </w:t>
      </w:r>
      <w:r w:rsidR="0004339C">
        <w:rPr>
          <w:rFonts w:asciiTheme="majorHAnsi" w:hAnsiTheme="majorHAnsi"/>
          <w:i w:val="0"/>
          <w:color w:val="000000"/>
        </w:rPr>
        <w:t xml:space="preserve">index </w:t>
      </w:r>
      <w:r w:rsidR="00F36F75" w:rsidRPr="00C43DD7">
        <w:rPr>
          <w:rFonts w:asciiTheme="majorHAnsi" w:hAnsiTheme="majorHAnsi"/>
          <w:i w:val="0"/>
          <w:color w:val="000000"/>
        </w:rPr>
        <w:t>value</w:t>
      </w:r>
      <w:r w:rsidR="0004339C">
        <w:rPr>
          <w:rFonts w:asciiTheme="majorHAnsi" w:hAnsiTheme="majorHAnsi"/>
          <w:i w:val="0"/>
          <w:color w:val="000000"/>
        </w:rPr>
        <w:t>s</w:t>
      </w:r>
      <w:r w:rsidRPr="00C43DD7">
        <w:rPr>
          <w:rFonts w:asciiTheme="majorHAnsi" w:hAnsiTheme="majorHAnsi"/>
          <w:i w:val="0"/>
          <w:color w:val="000000"/>
        </w:rPr>
        <w:t>, typ</w:t>
      </w:r>
      <w:r w:rsidR="004355B7">
        <w:rPr>
          <w:rFonts w:asciiTheme="majorHAnsi" w:hAnsiTheme="majorHAnsi"/>
          <w:i w:val="0"/>
          <w:color w:val="000000"/>
        </w:rPr>
        <w:t>ically daily. The units are W</w:t>
      </w:r>
      <w:r w:rsidRPr="00C43DD7">
        <w:rPr>
          <w:rFonts w:asciiTheme="majorHAnsi" w:hAnsiTheme="majorHAnsi"/>
          <w:i w:val="0"/>
          <w:color w:val="000000"/>
        </w:rPr>
        <w:t xml:space="preserve"> m</w:t>
      </w:r>
      <w:r w:rsidRPr="00C43DD7">
        <w:rPr>
          <w:rFonts w:asciiTheme="majorHAnsi" w:hAnsiTheme="majorHAnsi"/>
          <w:i w:val="0"/>
          <w:color w:val="000000"/>
          <w:vertAlign w:val="superscript"/>
        </w:rPr>
        <w:t>-2</w:t>
      </w:r>
      <w:r w:rsidRPr="00C43DD7">
        <w:rPr>
          <w:rFonts w:asciiTheme="majorHAnsi" w:hAnsiTheme="majorHAnsi"/>
          <w:i w:val="0"/>
          <w:color w:val="000000"/>
        </w:rPr>
        <w:t>. The SSI is one spectrum per input facular brightening</w:t>
      </w:r>
      <w:r w:rsidR="008F42C6">
        <w:rPr>
          <w:rFonts w:asciiTheme="majorHAnsi" w:hAnsiTheme="majorHAnsi"/>
          <w:i w:val="0"/>
          <w:color w:val="000000"/>
        </w:rPr>
        <w:t xml:space="preserve"> and </w:t>
      </w:r>
      <w:r w:rsidR="008F42C6" w:rsidRPr="00C43DD7">
        <w:rPr>
          <w:rFonts w:asciiTheme="majorHAnsi" w:hAnsiTheme="majorHAnsi"/>
          <w:i w:val="0"/>
          <w:color w:val="000000"/>
        </w:rPr>
        <w:t xml:space="preserve">sunspot </w:t>
      </w:r>
      <w:r w:rsidR="00FE0672">
        <w:rPr>
          <w:rFonts w:asciiTheme="majorHAnsi" w:hAnsiTheme="majorHAnsi"/>
          <w:i w:val="0"/>
          <w:color w:val="000000"/>
        </w:rPr>
        <w:lastRenderedPageBreak/>
        <w:t>darkening</w:t>
      </w:r>
      <w:r w:rsidR="008F42C6" w:rsidRPr="00C43DD7">
        <w:rPr>
          <w:rFonts w:asciiTheme="majorHAnsi" w:hAnsiTheme="majorHAnsi"/>
          <w:i w:val="0"/>
          <w:color w:val="000000"/>
        </w:rPr>
        <w:t xml:space="preserve"> </w:t>
      </w:r>
      <w:r w:rsidR="0004339C">
        <w:rPr>
          <w:rFonts w:asciiTheme="majorHAnsi" w:hAnsiTheme="majorHAnsi"/>
          <w:i w:val="0"/>
          <w:color w:val="000000"/>
        </w:rPr>
        <w:t xml:space="preserve">index </w:t>
      </w:r>
      <w:r w:rsidR="00F36F75" w:rsidRPr="00C43DD7">
        <w:rPr>
          <w:rFonts w:asciiTheme="majorHAnsi" w:hAnsiTheme="majorHAnsi"/>
          <w:i w:val="0"/>
          <w:color w:val="000000"/>
        </w:rPr>
        <w:t>value</w:t>
      </w:r>
      <w:r w:rsidR="0004339C">
        <w:rPr>
          <w:rFonts w:asciiTheme="majorHAnsi" w:hAnsiTheme="majorHAnsi"/>
          <w:i w:val="0"/>
          <w:color w:val="000000"/>
        </w:rPr>
        <w:t>s</w:t>
      </w:r>
      <w:r w:rsidRPr="00C43DD7">
        <w:rPr>
          <w:rFonts w:asciiTheme="majorHAnsi" w:hAnsiTheme="majorHAnsi"/>
          <w:i w:val="0"/>
          <w:color w:val="000000"/>
        </w:rPr>
        <w:t xml:space="preserve">, </w:t>
      </w:r>
      <w:r w:rsidR="00F36F75" w:rsidRPr="00C43DD7">
        <w:rPr>
          <w:rFonts w:asciiTheme="majorHAnsi" w:hAnsiTheme="majorHAnsi"/>
          <w:i w:val="0"/>
          <w:color w:val="000000"/>
        </w:rPr>
        <w:t xml:space="preserve">also </w:t>
      </w:r>
      <w:r w:rsidRPr="00C43DD7">
        <w:rPr>
          <w:rFonts w:asciiTheme="majorHAnsi" w:hAnsiTheme="majorHAnsi"/>
          <w:i w:val="0"/>
          <w:color w:val="000000"/>
        </w:rPr>
        <w:t>typically daily. The solar spectral irradiance is produced in 3785 wavelengths binds, in units of W m</w:t>
      </w:r>
      <w:r w:rsidRPr="00C43DD7">
        <w:rPr>
          <w:rFonts w:asciiTheme="majorHAnsi" w:hAnsiTheme="majorHAnsi"/>
          <w:i w:val="0"/>
          <w:color w:val="000000"/>
          <w:vertAlign w:val="superscript"/>
        </w:rPr>
        <w:t>-2</w:t>
      </w:r>
      <w:r w:rsidRPr="00C43DD7">
        <w:rPr>
          <w:rFonts w:asciiTheme="majorHAnsi" w:hAnsiTheme="majorHAnsi"/>
          <w:i w:val="0"/>
          <w:color w:val="000000"/>
        </w:rPr>
        <w:t xml:space="preserve"> for the wavelength bin.</w:t>
      </w:r>
    </w:p>
    <w:p w14:paraId="75068D4E" w14:textId="71FDC0E1" w:rsidR="00CC1221" w:rsidRPr="00B1763E" w:rsidRDefault="00CC1221" w:rsidP="00CC1221">
      <w:pPr>
        <w:pStyle w:val="Caption"/>
        <w:keepNext/>
        <w:jc w:val="left"/>
        <w:rPr>
          <w:b/>
        </w:rPr>
      </w:pPr>
      <w:r w:rsidRPr="00B1763E">
        <w:rPr>
          <w:b/>
        </w:rPr>
        <w:t xml:space="preserve">Figure </w:t>
      </w:r>
      <w:r w:rsidR="00211831" w:rsidRPr="00B1763E">
        <w:rPr>
          <w:b/>
        </w:rPr>
        <w:fldChar w:fldCharType="begin"/>
      </w:r>
      <w:r w:rsidR="00211831" w:rsidRPr="00B1763E">
        <w:rPr>
          <w:b/>
        </w:rPr>
        <w:instrText xml:space="preserve"> SEQ Figure \* ARABIC </w:instrText>
      </w:r>
      <w:r w:rsidR="00211831" w:rsidRPr="00B1763E">
        <w:rPr>
          <w:b/>
        </w:rPr>
        <w:fldChar w:fldCharType="separate"/>
      </w:r>
      <w:r w:rsidR="002C5470">
        <w:rPr>
          <w:b/>
          <w:noProof/>
        </w:rPr>
        <w:t>1</w:t>
      </w:r>
      <w:r w:rsidR="00211831" w:rsidRPr="00B1763E">
        <w:rPr>
          <w:b/>
        </w:rPr>
        <w:fldChar w:fldCharType="end"/>
      </w:r>
      <w:r w:rsidRPr="00B1763E">
        <w:rPr>
          <w:b/>
        </w:rPr>
        <w:t xml:space="preserve"> Flow diagram of the Algorithm Processing.</w:t>
      </w:r>
    </w:p>
    <w:p w14:paraId="2172007C" w14:textId="6D6E870A" w:rsidR="00CC1221" w:rsidRDefault="006D39B4" w:rsidP="00CC1221">
      <w:pPr>
        <w:pStyle w:val="CDRGuidance"/>
        <w:keepNext/>
      </w:pPr>
      <w:r>
        <w:rPr>
          <w:noProof/>
        </w:rPr>
        <w:drawing>
          <wp:inline distT="0" distB="0" distL="0" distR="0" wp14:anchorId="443F8391" wp14:editId="62E691E4">
            <wp:extent cx="5943600" cy="4457700"/>
            <wp:effectExtent l="0" t="0" r="0" b="1270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_DataFlow.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79D129E4" w14:textId="77777777" w:rsidR="000C19D7" w:rsidRDefault="000C19D7" w:rsidP="00F16A28">
      <w:pPr>
        <w:pStyle w:val="CDRHeading2"/>
      </w:pPr>
      <w:bookmarkStart w:id="18" w:name="_Toc269030680"/>
      <w:r>
        <w:t>Algorithm Input</w:t>
      </w:r>
      <w:bookmarkEnd w:id="18"/>
    </w:p>
    <w:p w14:paraId="6841047D" w14:textId="5FEA0AF4" w:rsidR="000C19D7" w:rsidRPr="00AB2930" w:rsidRDefault="000C19D7" w:rsidP="00F16A28">
      <w:pPr>
        <w:pStyle w:val="CDRHeading3"/>
      </w:pPr>
      <w:bookmarkStart w:id="19" w:name="_Toc269030681"/>
      <w:r w:rsidRPr="00AB2930">
        <w:t xml:space="preserve">Primary </w:t>
      </w:r>
      <w:r w:rsidR="00C21A20">
        <w:t>Input</w:t>
      </w:r>
      <w:r w:rsidRPr="00AB2930">
        <w:t xml:space="preserve"> Data</w:t>
      </w:r>
      <w:bookmarkEnd w:id="19"/>
      <w:r w:rsidR="00C21A20">
        <w:t xml:space="preserve"> </w:t>
      </w:r>
    </w:p>
    <w:p w14:paraId="181B1F88" w14:textId="20EC3E44" w:rsidR="000777DC" w:rsidRDefault="000777DC" w:rsidP="000777DC">
      <w:pPr>
        <w:pStyle w:val="CDRBodyText"/>
        <w:ind w:firstLine="0"/>
        <w:rPr>
          <w:rFonts w:asciiTheme="majorHAnsi" w:hAnsiTheme="majorHAnsi"/>
        </w:rPr>
      </w:pPr>
      <w:r>
        <w:rPr>
          <w:rFonts w:asciiTheme="majorHAnsi" w:hAnsiTheme="majorHAnsi"/>
        </w:rPr>
        <w:t>Adopted for t</w:t>
      </w:r>
      <w:r w:rsidRPr="00D7448C">
        <w:rPr>
          <w:rFonts w:asciiTheme="majorHAnsi" w:hAnsiTheme="majorHAnsi"/>
        </w:rPr>
        <w:t xml:space="preserve">he </w:t>
      </w:r>
      <w:r w:rsidRPr="00C43DD7">
        <w:rPr>
          <w:rFonts w:asciiTheme="majorHAnsi" w:hAnsiTheme="majorHAnsi"/>
        </w:rPr>
        <w:t xml:space="preserve">facular brightening </w:t>
      </w:r>
      <w:r>
        <w:rPr>
          <w:rFonts w:asciiTheme="majorHAnsi" w:hAnsiTheme="majorHAnsi"/>
        </w:rPr>
        <w:t>index</w:t>
      </w:r>
      <w:r w:rsidRPr="00C43DD7">
        <w:rPr>
          <w:rFonts w:asciiTheme="majorHAnsi" w:hAnsiTheme="majorHAnsi"/>
        </w:rPr>
        <w:t xml:space="preserve">, </w:t>
      </w:r>
      <w:r w:rsidRPr="00FB0F11">
        <w:rPr>
          <w:rFonts w:asciiTheme="majorHAnsi" w:hAnsiTheme="majorHAnsi"/>
          <w:i/>
        </w:rPr>
        <w:t>F</w:t>
      </w:r>
      <w:r w:rsidRPr="00C43DD7">
        <w:rPr>
          <w:rFonts w:asciiTheme="majorHAnsi" w:hAnsiTheme="majorHAnsi"/>
        </w:rPr>
        <w:t>(</w:t>
      </w:r>
      <w:r w:rsidRPr="00FB0F11">
        <w:rPr>
          <w:rFonts w:asciiTheme="majorHAnsi" w:hAnsiTheme="majorHAnsi"/>
          <w:i/>
        </w:rPr>
        <w:t>t</w:t>
      </w:r>
      <w:r w:rsidRPr="00C43DD7">
        <w:rPr>
          <w:rFonts w:asciiTheme="majorHAnsi" w:hAnsiTheme="majorHAnsi"/>
        </w:rPr>
        <w:t xml:space="preserve">), is the global (disk-integrated) </w:t>
      </w:r>
      <w:r>
        <w:rPr>
          <w:rFonts w:asciiTheme="majorHAnsi" w:hAnsiTheme="majorHAnsi"/>
        </w:rPr>
        <w:t xml:space="preserve">Mg II </w:t>
      </w:r>
      <w:r w:rsidRPr="00C43DD7">
        <w:rPr>
          <w:rFonts w:asciiTheme="majorHAnsi" w:hAnsiTheme="majorHAnsi"/>
        </w:rPr>
        <w:t xml:space="preserve">emission from the Sun’s chromosphere, whose variations are dominated by chromospheric extensions of photospheric faculae. </w:t>
      </w:r>
      <w:r>
        <w:rPr>
          <w:rFonts w:asciiTheme="majorHAnsi" w:hAnsiTheme="majorHAnsi"/>
        </w:rPr>
        <w:t>The Mg II ind</w:t>
      </w:r>
      <w:r w:rsidRPr="00C43DD7">
        <w:rPr>
          <w:rFonts w:asciiTheme="majorHAnsi" w:hAnsiTheme="majorHAnsi"/>
        </w:rPr>
        <w:t>ex (which is the ratio of core emission in Fraunhofer lines to emission in the nearby continuum) is such a proxy because the core emission is enhanced in magnetically active bright regions, and the indices are sensitive indicators of the total (net) emission from all bright regions on the solar disk</w:t>
      </w:r>
      <w:r w:rsidR="00644BFB">
        <w:rPr>
          <w:rFonts w:asciiTheme="majorHAnsi" w:hAnsiTheme="majorHAnsi"/>
        </w:rPr>
        <w:t xml:space="preserve"> (Skupin et al., 2004; Snow et al., 2005)</w:t>
      </w:r>
      <w:r w:rsidRPr="00C43DD7">
        <w:rPr>
          <w:rFonts w:asciiTheme="majorHAnsi" w:hAnsiTheme="majorHAnsi"/>
        </w:rPr>
        <w:t xml:space="preserve">. Furthermore, as the ratio of absolute fluxes, the Mg II index is (in principle) less susceptible to instrumental sensitivity changes that potentially contaminate the temporal fidelity of </w:t>
      </w:r>
      <w:ins w:id="20" w:author="Daniel Wunder" w:date="2014-09-30T14:35:00Z">
        <w:r w:rsidR="00544A3F">
          <w:rPr>
            <w:rFonts w:asciiTheme="majorHAnsi" w:hAnsiTheme="majorHAnsi"/>
          </w:rPr>
          <w:t xml:space="preserve">the </w:t>
        </w:r>
      </w:ins>
      <w:r w:rsidRPr="00C43DD7">
        <w:rPr>
          <w:rFonts w:asciiTheme="majorHAnsi" w:hAnsiTheme="majorHAnsi"/>
        </w:rPr>
        <w:t xml:space="preserve">time series. </w:t>
      </w:r>
    </w:p>
    <w:p w14:paraId="4068FD43" w14:textId="77777777" w:rsidR="000777DC" w:rsidRDefault="000777DC" w:rsidP="00C21A20">
      <w:pPr>
        <w:pStyle w:val="CDRBodyText"/>
        <w:ind w:firstLine="0"/>
        <w:rPr>
          <w:rFonts w:asciiTheme="majorHAnsi" w:hAnsiTheme="majorHAnsi"/>
        </w:rPr>
      </w:pPr>
    </w:p>
    <w:p w14:paraId="2E3DE8DD" w14:textId="77777777" w:rsidR="000777DC" w:rsidRDefault="000777DC" w:rsidP="00C21A20">
      <w:pPr>
        <w:pStyle w:val="CDRBodyText"/>
        <w:ind w:firstLine="0"/>
        <w:rPr>
          <w:rFonts w:asciiTheme="majorHAnsi" w:hAnsiTheme="majorHAnsi"/>
        </w:rPr>
      </w:pPr>
    </w:p>
    <w:p w14:paraId="015F37DE" w14:textId="42CE3020" w:rsidR="003C0B53" w:rsidRDefault="000777DC" w:rsidP="00C21A20">
      <w:pPr>
        <w:pStyle w:val="CDRBodyText"/>
        <w:ind w:firstLine="0"/>
        <w:rPr>
          <w:rFonts w:asciiTheme="majorHAnsi" w:hAnsiTheme="majorHAnsi"/>
        </w:rPr>
      </w:pPr>
      <w:r>
        <w:rPr>
          <w:rFonts w:asciiTheme="majorHAnsi" w:hAnsiTheme="majorHAnsi"/>
        </w:rPr>
        <w:t xml:space="preserve">The </w:t>
      </w:r>
      <w:r w:rsidR="00C21A20" w:rsidRPr="00C43DD7">
        <w:rPr>
          <w:rFonts w:asciiTheme="majorHAnsi" w:hAnsiTheme="majorHAnsi"/>
        </w:rPr>
        <w:t xml:space="preserve">sunspot darkening </w:t>
      </w:r>
      <w:r w:rsidR="00BC6B3F">
        <w:rPr>
          <w:rFonts w:asciiTheme="majorHAnsi" w:hAnsiTheme="majorHAnsi"/>
        </w:rPr>
        <w:t>index</w:t>
      </w:r>
      <w:r w:rsidR="00C21A20" w:rsidRPr="00C43DD7">
        <w:rPr>
          <w:rFonts w:asciiTheme="majorHAnsi" w:hAnsiTheme="majorHAnsi"/>
        </w:rPr>
        <w:t xml:space="preserve">, </w:t>
      </w:r>
      <w:r w:rsidR="0055179E" w:rsidRPr="00FB0F11">
        <w:rPr>
          <w:rFonts w:asciiTheme="majorHAnsi" w:hAnsiTheme="majorHAnsi"/>
          <w:i/>
        </w:rPr>
        <w:t>S</w:t>
      </w:r>
      <w:r w:rsidR="0055179E" w:rsidRPr="00C43DD7">
        <w:rPr>
          <w:rFonts w:asciiTheme="majorHAnsi" w:hAnsiTheme="majorHAnsi"/>
        </w:rPr>
        <w:t>(</w:t>
      </w:r>
      <w:r w:rsidR="0055179E" w:rsidRPr="00FB0F11">
        <w:rPr>
          <w:rFonts w:asciiTheme="majorHAnsi" w:hAnsiTheme="majorHAnsi"/>
          <w:i/>
        </w:rPr>
        <w:t>t</w:t>
      </w:r>
      <w:r w:rsidR="0055179E" w:rsidRPr="00C43DD7">
        <w:rPr>
          <w:rFonts w:asciiTheme="majorHAnsi" w:hAnsiTheme="majorHAnsi"/>
        </w:rPr>
        <w:t xml:space="preserve">), </w:t>
      </w:r>
      <w:r w:rsidR="00C21A20" w:rsidRPr="00C43DD7">
        <w:rPr>
          <w:rFonts w:asciiTheme="majorHAnsi" w:hAnsiTheme="majorHAnsi"/>
        </w:rPr>
        <w:t>is c</w:t>
      </w:r>
      <w:r w:rsidR="00B1763E">
        <w:rPr>
          <w:rFonts w:asciiTheme="majorHAnsi" w:hAnsiTheme="majorHAnsi"/>
        </w:rPr>
        <w:t>alculated following Lean et al.</w:t>
      </w:r>
      <w:r w:rsidR="00C21A20" w:rsidRPr="00C43DD7">
        <w:rPr>
          <w:rFonts w:asciiTheme="majorHAnsi" w:hAnsiTheme="majorHAnsi"/>
        </w:rPr>
        <w:t xml:space="preserve"> (1998) using direct observations of </w:t>
      </w:r>
      <w:r w:rsidR="008E65AF">
        <w:rPr>
          <w:rFonts w:asciiTheme="majorHAnsi" w:hAnsiTheme="majorHAnsi"/>
        </w:rPr>
        <w:t xml:space="preserve">the areas, </w:t>
      </w:r>
      <w:r w:rsidR="008E65AF" w:rsidRPr="00FB0F11">
        <w:rPr>
          <w:rFonts w:asciiTheme="majorHAnsi" w:hAnsiTheme="majorHAnsi"/>
          <w:i/>
        </w:rPr>
        <w:t>A</w:t>
      </w:r>
      <w:r w:rsidR="008E65AF" w:rsidRPr="00FB0F11">
        <w:rPr>
          <w:rFonts w:asciiTheme="majorHAnsi" w:hAnsiTheme="majorHAnsi"/>
          <w:i/>
          <w:vertAlign w:val="subscript"/>
        </w:rPr>
        <w:t>S</w:t>
      </w:r>
      <w:r w:rsidR="00FB0F11">
        <w:rPr>
          <w:rFonts w:asciiTheme="majorHAnsi" w:hAnsiTheme="majorHAnsi"/>
        </w:rPr>
        <w:t>,</w:t>
      </w:r>
      <w:r w:rsidR="00A97863">
        <w:rPr>
          <w:rFonts w:asciiTheme="majorHAnsi" w:hAnsiTheme="majorHAnsi"/>
        </w:rPr>
        <w:t xml:space="preserve"> and </w:t>
      </w:r>
      <w:r w:rsidR="0055179E" w:rsidRPr="00C43DD7">
        <w:rPr>
          <w:rFonts w:asciiTheme="majorHAnsi" w:hAnsiTheme="majorHAnsi"/>
        </w:rPr>
        <w:t>heliocentric locations</w:t>
      </w:r>
      <w:r w:rsidR="008E65AF">
        <w:rPr>
          <w:rFonts w:asciiTheme="majorHAnsi" w:hAnsiTheme="majorHAnsi"/>
        </w:rPr>
        <w:t xml:space="preserve">, </w:t>
      </w:r>
      <w:r w:rsidR="008E65AF" w:rsidRPr="00FB0F11">
        <w:rPr>
          <w:rFonts w:asciiTheme="majorHAnsi" w:hAnsiTheme="majorHAnsi"/>
          <w:i/>
        </w:rPr>
        <w:sym w:font="Symbol" w:char="F06D"/>
      </w:r>
      <w:r w:rsidR="008E65AF">
        <w:rPr>
          <w:rFonts w:asciiTheme="majorHAnsi" w:hAnsiTheme="majorHAnsi"/>
        </w:rPr>
        <w:t>,</w:t>
      </w:r>
      <w:r w:rsidR="00A97863">
        <w:rPr>
          <w:rFonts w:asciiTheme="majorHAnsi" w:hAnsiTheme="majorHAnsi"/>
        </w:rPr>
        <w:t xml:space="preserve"> </w:t>
      </w:r>
      <w:r w:rsidR="008E65AF">
        <w:rPr>
          <w:rFonts w:asciiTheme="majorHAnsi" w:hAnsiTheme="majorHAnsi"/>
        </w:rPr>
        <w:t xml:space="preserve">of </w:t>
      </w:r>
      <w:r w:rsidR="008E65AF" w:rsidRPr="00FB0F11">
        <w:rPr>
          <w:rFonts w:asciiTheme="majorHAnsi" w:hAnsiTheme="majorHAnsi"/>
          <w:i/>
        </w:rPr>
        <w:t>N</w:t>
      </w:r>
      <w:r w:rsidR="008E65AF" w:rsidRPr="00FB0F11">
        <w:rPr>
          <w:rFonts w:asciiTheme="majorHAnsi" w:hAnsiTheme="majorHAnsi"/>
          <w:i/>
          <w:vertAlign w:val="subscript"/>
        </w:rPr>
        <w:t>spot</w:t>
      </w:r>
      <w:r w:rsidR="00A97863">
        <w:rPr>
          <w:rFonts w:asciiTheme="majorHAnsi" w:hAnsiTheme="majorHAnsi"/>
        </w:rPr>
        <w:t xml:space="preserve"> individual sunspot </w:t>
      </w:r>
      <w:r w:rsidR="00D7448C">
        <w:rPr>
          <w:rFonts w:asciiTheme="majorHAnsi" w:hAnsiTheme="majorHAnsi"/>
        </w:rPr>
        <w:t>regions that the Air Force SOON</w:t>
      </w:r>
      <w:r w:rsidR="00A97863">
        <w:rPr>
          <w:rFonts w:asciiTheme="majorHAnsi" w:hAnsiTheme="majorHAnsi"/>
        </w:rPr>
        <w:t xml:space="preserve"> (and other ground- and space-based) sites observe daily</w:t>
      </w:r>
      <w:r w:rsidR="0055179E" w:rsidRPr="00C43DD7">
        <w:rPr>
          <w:rFonts w:asciiTheme="majorHAnsi" w:hAnsiTheme="majorHAnsi"/>
        </w:rPr>
        <w:t>.</w:t>
      </w:r>
      <w:r w:rsidR="00D705F3" w:rsidRPr="00C43DD7">
        <w:rPr>
          <w:rFonts w:asciiTheme="majorHAnsi" w:hAnsiTheme="majorHAnsi"/>
        </w:rPr>
        <w:t xml:space="preserve"> The calculation </w:t>
      </w:r>
      <w:r w:rsidR="008E65AF">
        <w:rPr>
          <w:rFonts w:asciiTheme="majorHAnsi" w:hAnsiTheme="majorHAnsi"/>
        </w:rPr>
        <w:t xml:space="preserve">effectively </w:t>
      </w:r>
      <w:r w:rsidR="00D705F3" w:rsidRPr="00C43DD7">
        <w:rPr>
          <w:rFonts w:asciiTheme="majorHAnsi" w:hAnsiTheme="majorHAnsi"/>
        </w:rPr>
        <w:t xml:space="preserve">sums the projected area of sunspot regions on the solar hemisphere and multiplies this by the contrast </w:t>
      </w:r>
      <w:r w:rsidR="00F50904" w:rsidRPr="00C43DD7">
        <w:rPr>
          <w:rFonts w:asciiTheme="majorHAnsi" w:hAnsiTheme="majorHAnsi"/>
        </w:rPr>
        <w:t xml:space="preserve">of sunspots </w:t>
      </w:r>
      <w:r w:rsidR="00D705F3" w:rsidRPr="00C43DD7">
        <w:rPr>
          <w:rFonts w:asciiTheme="majorHAnsi" w:hAnsiTheme="majorHAnsi"/>
        </w:rPr>
        <w:t>relative</w:t>
      </w:r>
      <w:r w:rsidR="00F50904" w:rsidRPr="00C43DD7">
        <w:rPr>
          <w:rFonts w:asciiTheme="majorHAnsi" w:hAnsiTheme="majorHAnsi"/>
        </w:rPr>
        <w:t xml:space="preserve"> to the background (reference) S</w:t>
      </w:r>
      <w:r w:rsidR="00D705F3" w:rsidRPr="00C43DD7">
        <w:rPr>
          <w:rFonts w:asciiTheme="majorHAnsi" w:hAnsiTheme="majorHAnsi"/>
        </w:rPr>
        <w:t>un</w:t>
      </w:r>
      <w:r w:rsidR="008E65AF">
        <w:rPr>
          <w:rFonts w:asciiTheme="majorHAnsi" w:hAnsiTheme="majorHAnsi"/>
        </w:rPr>
        <w:t>,</w:t>
      </w:r>
      <w:r w:rsidR="00D705F3" w:rsidRPr="00C43DD7">
        <w:rPr>
          <w:rFonts w:asciiTheme="majorHAnsi" w:hAnsiTheme="majorHAnsi"/>
        </w:rPr>
        <w:t xml:space="preserve"> taking into account variations with limb p</w:t>
      </w:r>
      <w:r w:rsidR="00F50904" w:rsidRPr="00C43DD7">
        <w:rPr>
          <w:rFonts w:asciiTheme="majorHAnsi" w:hAnsiTheme="majorHAnsi"/>
        </w:rPr>
        <w:t>o</w:t>
      </w:r>
      <w:r w:rsidR="00D705F3" w:rsidRPr="00C43DD7">
        <w:rPr>
          <w:rFonts w:asciiTheme="majorHAnsi" w:hAnsiTheme="majorHAnsi"/>
        </w:rPr>
        <w:t>s</w:t>
      </w:r>
      <w:r w:rsidR="00F50904" w:rsidRPr="00C43DD7">
        <w:rPr>
          <w:rFonts w:asciiTheme="majorHAnsi" w:hAnsiTheme="majorHAnsi"/>
        </w:rPr>
        <w:t>i</w:t>
      </w:r>
      <w:r w:rsidR="00D705F3" w:rsidRPr="00C43DD7">
        <w:rPr>
          <w:rFonts w:asciiTheme="majorHAnsi" w:hAnsiTheme="majorHAnsi"/>
        </w:rPr>
        <w:t xml:space="preserve">tion </w:t>
      </w:r>
      <w:r w:rsidR="00F50904" w:rsidRPr="00C43DD7">
        <w:rPr>
          <w:rFonts w:asciiTheme="majorHAnsi" w:hAnsiTheme="majorHAnsi"/>
        </w:rPr>
        <w:t>on the solar disk</w:t>
      </w:r>
      <w:r w:rsidR="00D705F3" w:rsidRPr="00C43DD7">
        <w:rPr>
          <w:rFonts w:asciiTheme="majorHAnsi" w:hAnsiTheme="majorHAnsi"/>
        </w:rPr>
        <w:t xml:space="preserve">. </w:t>
      </w:r>
      <w:r w:rsidR="0055179E" w:rsidRPr="00C43DD7">
        <w:rPr>
          <w:rFonts w:asciiTheme="majorHAnsi" w:hAnsiTheme="majorHAnsi"/>
        </w:rPr>
        <w:t>A</w:t>
      </w:r>
      <w:r w:rsidR="00C21A20" w:rsidRPr="00C43DD7">
        <w:rPr>
          <w:rFonts w:asciiTheme="majorHAnsi" w:hAnsiTheme="majorHAnsi"/>
        </w:rPr>
        <w:t xml:space="preserve">reas prior to 1976 </w:t>
      </w:r>
      <w:r>
        <w:rPr>
          <w:rFonts w:asciiTheme="majorHAnsi" w:hAnsiTheme="majorHAnsi"/>
        </w:rPr>
        <w:t xml:space="preserve">are </w:t>
      </w:r>
      <w:r w:rsidR="00C21A20" w:rsidRPr="00C43DD7">
        <w:rPr>
          <w:rFonts w:asciiTheme="majorHAnsi" w:hAnsiTheme="majorHAnsi"/>
        </w:rPr>
        <w:t>reduced by 20% to account for systematic area differences between Greenw</w:t>
      </w:r>
      <w:del w:id="21" w:author="Daniel Wunder" w:date="2014-09-30T14:58:00Z">
        <w:r w:rsidR="00C21A20" w:rsidRPr="00C43DD7" w:rsidDel="00935E25">
          <w:rPr>
            <w:rFonts w:asciiTheme="majorHAnsi" w:hAnsiTheme="majorHAnsi"/>
          </w:rPr>
          <w:delText>h</w:delText>
        </w:r>
      </w:del>
      <w:r w:rsidR="00C21A20" w:rsidRPr="00C43DD7">
        <w:rPr>
          <w:rFonts w:asciiTheme="majorHAnsi" w:hAnsiTheme="majorHAnsi"/>
        </w:rPr>
        <w:t xml:space="preserve">ich and Air Force SOON measurements. </w:t>
      </w:r>
    </w:p>
    <w:p w14:paraId="1D8BA8F1" w14:textId="55B23232" w:rsidR="00D7448C" w:rsidRDefault="00D7448C" w:rsidP="00B05021">
      <w:pPr>
        <w:pStyle w:val="CDRBodyText"/>
        <w:ind w:firstLine="0"/>
        <w:rPr>
          <w:rFonts w:asciiTheme="majorHAnsi" w:hAnsiTheme="majorHAnsi"/>
        </w:rPr>
      </w:pPr>
      <w:r>
        <w:rPr>
          <w:rFonts w:asciiTheme="majorHAnsi" w:hAnsiTheme="majorHAnsi"/>
        </w:rPr>
        <w:t xml:space="preserve">Summing over </w:t>
      </w:r>
      <w:r w:rsidR="008E65AF">
        <w:rPr>
          <w:rFonts w:asciiTheme="majorHAnsi" w:hAnsiTheme="majorHAnsi"/>
        </w:rPr>
        <w:t>all</w:t>
      </w:r>
      <w:r>
        <w:rPr>
          <w:rFonts w:asciiTheme="majorHAnsi" w:hAnsiTheme="majorHAnsi"/>
        </w:rPr>
        <w:t xml:space="preserve"> sunspots, </w:t>
      </w:r>
      <w:r w:rsidR="00F334A6">
        <w:rPr>
          <w:rFonts w:asciiTheme="majorHAnsi" w:hAnsiTheme="majorHAnsi"/>
        </w:rPr>
        <w:t xml:space="preserve">and including an empirically-determined dependence of sunspot contrast on area (Brandt et al., 1994) </w:t>
      </w:r>
      <w:r>
        <w:rPr>
          <w:rFonts w:asciiTheme="majorHAnsi" w:hAnsiTheme="majorHAnsi"/>
        </w:rPr>
        <w:t xml:space="preserve">the sunspot darkening index is </w:t>
      </w:r>
    </w:p>
    <w:p w14:paraId="447B256F" w14:textId="0350637A" w:rsidR="00D7448C" w:rsidRPr="00107693" w:rsidRDefault="00D7448C" w:rsidP="00D7448C">
      <w:pPr>
        <w:pStyle w:val="CDRGuidance"/>
        <w:jc w:val="center"/>
        <w:rPr>
          <w:rFonts w:asciiTheme="majorHAnsi" w:hAnsiTheme="majorHAnsi"/>
          <w:i w:val="0"/>
        </w:rPr>
      </w:pPr>
      <w:r>
        <w:rPr>
          <w:rFonts w:asciiTheme="majorHAnsi" w:hAnsiTheme="majorHAnsi"/>
        </w:rPr>
        <w:t xml:space="preserve"> </w:t>
      </w:r>
      <m:oMath>
        <m:r>
          <w:rPr>
            <w:rFonts w:ascii="Cambria Math" w:hAnsi="Cambria Math"/>
          </w:rPr>
          <m:t>S</m:t>
        </m:r>
        <m:d>
          <m:dPr>
            <m:ctrlPr>
              <w:rPr>
                <w:rFonts w:ascii="Cambria Math" w:hAnsi="Cambria Math"/>
              </w:rPr>
            </m:ctrlPr>
          </m:dPr>
          <m:e>
            <m:r>
              <w:rPr>
                <w:rFonts w:ascii="Cambria Math" w:hAnsi="Cambria Math"/>
              </w:rPr>
              <m:t>t</m:t>
            </m:r>
          </m:e>
        </m:d>
        <m:r>
          <w:rPr>
            <w:rFonts w:ascii="Cambria Math" w:hAnsi="Cambria Math"/>
          </w:rPr>
          <m:t xml:space="preserve">= </m:t>
        </m:r>
        <m:nary>
          <m:naryPr>
            <m:chr m:val="∑"/>
            <m:limLoc m:val="subSup"/>
            <m:ctrlPr>
              <w:rPr>
                <w:rFonts w:ascii="Cambria Math" w:hAnsi="Cambria Math"/>
              </w:rPr>
            </m:ctrlPr>
          </m:naryPr>
          <m:sub>
            <m:r>
              <w:rPr>
                <w:rFonts w:ascii="Cambria Math" w:hAnsi="Cambria Math"/>
              </w:rPr>
              <m:t>1</m:t>
            </m:r>
          </m:sub>
          <m:sup>
            <m:sSub>
              <m:sSubPr>
                <m:ctrlPr>
                  <w:rPr>
                    <w:rFonts w:ascii="Cambria Math" w:hAnsi="Cambria Math"/>
                  </w:rPr>
                </m:ctrlPr>
              </m:sSubPr>
              <m:e>
                <m:r>
                  <w:rPr>
                    <w:rFonts w:ascii="Cambria Math" w:hAnsi="Cambria Math"/>
                  </w:rPr>
                  <m:t>N</m:t>
                </m:r>
              </m:e>
              <m:sub>
                <m:r>
                  <w:rPr>
                    <w:rFonts w:ascii="Cambria Math" w:hAnsi="Cambria Math"/>
                  </w:rPr>
                  <m:t>spot</m:t>
                </m:r>
              </m:sub>
            </m:sSub>
          </m:sup>
          <m:e>
            <m:sSub>
              <m:sSubPr>
                <m:ctrlPr>
                  <w:rPr>
                    <w:rFonts w:ascii="Cambria Math" w:hAnsi="Cambria Math"/>
                  </w:rPr>
                </m:ctrlPr>
              </m:sSubPr>
              <m:e>
                <m:r>
                  <w:rPr>
                    <w:rFonts w:ascii="Cambria Math" w:hAnsi="Cambria Math"/>
                  </w:rPr>
                  <m:t>A</m:t>
                </m:r>
              </m:e>
              <m:sub>
                <m:r>
                  <w:rPr>
                    <w:rFonts w:ascii="Cambria Math" w:hAnsi="Cambria Math"/>
                  </w:rPr>
                  <m:t>S</m:t>
                </m:r>
              </m:sub>
            </m:sSub>
            <m:d>
              <m:dPr>
                <m:ctrlPr>
                  <w:rPr>
                    <w:rFonts w:ascii="Cambria Math" w:hAnsi="Cambria Math"/>
                  </w:rPr>
                </m:ctrlPr>
              </m:dPr>
              <m:e>
                <m:f>
                  <m:fPr>
                    <m:ctrlPr>
                      <w:rPr>
                        <w:rFonts w:ascii="Cambria Math" w:hAnsi="Cambria Math"/>
                      </w:rPr>
                    </m:ctrlPr>
                  </m:fPr>
                  <m:num>
                    <m:r>
                      <w:rPr>
                        <w:rFonts w:ascii="Cambria Math" w:hAnsi="Cambria Math"/>
                      </w:rPr>
                      <m:t>3μ+2</m:t>
                    </m:r>
                  </m:num>
                  <m:den>
                    <m:r>
                      <w:rPr>
                        <w:rFonts w:ascii="Cambria Math" w:hAnsi="Cambria Math"/>
                      </w:rPr>
                      <m:t>2</m:t>
                    </m:r>
                  </m:den>
                </m:f>
              </m:e>
            </m:d>
            <m:d>
              <m:dPr>
                <m:begChr m:val="["/>
                <m:endChr m:val="]"/>
                <m:ctrlPr>
                  <w:rPr>
                    <w:rFonts w:ascii="Cambria Math" w:hAnsi="Cambria Math"/>
                  </w:rPr>
                </m:ctrlPr>
              </m:dPr>
              <m:e>
                <m:r>
                  <w:rPr>
                    <w:rFonts w:ascii="Cambria Math" w:hAnsi="Cambria Math"/>
                  </w:rPr>
                  <m:t xml:space="preserve">0.223+0.0244 </m:t>
                </m:r>
                <m:func>
                  <m:funcPr>
                    <m:ctrlPr>
                      <w:rPr>
                        <w:rFonts w:ascii="Cambria Math" w:hAnsi="Cambria Math"/>
                      </w:rPr>
                    </m:ctrlPr>
                  </m:funcPr>
                  <m:fName>
                    <m:sSub>
                      <m:sSubPr>
                        <m:ctrlPr>
                          <w:rPr>
                            <w:rFonts w:ascii="Cambria Math" w:hAnsi="Cambria Math"/>
                          </w:rPr>
                        </m:ctrlPr>
                      </m:sSubPr>
                      <m:e>
                        <m:r>
                          <w:rPr>
                            <w:rFonts w:ascii="Cambria Math" w:hAnsi="Cambria Math"/>
                          </w:rPr>
                          <m:t>log</m:t>
                        </m:r>
                      </m:e>
                      <m:sub>
                        <m:r>
                          <w:rPr>
                            <w:rFonts w:ascii="Cambria Math" w:hAnsi="Cambria Math"/>
                          </w:rPr>
                          <m:t>10</m:t>
                        </m:r>
                      </m:sub>
                    </m:sSub>
                  </m:fName>
                  <m:e>
                    <m:sSub>
                      <m:sSubPr>
                        <m:ctrlPr>
                          <w:rPr>
                            <w:rFonts w:ascii="Cambria Math" w:hAnsi="Cambria Math"/>
                          </w:rPr>
                        </m:ctrlPr>
                      </m:sSubPr>
                      <m:e>
                        <m:r>
                          <w:rPr>
                            <w:rFonts w:ascii="Cambria Math" w:hAnsi="Cambria Math"/>
                          </w:rPr>
                          <m:t>A</m:t>
                        </m:r>
                      </m:e>
                      <m:sub>
                        <m:r>
                          <w:rPr>
                            <w:rFonts w:ascii="Cambria Math" w:hAnsi="Cambria Math"/>
                          </w:rPr>
                          <m:t>S</m:t>
                        </m:r>
                      </m:sub>
                    </m:sSub>
                  </m:e>
                </m:func>
              </m:e>
            </m:d>
          </m:e>
        </m:nary>
        <m:r>
          <w:rPr>
            <w:rFonts w:ascii="Cambria Math" w:hAnsi="Cambria Math"/>
          </w:rPr>
          <m:t>μ</m:t>
        </m:r>
      </m:oMath>
    </w:p>
    <w:p w14:paraId="4E4D94BA" w14:textId="2D426758" w:rsidR="00D7448C" w:rsidRDefault="00D7448C" w:rsidP="00B05021">
      <w:pPr>
        <w:pStyle w:val="CDRBodyText"/>
        <w:ind w:firstLine="0"/>
        <w:rPr>
          <w:rFonts w:asciiTheme="majorHAnsi" w:hAnsiTheme="majorHAnsi"/>
        </w:rPr>
      </w:pPr>
      <w:r>
        <w:rPr>
          <w:rFonts w:asciiTheme="majorHAnsi" w:hAnsiTheme="majorHAnsi"/>
        </w:rPr>
        <w:t xml:space="preserve">where </w:t>
      </w:r>
      <w:r>
        <w:rPr>
          <w:rFonts w:asciiTheme="majorHAnsi" w:hAnsiTheme="majorHAnsi"/>
        </w:rPr>
        <w:sym w:font="Symbol" w:char="F06D"/>
      </w:r>
      <w:r>
        <w:rPr>
          <w:rFonts w:asciiTheme="majorHAnsi" w:hAnsiTheme="majorHAnsi"/>
        </w:rPr>
        <w:t xml:space="preserve"> = cos(latitu</w:t>
      </w:r>
      <w:ins w:id="22" w:author="Daniel Wunder" w:date="2014-09-30T14:58:00Z">
        <w:r w:rsidR="00935E25">
          <w:rPr>
            <w:rFonts w:asciiTheme="majorHAnsi" w:hAnsiTheme="majorHAnsi"/>
          </w:rPr>
          <w:t>d</w:t>
        </w:r>
      </w:ins>
      <w:del w:id="23" w:author="Daniel Wunder" w:date="2014-09-30T14:58:00Z">
        <w:r w:rsidDel="00935E25">
          <w:rPr>
            <w:rFonts w:asciiTheme="majorHAnsi" w:hAnsiTheme="majorHAnsi"/>
          </w:rPr>
          <w:delText>t</w:delText>
        </w:r>
      </w:del>
      <w:r>
        <w:rPr>
          <w:rFonts w:asciiTheme="majorHAnsi" w:hAnsiTheme="majorHAnsi"/>
        </w:rPr>
        <w:t xml:space="preserve">e) </w:t>
      </w:r>
      <w:r>
        <w:rPr>
          <w:rFonts w:asciiTheme="majorHAnsi" w:hAnsiTheme="majorHAnsi"/>
        </w:rPr>
        <w:sym w:font="Symbol" w:char="F0B4"/>
      </w:r>
      <w:r>
        <w:rPr>
          <w:rFonts w:asciiTheme="majorHAnsi" w:hAnsiTheme="majorHAnsi"/>
        </w:rPr>
        <w:t xml:space="preserve"> cos(longitude) for spot latitude (adjusted for the B</w:t>
      </w:r>
      <w:r w:rsidRPr="00D7448C">
        <w:rPr>
          <w:rFonts w:asciiTheme="majorHAnsi" w:hAnsiTheme="majorHAnsi"/>
          <w:vertAlign w:val="subscript"/>
        </w:rPr>
        <w:t>o</w:t>
      </w:r>
      <w:r>
        <w:rPr>
          <w:rFonts w:asciiTheme="majorHAnsi" w:hAnsiTheme="majorHAnsi"/>
        </w:rPr>
        <w:t xml:space="preserve"> angle of the Sun’s axis to the ecliptic plane) and longitude in heliocentric coordinates.</w:t>
      </w:r>
    </w:p>
    <w:p w14:paraId="2A83CD9E" w14:textId="533D7D63" w:rsidR="00C43DD7" w:rsidRDefault="002A30D7" w:rsidP="002A30D7">
      <w:pPr>
        <w:pStyle w:val="CDRBodyText"/>
        <w:spacing w:after="0"/>
        <w:ind w:firstLine="0"/>
        <w:rPr>
          <w:rFonts w:asciiTheme="majorHAnsi" w:hAnsiTheme="majorHAnsi"/>
        </w:rPr>
      </w:pPr>
      <w:r>
        <w:rPr>
          <w:rFonts w:asciiTheme="majorHAnsi" w:hAnsiTheme="majorHAnsi"/>
          <w:noProof/>
        </w:rPr>
        <w:drawing>
          <wp:anchor distT="0" distB="0" distL="114300" distR="114300" simplePos="0" relativeHeight="251658240" behindDoc="0" locked="0" layoutInCell="1" allowOverlap="1" wp14:anchorId="19D4C453" wp14:editId="18B52F2F">
            <wp:simplePos x="0" y="0"/>
            <wp:positionH relativeFrom="column">
              <wp:posOffset>69850</wp:posOffset>
            </wp:positionH>
            <wp:positionV relativeFrom="paragraph">
              <wp:posOffset>1450975</wp:posOffset>
            </wp:positionV>
            <wp:extent cx="2826385" cy="2305050"/>
            <wp:effectExtent l="0" t="0" r="0" b="635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2_spots_fac_cycle.png"/>
                    <pic:cNvPicPr/>
                  </pic:nvPicPr>
                  <pic:blipFill rotWithShape="1">
                    <a:blip r:embed="rId17">
                      <a:extLst>
                        <a:ext uri="{28A0092B-C50C-407E-A947-70E740481C1C}">
                          <a14:useLocalDpi xmlns:a14="http://schemas.microsoft.com/office/drawing/2010/main" val="0"/>
                        </a:ext>
                      </a:extLst>
                    </a:blip>
                    <a:srcRect t="36923" b="1924"/>
                    <a:stretch/>
                  </pic:blipFill>
                  <pic:spPr bwMode="auto">
                    <a:xfrm>
                      <a:off x="0" y="0"/>
                      <a:ext cx="2826385" cy="2305050"/>
                    </a:xfrm>
                    <a:prstGeom prst="rect">
                      <a:avLst/>
                    </a:prstGeom>
                    <a:ln>
                      <a:noFill/>
                    </a:ln>
                    <a:extLst>
                      <a:ext uri="{53640926-AAD7-44d8-BBD7-CCE9431645EC}">
                        <a14:shadowObscured xmlns:a14="http://schemas.microsoft.com/office/drawing/2010/main"/>
                      </a:ex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Pr>
          <w:rFonts w:asciiTheme="majorHAnsi" w:hAnsiTheme="majorHAnsi"/>
          <w:noProof/>
        </w:rPr>
        <w:drawing>
          <wp:anchor distT="0" distB="0" distL="114300" distR="114300" simplePos="0" relativeHeight="251659264" behindDoc="0" locked="0" layoutInCell="1" allowOverlap="1" wp14:anchorId="00E58953" wp14:editId="6239508E">
            <wp:simplePos x="0" y="0"/>
            <wp:positionH relativeFrom="column">
              <wp:posOffset>3073400</wp:posOffset>
            </wp:positionH>
            <wp:positionV relativeFrom="paragraph">
              <wp:posOffset>1470025</wp:posOffset>
            </wp:positionV>
            <wp:extent cx="2764155" cy="2286000"/>
            <wp:effectExtent l="0" t="0" r="4445"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3_spot_fac_rot.png"/>
                    <pic:cNvPicPr/>
                  </pic:nvPicPr>
                  <pic:blipFill rotWithShape="1">
                    <a:blip r:embed="rId18">
                      <a:extLst>
                        <a:ext uri="{28A0092B-C50C-407E-A947-70E740481C1C}">
                          <a14:useLocalDpi xmlns:a14="http://schemas.microsoft.com/office/drawing/2010/main" val="0"/>
                        </a:ext>
                      </a:extLst>
                    </a:blip>
                    <a:srcRect t="36920" b="1037"/>
                    <a:stretch/>
                  </pic:blipFill>
                  <pic:spPr bwMode="auto">
                    <a:xfrm>
                      <a:off x="0" y="0"/>
                      <a:ext cx="2764155" cy="2286000"/>
                    </a:xfrm>
                    <a:prstGeom prst="rect">
                      <a:avLst/>
                    </a:prstGeom>
                    <a:ln>
                      <a:noFill/>
                    </a:ln>
                    <a:extLst>
                      <a:ext uri="{53640926-AAD7-44d8-BBD7-CCE9431645EC}">
                        <a14:shadowObscured xmlns:a14="http://schemas.microsoft.com/office/drawing/2010/main"/>
                      </a:ex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CD2E3F">
        <w:rPr>
          <w:rFonts w:asciiTheme="majorHAnsi" w:hAnsiTheme="majorHAnsi"/>
        </w:rPr>
        <w:t>Figure</w:t>
      </w:r>
      <w:r w:rsidR="00DB4094">
        <w:rPr>
          <w:rFonts w:asciiTheme="majorHAnsi" w:hAnsiTheme="majorHAnsi"/>
        </w:rPr>
        <w:t xml:space="preserve"> 2 </w:t>
      </w:r>
      <w:r w:rsidR="00BC6B3F">
        <w:rPr>
          <w:rFonts w:asciiTheme="majorHAnsi" w:hAnsiTheme="majorHAnsi"/>
        </w:rPr>
        <w:t xml:space="preserve">shows time series of </w:t>
      </w:r>
      <w:r w:rsidR="00DB4094">
        <w:rPr>
          <w:rFonts w:asciiTheme="majorHAnsi" w:hAnsiTheme="majorHAnsi"/>
        </w:rPr>
        <w:t xml:space="preserve">the facular brightening and sunspot darkening </w:t>
      </w:r>
      <w:r w:rsidR="00BC6B3F">
        <w:rPr>
          <w:rFonts w:asciiTheme="majorHAnsi" w:hAnsiTheme="majorHAnsi"/>
        </w:rPr>
        <w:t>indices</w:t>
      </w:r>
      <w:r w:rsidR="00DB4094">
        <w:rPr>
          <w:rFonts w:asciiTheme="majorHAnsi" w:hAnsiTheme="majorHAnsi"/>
        </w:rPr>
        <w:t xml:space="preserve"> since 1978, illustrating their evolution during the solar cycle</w:t>
      </w:r>
      <w:r w:rsidR="00BC6B3F">
        <w:rPr>
          <w:rFonts w:asciiTheme="majorHAnsi" w:hAnsiTheme="majorHAnsi"/>
        </w:rPr>
        <w:t xml:space="preserve"> </w:t>
      </w:r>
      <w:r w:rsidR="00DB4094">
        <w:rPr>
          <w:rFonts w:asciiTheme="majorHAnsi" w:hAnsiTheme="majorHAnsi"/>
        </w:rPr>
        <w:t>as active regions emerge, evolve, an</w:t>
      </w:r>
      <w:r w:rsidR="00BC6B3F">
        <w:rPr>
          <w:rFonts w:asciiTheme="majorHAnsi" w:hAnsiTheme="majorHAnsi"/>
        </w:rPr>
        <w:t xml:space="preserve">d disappear from the solar disk. Figure 3 shows </w:t>
      </w:r>
      <w:r w:rsidR="000777DC">
        <w:rPr>
          <w:rFonts w:asciiTheme="majorHAnsi" w:hAnsiTheme="majorHAnsi"/>
        </w:rPr>
        <w:t>variations</w:t>
      </w:r>
      <w:r w:rsidR="00BC6B3F">
        <w:rPr>
          <w:rFonts w:asciiTheme="majorHAnsi" w:hAnsiTheme="majorHAnsi"/>
        </w:rPr>
        <w:t xml:space="preserve"> of these indices</w:t>
      </w:r>
      <w:r w:rsidR="00DB4094">
        <w:rPr>
          <w:rFonts w:asciiTheme="majorHAnsi" w:hAnsiTheme="majorHAnsi"/>
        </w:rPr>
        <w:t xml:space="preserve"> </w:t>
      </w:r>
      <w:r w:rsidR="00BC6B3F">
        <w:rPr>
          <w:rFonts w:asciiTheme="majorHAnsi" w:hAnsiTheme="majorHAnsi"/>
        </w:rPr>
        <w:t>during</w:t>
      </w:r>
      <w:r w:rsidR="00804797">
        <w:rPr>
          <w:rFonts w:asciiTheme="majorHAnsi" w:hAnsiTheme="majorHAnsi"/>
        </w:rPr>
        <w:t xml:space="preserve"> 2003-201</w:t>
      </w:r>
      <w:r w:rsidR="00DB4094">
        <w:rPr>
          <w:rFonts w:asciiTheme="majorHAnsi" w:hAnsiTheme="majorHAnsi"/>
        </w:rPr>
        <w:t xml:space="preserve">4, illustrating their shorter-term modulation arising from solar rotation. </w:t>
      </w:r>
      <w:r w:rsidR="00C43DD7" w:rsidRPr="00C43DD7">
        <w:rPr>
          <w:rFonts w:asciiTheme="majorHAnsi" w:hAnsiTheme="majorHAnsi"/>
        </w:rPr>
        <w:t>T</w:t>
      </w:r>
      <w:r w:rsidR="00EC5AD4">
        <w:rPr>
          <w:rFonts w:asciiTheme="majorHAnsi" w:hAnsiTheme="majorHAnsi"/>
        </w:rPr>
        <w:t>he</w:t>
      </w:r>
      <w:r w:rsidR="00C43DD7">
        <w:rPr>
          <w:rFonts w:asciiTheme="majorHAnsi" w:hAnsiTheme="majorHAnsi"/>
        </w:rPr>
        <w:t xml:space="preserve"> </w:t>
      </w:r>
      <w:r w:rsidR="00EC5AD4" w:rsidRPr="00C43DD7">
        <w:rPr>
          <w:rFonts w:asciiTheme="majorHAnsi" w:hAnsiTheme="majorHAnsi"/>
        </w:rPr>
        <w:t xml:space="preserve">facular brightening, </w:t>
      </w:r>
      <w:r w:rsidR="00EC5AD4" w:rsidRPr="00FB0F11">
        <w:rPr>
          <w:rFonts w:asciiTheme="majorHAnsi" w:hAnsiTheme="majorHAnsi"/>
          <w:i/>
        </w:rPr>
        <w:t>F</w:t>
      </w:r>
      <w:r w:rsidR="00EC5AD4" w:rsidRPr="00C43DD7">
        <w:rPr>
          <w:rFonts w:asciiTheme="majorHAnsi" w:hAnsiTheme="majorHAnsi"/>
        </w:rPr>
        <w:t>(</w:t>
      </w:r>
      <w:r w:rsidR="00EC5AD4" w:rsidRPr="00FB0F11">
        <w:rPr>
          <w:rFonts w:asciiTheme="majorHAnsi" w:hAnsiTheme="majorHAnsi"/>
          <w:i/>
        </w:rPr>
        <w:t>t</w:t>
      </w:r>
      <w:r w:rsidR="00EC5AD4" w:rsidRPr="00C43DD7">
        <w:rPr>
          <w:rFonts w:asciiTheme="majorHAnsi" w:hAnsiTheme="majorHAnsi"/>
        </w:rPr>
        <w:t>),</w:t>
      </w:r>
      <w:r w:rsidR="00EC5AD4">
        <w:rPr>
          <w:rFonts w:asciiTheme="majorHAnsi" w:hAnsiTheme="majorHAnsi"/>
        </w:rPr>
        <w:t xml:space="preserve"> </w:t>
      </w:r>
      <w:r w:rsidR="00DB4094">
        <w:rPr>
          <w:rFonts w:asciiTheme="majorHAnsi" w:hAnsiTheme="majorHAnsi"/>
        </w:rPr>
        <w:t xml:space="preserve">and sunspot darkening, </w:t>
      </w:r>
      <w:r w:rsidR="00DB4094" w:rsidRPr="00FB0F11">
        <w:rPr>
          <w:rFonts w:asciiTheme="majorHAnsi" w:hAnsiTheme="majorHAnsi"/>
          <w:i/>
        </w:rPr>
        <w:t>S</w:t>
      </w:r>
      <w:r w:rsidR="00DB4094">
        <w:rPr>
          <w:rFonts w:asciiTheme="majorHAnsi" w:hAnsiTheme="majorHAnsi"/>
        </w:rPr>
        <w:t>(</w:t>
      </w:r>
      <w:r w:rsidR="00DB4094" w:rsidRPr="00FB0F11">
        <w:rPr>
          <w:rFonts w:asciiTheme="majorHAnsi" w:hAnsiTheme="majorHAnsi"/>
          <w:i/>
        </w:rPr>
        <w:t>t</w:t>
      </w:r>
      <w:r w:rsidR="00DB4094">
        <w:rPr>
          <w:rFonts w:asciiTheme="majorHAnsi" w:hAnsiTheme="majorHAnsi"/>
        </w:rPr>
        <w:t xml:space="preserve">), </w:t>
      </w:r>
      <w:r w:rsidR="00C43DD7" w:rsidRPr="00C43DD7">
        <w:rPr>
          <w:rFonts w:asciiTheme="majorHAnsi" w:hAnsiTheme="majorHAnsi"/>
        </w:rPr>
        <w:t xml:space="preserve">time-varying inputs </w:t>
      </w:r>
      <w:r w:rsidR="00FE0672">
        <w:rPr>
          <w:rFonts w:asciiTheme="majorHAnsi" w:hAnsiTheme="majorHAnsi"/>
        </w:rPr>
        <w:t>that</w:t>
      </w:r>
      <w:r w:rsidR="00C43DD7" w:rsidRPr="00C43DD7">
        <w:rPr>
          <w:rFonts w:asciiTheme="majorHAnsi" w:hAnsiTheme="majorHAnsi"/>
        </w:rPr>
        <w:t xml:space="preserve"> the Solar Irradiance Climate Data Record algorithm</w:t>
      </w:r>
      <w:r w:rsidR="00EC5AD4">
        <w:rPr>
          <w:rFonts w:asciiTheme="majorHAnsi" w:hAnsiTheme="majorHAnsi"/>
        </w:rPr>
        <w:t xml:space="preserve"> </w:t>
      </w:r>
      <w:r w:rsidR="00FE0672">
        <w:rPr>
          <w:rFonts w:asciiTheme="majorHAnsi" w:hAnsiTheme="majorHAnsi"/>
        </w:rPr>
        <w:t xml:space="preserve">uses </w:t>
      </w:r>
      <w:r w:rsidR="00EC5AD4">
        <w:rPr>
          <w:rFonts w:asciiTheme="majorHAnsi" w:hAnsiTheme="majorHAnsi"/>
        </w:rPr>
        <w:t>to calculate solar irradiance</w:t>
      </w:r>
      <w:r w:rsidR="00C43DD7" w:rsidRPr="00C43DD7">
        <w:rPr>
          <w:rFonts w:asciiTheme="majorHAnsi" w:hAnsiTheme="majorHAnsi"/>
        </w:rPr>
        <w:t xml:space="preserve"> must be carefully calculated and validated, </w:t>
      </w:r>
      <w:commentRangeStart w:id="24"/>
      <w:r w:rsidR="00C43DD7" w:rsidRPr="00C43DD7">
        <w:rPr>
          <w:rFonts w:asciiTheme="majorHAnsi" w:hAnsiTheme="majorHAnsi"/>
        </w:rPr>
        <w:t>with possible erroneous values flagged for investigation</w:t>
      </w:r>
      <w:commentRangeEnd w:id="24"/>
      <w:r w:rsidR="009C5FB3">
        <w:rPr>
          <w:rStyle w:val="CommentReference"/>
          <w:rFonts w:ascii="Arial" w:hAnsi="Arial"/>
        </w:rPr>
        <w:commentReference w:id="24"/>
      </w:r>
      <w:r w:rsidR="00C43DD7" w:rsidRPr="00C43DD7">
        <w:rPr>
          <w:rFonts w:asciiTheme="majorHAnsi" w:hAnsiTheme="majorHAnsi"/>
        </w:rPr>
        <w:t>.</w:t>
      </w:r>
    </w:p>
    <w:p w14:paraId="7B14150A" w14:textId="7D71EA60" w:rsidR="00DB4094" w:rsidRPr="00C43DD7" w:rsidRDefault="002A30D7" w:rsidP="002A30D7">
      <w:pPr>
        <w:pStyle w:val="CDRBodyText"/>
        <w:spacing w:before="0" w:after="0"/>
        <w:ind w:firstLine="0"/>
        <w:rPr>
          <w:rFonts w:asciiTheme="majorHAnsi" w:hAnsiTheme="majorHAnsi"/>
        </w:rPr>
      </w:pPr>
      <w:r>
        <w:rPr>
          <w:noProof/>
        </w:rPr>
        <mc:AlternateContent>
          <mc:Choice Requires="wps">
            <w:drawing>
              <wp:anchor distT="0" distB="0" distL="114300" distR="114300" simplePos="0" relativeHeight="251663360" behindDoc="0" locked="0" layoutInCell="1" allowOverlap="1" wp14:anchorId="747D6478" wp14:editId="28E2E9AD">
                <wp:simplePos x="0" y="0"/>
                <wp:positionH relativeFrom="column">
                  <wp:posOffset>61595</wp:posOffset>
                </wp:positionH>
                <wp:positionV relativeFrom="paragraph">
                  <wp:posOffset>2339340</wp:posOffset>
                </wp:positionV>
                <wp:extent cx="2882900" cy="479425"/>
                <wp:effectExtent l="0" t="0" r="12700" b="3175"/>
                <wp:wrapSquare wrapText="bothSides"/>
                <wp:docPr id="7" name="Text Box 7"/>
                <wp:cNvGraphicFramePr/>
                <a:graphic xmlns:a="http://schemas.openxmlformats.org/drawingml/2006/main">
                  <a:graphicData uri="http://schemas.microsoft.com/office/word/2010/wordprocessingShape">
                    <wps:wsp>
                      <wps:cNvSpPr txBox="1"/>
                      <wps:spPr>
                        <a:xfrm>
                          <a:off x="0" y="0"/>
                          <a:ext cx="2882900" cy="479425"/>
                        </a:xfrm>
                        <a:prstGeom prst="rect">
                          <a:avLst/>
                        </a:prstGeom>
                        <a:solidFill>
                          <a:prstClr val="white"/>
                        </a:solid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txbx>
                        <w:txbxContent>
                          <w:p w14:paraId="55F46B81" w14:textId="25129279" w:rsidR="00BD4413" w:rsidRPr="00FE0672" w:rsidRDefault="00BD4413" w:rsidP="00CC1221">
                            <w:pPr>
                              <w:pStyle w:val="Caption"/>
                              <w:tabs>
                                <w:tab w:val="left" w:pos="4730"/>
                              </w:tabs>
                              <w:ind w:left="0" w:right="50"/>
                              <w:jc w:val="left"/>
                              <w:rPr>
                                <w:rFonts w:asciiTheme="majorHAnsi" w:eastAsia="Times New Roman" w:hAnsiTheme="majorHAnsi" w:cs="Arial"/>
                                <w:b/>
                                <w:noProof/>
                              </w:rPr>
                            </w:pPr>
                            <w:r w:rsidRPr="00FE0672">
                              <w:rPr>
                                <w:b/>
                              </w:rPr>
                              <w:t>Figure 3  Facular brightening and sunspot darkening time series during solar rotation.</w:t>
                            </w:r>
                          </w:p>
                          <w:p w14:paraId="41F4D075" w14:textId="5A284538" w:rsidR="00BD4413" w:rsidRPr="00086F61" w:rsidRDefault="00BD4413" w:rsidP="00072578">
                            <w:pPr>
                              <w:pStyle w:val="Caption"/>
                              <w:rPr>
                                <w:rFonts w:asciiTheme="majorHAnsi" w:eastAsia="Times New Roman" w:hAnsiTheme="majorHAnsi" w:cs="Arial"/>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7" o:spid="_x0000_s1026" type="#_x0000_t202" style="position:absolute;margin-left:4.85pt;margin-top:184.2pt;width:227pt;height:37.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" stroked="f">
                <v:textbox inset="0,0,0,0">
                  <w:txbxContent>
                    <w:p w14:paraId="55F46B81" w14:textId="25129279" w:rsidR="00CB2327" w:rsidRPr="00FE0672" w:rsidRDefault="00CB2327" w:rsidP="00CC1221">
                      <w:pPr>
                        <w:pStyle w:val="Caption"/>
                        <w:tabs>
                          <w:tab w:val="left" w:pos="4730"/>
                        </w:tabs>
                        <w:ind w:left="0" w:right="50"/>
                        <w:jc w:val="left"/>
                        <w:rPr>
                          <w:rFonts w:asciiTheme="majorHAnsi" w:eastAsia="Times New Roman" w:hAnsiTheme="majorHAnsi" w:cs="Arial"/>
                          <w:b/>
                          <w:noProof/>
                        </w:rPr>
                      </w:pPr>
                      <w:r w:rsidRPr="00FE0672">
                        <w:rPr>
                          <w:b/>
                        </w:rPr>
                        <w:t xml:space="preserve">Figure </w:t>
                      </w:r>
                      <w:proofErr w:type="gramStart"/>
                      <w:r w:rsidRPr="00FE0672">
                        <w:rPr>
                          <w:b/>
                        </w:rPr>
                        <w:t>3  Facular</w:t>
                      </w:r>
                      <w:proofErr w:type="gramEnd"/>
                      <w:r w:rsidRPr="00FE0672">
                        <w:rPr>
                          <w:b/>
                        </w:rPr>
                        <w:t xml:space="preserve"> brightening and sunspot darkening time series during solar rotation.</w:t>
                      </w:r>
                    </w:p>
                    <w:p w14:paraId="41F4D075" w14:textId="5A284538" w:rsidR="00CB2327" w:rsidRPr="00086F61" w:rsidRDefault="00CB2327" w:rsidP="00072578">
                      <w:pPr>
                        <w:pStyle w:val="Caption"/>
                        <w:rPr>
                          <w:rFonts w:asciiTheme="majorHAnsi" w:eastAsia="Times New Roman" w:hAnsiTheme="majorHAnsi" w:cs="Arial"/>
                          <w:noProof/>
                        </w:rPr>
                      </w:pPr>
                    </w:p>
                  </w:txbxContent>
                </v:textbox>
                <w10:wrap type="square"/>
              </v:shape>
            </w:pict>
          </mc:Fallback>
        </mc:AlternateContent>
      </w:r>
      <w:r>
        <w:rPr>
          <w:noProof/>
        </w:rPr>
        <mc:AlternateContent>
          <mc:Choice Requires="wps">
            <w:drawing>
              <wp:anchor distT="0" distB="0" distL="114300" distR="114300" simplePos="0" relativeHeight="251661312" behindDoc="0" locked="0" layoutInCell="1" allowOverlap="1" wp14:anchorId="7C7AEC96" wp14:editId="16396ED2">
                <wp:simplePos x="0" y="0"/>
                <wp:positionH relativeFrom="column">
                  <wp:posOffset>-2941955</wp:posOffset>
                </wp:positionH>
                <wp:positionV relativeFrom="paragraph">
                  <wp:posOffset>2352040</wp:posOffset>
                </wp:positionV>
                <wp:extent cx="2794000" cy="444500"/>
                <wp:effectExtent l="0" t="0" r="0" b="12700"/>
                <wp:wrapTight wrapText="bothSides">
                  <wp:wrapPolygon edited="0">
                    <wp:start x="0" y="0"/>
                    <wp:lineTo x="0" y="20983"/>
                    <wp:lineTo x="21404" y="20983"/>
                    <wp:lineTo x="21404" y="0"/>
                    <wp:lineTo x="0" y="0"/>
                  </wp:wrapPolygon>
                </wp:wrapTight>
                <wp:docPr id="6" name="Text Box 6"/>
                <wp:cNvGraphicFramePr/>
                <a:graphic xmlns:a="http://schemas.openxmlformats.org/drawingml/2006/main">
                  <a:graphicData uri="http://schemas.microsoft.com/office/word/2010/wordprocessingShape">
                    <wps:wsp>
                      <wps:cNvSpPr txBox="1"/>
                      <wps:spPr>
                        <a:xfrm>
                          <a:off x="0" y="0"/>
                          <a:ext cx="2794000" cy="444500"/>
                        </a:xfrm>
                        <a:prstGeom prst="rect">
                          <a:avLst/>
                        </a:prstGeom>
                        <a:solidFill>
                          <a:prstClr val="white"/>
                        </a:solid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txbx>
                        <w:txbxContent>
                          <w:p w14:paraId="5D49F1BC" w14:textId="08FE6015" w:rsidR="00BD4413" w:rsidRPr="00FB0F11" w:rsidRDefault="00BD4413" w:rsidP="00CC1221">
                            <w:pPr>
                              <w:pStyle w:val="Caption"/>
                              <w:tabs>
                                <w:tab w:val="left" w:pos="4730"/>
                              </w:tabs>
                              <w:ind w:left="0" w:right="50"/>
                              <w:jc w:val="left"/>
                              <w:rPr>
                                <w:rFonts w:asciiTheme="majorHAnsi" w:eastAsia="Times New Roman" w:hAnsiTheme="majorHAnsi" w:cs="Arial"/>
                                <w:b/>
                                <w:noProof/>
                              </w:rPr>
                            </w:pPr>
                            <w:r w:rsidRPr="00FB0F11">
                              <w:rPr>
                                <w:b/>
                              </w:rPr>
                              <w:t>Figure 2  Facular brightening and sunspot darkening time series during the solar cycle.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id="Text Box 6" o:spid="_x0000_s1027" type="#_x0000_t202" style="position:absolute;margin-left:-231.65pt;margin-top:185.2pt;width:220pt;height:3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" stroked="f">
                <v:textbox style="mso-fit-shape-to-text:t" inset="0,0,0,0">
                  <w:txbxContent>
                    <w:p w14:paraId="5D49F1BC" w14:textId="08FE6015" w:rsidR="00CB2327" w:rsidRPr="00FB0F11" w:rsidRDefault="00CB2327" w:rsidP="00CC1221">
                      <w:pPr>
                        <w:pStyle w:val="Caption"/>
                        <w:tabs>
                          <w:tab w:val="left" w:pos="4730"/>
                        </w:tabs>
                        <w:ind w:left="0" w:right="50"/>
                        <w:jc w:val="left"/>
                        <w:rPr>
                          <w:rFonts w:asciiTheme="majorHAnsi" w:eastAsia="Times New Roman" w:hAnsiTheme="majorHAnsi" w:cs="Arial"/>
                          <w:b/>
                          <w:noProof/>
                        </w:rPr>
                      </w:pPr>
                      <w:r w:rsidRPr="00FB0F11">
                        <w:rPr>
                          <w:b/>
                        </w:rPr>
                        <w:t xml:space="preserve">Figure </w:t>
                      </w:r>
                      <w:proofErr w:type="gramStart"/>
                      <w:r w:rsidRPr="00FB0F11">
                        <w:rPr>
                          <w:b/>
                        </w:rPr>
                        <w:t>2  Facular</w:t>
                      </w:r>
                      <w:proofErr w:type="gramEnd"/>
                      <w:r w:rsidRPr="00FB0F11">
                        <w:rPr>
                          <w:b/>
                        </w:rPr>
                        <w:t xml:space="preserve"> brightening and sunspot darkening time series during the solar cycle.</w:t>
                      </w:r>
                    </w:p>
                  </w:txbxContent>
                </v:textbox>
                <w10:wrap type="tight"/>
              </v:shape>
            </w:pict>
          </mc:Fallback>
        </mc:AlternateContent>
      </w:r>
    </w:p>
    <w:p w14:paraId="36705E9C" w14:textId="70720AB1" w:rsidR="000C19D7" w:rsidRPr="00AB2930" w:rsidRDefault="000C19D7" w:rsidP="002A30D7">
      <w:pPr>
        <w:pStyle w:val="CDRHeading3"/>
        <w:spacing w:before="0"/>
      </w:pPr>
      <w:bookmarkStart w:id="25" w:name="_Toc269030682"/>
      <w:r w:rsidRPr="00AB2930">
        <w:lastRenderedPageBreak/>
        <w:t>Ancillary Data</w:t>
      </w:r>
      <w:bookmarkEnd w:id="25"/>
    </w:p>
    <w:p w14:paraId="0F404D3C" w14:textId="56A89546" w:rsidR="00FF1439" w:rsidRDefault="00A773A7" w:rsidP="003C0B53">
      <w:pPr>
        <w:pStyle w:val="CDRBodyText"/>
        <w:ind w:firstLine="0"/>
        <w:rPr>
          <w:rFonts w:asciiTheme="majorHAnsi" w:hAnsiTheme="majorHAnsi"/>
          <w:color w:val="000000"/>
        </w:rPr>
      </w:pPr>
      <w:r w:rsidRPr="00EC5AD4">
        <w:rPr>
          <w:rFonts w:asciiTheme="majorHAnsi" w:hAnsiTheme="majorHAnsi"/>
          <w:color w:val="000000"/>
        </w:rPr>
        <w:t>The algorithm</w:t>
      </w:r>
      <w:r w:rsidR="003C0B53" w:rsidRPr="00EC5AD4">
        <w:rPr>
          <w:rFonts w:asciiTheme="majorHAnsi" w:hAnsiTheme="majorHAnsi"/>
          <w:color w:val="000000"/>
        </w:rPr>
        <w:t xml:space="preserve"> use</w:t>
      </w:r>
      <w:r w:rsidRPr="00EC5AD4">
        <w:rPr>
          <w:rFonts w:asciiTheme="majorHAnsi" w:hAnsiTheme="majorHAnsi"/>
          <w:color w:val="000000"/>
        </w:rPr>
        <w:t>s</w:t>
      </w:r>
      <w:r w:rsidR="003C0B53" w:rsidRPr="00EC5AD4">
        <w:rPr>
          <w:rFonts w:asciiTheme="majorHAnsi" w:hAnsiTheme="majorHAnsi"/>
          <w:color w:val="000000"/>
        </w:rPr>
        <w:t xml:space="preserve"> </w:t>
      </w:r>
      <w:r w:rsidR="00B86C61" w:rsidRPr="00EC5AD4">
        <w:rPr>
          <w:rFonts w:asciiTheme="majorHAnsi" w:hAnsiTheme="majorHAnsi"/>
          <w:color w:val="000000"/>
        </w:rPr>
        <w:t>const</w:t>
      </w:r>
      <w:r w:rsidR="0055179E" w:rsidRPr="00EC5AD4">
        <w:rPr>
          <w:rFonts w:asciiTheme="majorHAnsi" w:hAnsiTheme="majorHAnsi"/>
          <w:color w:val="000000"/>
        </w:rPr>
        <w:t xml:space="preserve">ant baseline values of the </w:t>
      </w:r>
      <w:r w:rsidR="00016D9A" w:rsidRPr="00EC5AD4">
        <w:rPr>
          <w:rFonts w:asciiTheme="majorHAnsi" w:hAnsiTheme="majorHAnsi"/>
          <w:color w:val="000000"/>
        </w:rPr>
        <w:t xml:space="preserve">total </w:t>
      </w:r>
      <w:r w:rsidR="00B86C61" w:rsidRPr="00EC5AD4">
        <w:rPr>
          <w:rFonts w:asciiTheme="majorHAnsi" w:hAnsiTheme="majorHAnsi"/>
          <w:color w:val="000000"/>
        </w:rPr>
        <w:t>solar</w:t>
      </w:r>
      <w:r w:rsidR="0055179E" w:rsidRPr="00EC5AD4">
        <w:rPr>
          <w:rFonts w:asciiTheme="majorHAnsi" w:hAnsiTheme="majorHAnsi"/>
          <w:color w:val="000000"/>
        </w:rPr>
        <w:t xml:space="preserve"> irradi</w:t>
      </w:r>
      <w:r w:rsidR="00B86C61" w:rsidRPr="00EC5AD4">
        <w:rPr>
          <w:rFonts w:asciiTheme="majorHAnsi" w:hAnsiTheme="majorHAnsi"/>
          <w:color w:val="000000"/>
        </w:rPr>
        <w:t>ance</w:t>
      </w:r>
      <w:r w:rsidR="00016D9A" w:rsidRPr="00EC5AD4">
        <w:rPr>
          <w:rFonts w:asciiTheme="majorHAnsi" w:hAnsiTheme="majorHAnsi"/>
          <w:color w:val="000000"/>
        </w:rPr>
        <w:t xml:space="preserve">, </w:t>
      </w:r>
      <w:r w:rsidR="00016D9A" w:rsidRPr="00E01A00">
        <w:rPr>
          <w:rFonts w:asciiTheme="majorHAnsi" w:hAnsiTheme="majorHAnsi"/>
          <w:i/>
          <w:color w:val="000000"/>
        </w:rPr>
        <w:t>T</w:t>
      </w:r>
      <w:r w:rsidR="00016D9A" w:rsidRPr="00E01A00">
        <w:rPr>
          <w:rFonts w:asciiTheme="majorHAnsi" w:hAnsiTheme="majorHAnsi"/>
          <w:i/>
          <w:color w:val="000000"/>
          <w:vertAlign w:val="subscript"/>
        </w:rPr>
        <w:t>Q</w:t>
      </w:r>
      <w:r w:rsidR="00016D9A" w:rsidRPr="004E77E8">
        <w:rPr>
          <w:rFonts w:asciiTheme="majorHAnsi" w:hAnsiTheme="majorHAnsi"/>
          <w:color w:val="000000"/>
        </w:rPr>
        <w:t>,</w:t>
      </w:r>
      <w:r w:rsidR="00016D9A" w:rsidRPr="00EC5AD4">
        <w:rPr>
          <w:rFonts w:asciiTheme="majorHAnsi" w:hAnsiTheme="majorHAnsi"/>
          <w:color w:val="000000"/>
        </w:rPr>
        <w:t xml:space="preserve"> and so</w:t>
      </w:r>
      <w:r w:rsidRPr="00EC5AD4">
        <w:rPr>
          <w:rFonts w:asciiTheme="majorHAnsi" w:hAnsiTheme="majorHAnsi"/>
          <w:color w:val="000000"/>
        </w:rPr>
        <w:t>lar</w:t>
      </w:r>
      <w:r w:rsidR="00016D9A" w:rsidRPr="00EC5AD4">
        <w:rPr>
          <w:rFonts w:asciiTheme="majorHAnsi" w:hAnsiTheme="majorHAnsi"/>
          <w:color w:val="000000"/>
        </w:rPr>
        <w:t xml:space="preserve"> spectral irradiance, </w:t>
      </w:r>
      <w:r w:rsidR="00016D9A" w:rsidRPr="00E01A00">
        <w:rPr>
          <w:rFonts w:asciiTheme="majorHAnsi" w:hAnsiTheme="majorHAnsi"/>
          <w:i/>
          <w:color w:val="000000"/>
        </w:rPr>
        <w:t>I</w:t>
      </w:r>
      <w:r w:rsidR="00016D9A" w:rsidRPr="00E01A00">
        <w:rPr>
          <w:rFonts w:asciiTheme="majorHAnsi" w:hAnsiTheme="majorHAnsi"/>
          <w:i/>
          <w:color w:val="000000"/>
          <w:vertAlign w:val="subscript"/>
        </w:rPr>
        <w:t>Q</w:t>
      </w:r>
      <w:r w:rsidR="00016D9A" w:rsidRPr="004E77E8">
        <w:rPr>
          <w:rFonts w:asciiTheme="majorHAnsi" w:hAnsiTheme="majorHAnsi"/>
          <w:color w:val="000000"/>
        </w:rPr>
        <w:t xml:space="preserve"> (</w:t>
      </w:r>
      <w:r w:rsidR="00016D9A" w:rsidRPr="00E01A00">
        <w:rPr>
          <w:rFonts w:asciiTheme="majorHAnsi" w:hAnsiTheme="majorHAnsi"/>
          <w:i/>
          <w:color w:val="000000"/>
        </w:rPr>
        <w:sym w:font="Symbol" w:char="F06C"/>
      </w:r>
      <w:r w:rsidR="00016D9A" w:rsidRPr="004E77E8">
        <w:rPr>
          <w:rFonts w:asciiTheme="majorHAnsi" w:hAnsiTheme="majorHAnsi"/>
          <w:color w:val="000000"/>
        </w:rPr>
        <w:t>),</w:t>
      </w:r>
      <w:r w:rsidR="00BD7733" w:rsidRPr="00EC5AD4">
        <w:rPr>
          <w:rFonts w:asciiTheme="majorHAnsi" w:hAnsiTheme="majorHAnsi"/>
          <w:color w:val="000000"/>
        </w:rPr>
        <w:t xml:space="preserve"> </w:t>
      </w:r>
      <w:r w:rsidR="00B86C61" w:rsidRPr="00EC5AD4">
        <w:rPr>
          <w:rFonts w:asciiTheme="majorHAnsi" w:hAnsiTheme="majorHAnsi"/>
          <w:color w:val="000000"/>
        </w:rPr>
        <w:t xml:space="preserve">to </w:t>
      </w:r>
      <w:r w:rsidR="009A0C5D" w:rsidRPr="00EC5AD4">
        <w:rPr>
          <w:rFonts w:asciiTheme="majorHAnsi" w:hAnsiTheme="majorHAnsi"/>
          <w:color w:val="000000"/>
        </w:rPr>
        <w:t>represent</w:t>
      </w:r>
      <w:r w:rsidR="00B86C61" w:rsidRPr="00EC5AD4">
        <w:rPr>
          <w:rFonts w:asciiTheme="majorHAnsi" w:hAnsiTheme="majorHAnsi"/>
          <w:color w:val="000000"/>
        </w:rPr>
        <w:t xml:space="preserve"> the quiet sun</w:t>
      </w:r>
      <w:r w:rsidR="0069168C">
        <w:rPr>
          <w:rFonts w:asciiTheme="majorHAnsi" w:hAnsiTheme="majorHAnsi"/>
          <w:color w:val="000000"/>
        </w:rPr>
        <w:t>, as shown in Figure 4</w:t>
      </w:r>
      <w:r w:rsidR="00B86C61" w:rsidRPr="00EC5AD4">
        <w:rPr>
          <w:rFonts w:asciiTheme="majorHAnsi" w:hAnsiTheme="majorHAnsi"/>
          <w:color w:val="000000"/>
        </w:rPr>
        <w:t>. C</w:t>
      </w:r>
      <w:r w:rsidR="003C0B53" w:rsidRPr="00EC5AD4">
        <w:rPr>
          <w:rFonts w:asciiTheme="majorHAnsi" w:hAnsiTheme="majorHAnsi"/>
          <w:color w:val="000000"/>
        </w:rPr>
        <w:t xml:space="preserve">onstant </w:t>
      </w:r>
      <w:r w:rsidR="00EC5AD4">
        <w:rPr>
          <w:rFonts w:asciiTheme="majorHAnsi" w:hAnsiTheme="majorHAnsi"/>
          <w:color w:val="000000"/>
        </w:rPr>
        <w:t>bolometric and wavelength-</w:t>
      </w:r>
      <w:r w:rsidR="00EC5AD4" w:rsidRPr="008E65AF">
        <w:rPr>
          <w:rFonts w:asciiTheme="majorHAnsi" w:hAnsiTheme="majorHAnsi"/>
          <w:color w:val="000000"/>
        </w:rPr>
        <w:t>dependent</w:t>
      </w:r>
      <w:r w:rsidR="008E65AF" w:rsidRPr="008E65AF">
        <w:rPr>
          <w:rFonts w:asciiTheme="majorHAnsi" w:hAnsiTheme="majorHAnsi"/>
          <w:color w:val="000000"/>
        </w:rPr>
        <w:t xml:space="preserve"> coefficients</w:t>
      </w:r>
      <w:r w:rsidRPr="00EC5AD4">
        <w:rPr>
          <w:rFonts w:asciiTheme="majorHAnsi" w:hAnsiTheme="majorHAnsi"/>
          <w:color w:val="000000"/>
        </w:rPr>
        <w:t xml:space="preserve">, </w:t>
      </w:r>
      <w:r w:rsidR="0069168C">
        <w:rPr>
          <w:rFonts w:asciiTheme="majorHAnsi" w:hAnsiTheme="majorHAnsi"/>
          <w:color w:val="000000"/>
        </w:rPr>
        <w:t xml:space="preserve">shown in Figure 5, </w:t>
      </w:r>
      <w:r w:rsidR="004A5A4E">
        <w:rPr>
          <w:rFonts w:asciiTheme="majorHAnsi" w:hAnsiTheme="majorHAnsi"/>
          <w:color w:val="000000"/>
        </w:rPr>
        <w:t xml:space="preserve">linearly </w:t>
      </w:r>
      <w:r w:rsidR="00B86C61" w:rsidRPr="00EC5AD4">
        <w:rPr>
          <w:rFonts w:asciiTheme="majorHAnsi" w:hAnsiTheme="majorHAnsi"/>
          <w:color w:val="000000"/>
        </w:rPr>
        <w:t xml:space="preserve">scale </w:t>
      </w:r>
      <w:r w:rsidR="003C0B53" w:rsidRPr="00EC5AD4">
        <w:rPr>
          <w:rFonts w:asciiTheme="majorHAnsi" w:hAnsiTheme="majorHAnsi"/>
          <w:color w:val="000000"/>
        </w:rPr>
        <w:t xml:space="preserve">the </w:t>
      </w:r>
      <w:r w:rsidR="004E77E8" w:rsidRPr="00EC5AD4">
        <w:rPr>
          <w:rFonts w:asciiTheme="majorHAnsi" w:hAnsiTheme="majorHAnsi"/>
          <w:color w:val="000000"/>
        </w:rPr>
        <w:t xml:space="preserve">facular brightening </w:t>
      </w:r>
      <w:r w:rsidR="004E77E8">
        <w:rPr>
          <w:rFonts w:asciiTheme="majorHAnsi" w:hAnsiTheme="majorHAnsi"/>
          <w:color w:val="000000"/>
        </w:rPr>
        <w:t xml:space="preserve">and </w:t>
      </w:r>
      <w:r w:rsidR="003C0B53" w:rsidRPr="00EC5AD4">
        <w:rPr>
          <w:rFonts w:asciiTheme="majorHAnsi" w:hAnsiTheme="majorHAnsi"/>
          <w:color w:val="000000"/>
        </w:rPr>
        <w:t xml:space="preserve">sunspot </w:t>
      </w:r>
      <w:r w:rsidR="009A0C5D" w:rsidRPr="00EC5AD4">
        <w:rPr>
          <w:rFonts w:asciiTheme="majorHAnsi" w:hAnsiTheme="majorHAnsi"/>
          <w:color w:val="000000"/>
        </w:rPr>
        <w:t>darkening</w:t>
      </w:r>
      <w:r w:rsidR="003C0B53" w:rsidRPr="00EC5AD4">
        <w:rPr>
          <w:rFonts w:asciiTheme="majorHAnsi" w:hAnsiTheme="majorHAnsi"/>
          <w:color w:val="000000"/>
        </w:rPr>
        <w:t xml:space="preserve"> </w:t>
      </w:r>
      <w:r w:rsidR="004E77E8">
        <w:rPr>
          <w:rFonts w:asciiTheme="majorHAnsi" w:hAnsiTheme="majorHAnsi"/>
          <w:color w:val="000000"/>
        </w:rPr>
        <w:t xml:space="preserve">inputs </w:t>
      </w:r>
      <w:r w:rsidR="00B86C61" w:rsidRPr="00EC5AD4">
        <w:rPr>
          <w:rFonts w:asciiTheme="majorHAnsi" w:hAnsiTheme="majorHAnsi"/>
          <w:color w:val="000000"/>
        </w:rPr>
        <w:t>to produce corresponding i</w:t>
      </w:r>
      <w:r w:rsidR="003C0B53" w:rsidRPr="00EC5AD4">
        <w:rPr>
          <w:rFonts w:asciiTheme="majorHAnsi" w:hAnsiTheme="majorHAnsi"/>
          <w:color w:val="000000"/>
        </w:rPr>
        <w:t>rradiance</w:t>
      </w:r>
      <w:r w:rsidR="0055179E" w:rsidRPr="00EC5AD4">
        <w:rPr>
          <w:rFonts w:asciiTheme="majorHAnsi" w:hAnsiTheme="majorHAnsi"/>
          <w:color w:val="000000"/>
        </w:rPr>
        <w:t xml:space="preserve"> increments</w:t>
      </w:r>
      <w:r w:rsidR="00B86C61" w:rsidRPr="00EC5AD4">
        <w:rPr>
          <w:rFonts w:asciiTheme="majorHAnsi" w:hAnsiTheme="majorHAnsi"/>
          <w:color w:val="000000"/>
        </w:rPr>
        <w:t xml:space="preserve"> that are then applied to adjust the baseline irradiance, either increasing or deceasing it depending on the wavelength-dependent strengths of the </w:t>
      </w:r>
      <w:r w:rsidR="004E77E8">
        <w:rPr>
          <w:rFonts w:asciiTheme="majorHAnsi" w:hAnsiTheme="majorHAnsi"/>
          <w:color w:val="000000"/>
        </w:rPr>
        <w:t xml:space="preserve">facular and </w:t>
      </w:r>
      <w:r w:rsidR="00B86C61" w:rsidRPr="00EC5AD4">
        <w:rPr>
          <w:rFonts w:asciiTheme="majorHAnsi" w:hAnsiTheme="majorHAnsi"/>
          <w:color w:val="000000"/>
        </w:rPr>
        <w:t>sunspot influences</w:t>
      </w:r>
      <w:r w:rsidR="004E77E8">
        <w:rPr>
          <w:rFonts w:asciiTheme="majorHAnsi" w:hAnsiTheme="majorHAnsi"/>
          <w:color w:val="000000"/>
        </w:rPr>
        <w:t xml:space="preserve"> at that time</w:t>
      </w:r>
      <w:r w:rsidR="003C0B53" w:rsidRPr="00EC5AD4">
        <w:rPr>
          <w:rFonts w:asciiTheme="majorHAnsi" w:hAnsiTheme="majorHAnsi"/>
          <w:color w:val="000000"/>
        </w:rPr>
        <w:t>. The bolometric and wavelength-dependent</w:t>
      </w:r>
      <w:r w:rsidR="00EC5AD4">
        <w:rPr>
          <w:rFonts w:asciiTheme="majorHAnsi" w:hAnsiTheme="majorHAnsi"/>
          <w:color w:val="000000"/>
        </w:rPr>
        <w:t xml:space="preserve"> coefficients</w:t>
      </w:r>
      <w:r w:rsidR="003C0B53" w:rsidRPr="00EC5AD4">
        <w:rPr>
          <w:rFonts w:asciiTheme="majorHAnsi" w:hAnsiTheme="majorHAnsi"/>
          <w:color w:val="000000"/>
        </w:rPr>
        <w:t xml:space="preserve"> are included as part of the algorithm.</w:t>
      </w:r>
      <w:r w:rsidR="00B86C61" w:rsidRPr="00EC5AD4">
        <w:rPr>
          <w:rFonts w:asciiTheme="majorHAnsi" w:hAnsiTheme="majorHAnsi"/>
          <w:color w:val="000000"/>
        </w:rPr>
        <w:t xml:space="preserve"> Additional (invariant) data also specified in the </w:t>
      </w:r>
      <w:r w:rsidRPr="00EC5AD4">
        <w:rPr>
          <w:rFonts w:asciiTheme="majorHAnsi" w:hAnsiTheme="majorHAnsi"/>
          <w:color w:val="000000"/>
        </w:rPr>
        <w:t>algorithm</w:t>
      </w:r>
      <w:r w:rsidR="00B86C61" w:rsidRPr="00EC5AD4">
        <w:rPr>
          <w:rFonts w:asciiTheme="majorHAnsi" w:hAnsiTheme="majorHAnsi"/>
          <w:color w:val="000000"/>
        </w:rPr>
        <w:t xml:space="preserve"> </w:t>
      </w:r>
      <w:r w:rsidR="004A5A4E">
        <w:rPr>
          <w:rFonts w:asciiTheme="majorHAnsi" w:hAnsiTheme="majorHAnsi"/>
          <w:color w:val="000000"/>
        </w:rPr>
        <w:t>are</w:t>
      </w:r>
      <w:r w:rsidR="00B86C61" w:rsidRPr="00EC5AD4">
        <w:rPr>
          <w:rFonts w:asciiTheme="majorHAnsi" w:hAnsiTheme="majorHAnsi"/>
          <w:color w:val="000000"/>
        </w:rPr>
        <w:t xml:space="preserve"> the angle</w:t>
      </w:r>
      <w:r w:rsidR="004A5A4E">
        <w:rPr>
          <w:rFonts w:asciiTheme="majorHAnsi" w:hAnsiTheme="majorHAnsi"/>
          <w:color w:val="000000"/>
        </w:rPr>
        <w:t>s</w:t>
      </w:r>
      <w:r w:rsidR="00B86C61" w:rsidRPr="00EC5AD4">
        <w:rPr>
          <w:rFonts w:asciiTheme="majorHAnsi" w:hAnsiTheme="majorHAnsi"/>
          <w:color w:val="000000"/>
        </w:rPr>
        <w:t xml:space="preserve"> of the solar rotation axis and the ecliptic plane, termed the beta angle</w:t>
      </w:r>
      <w:r w:rsidR="004A5A4E">
        <w:rPr>
          <w:rFonts w:asciiTheme="majorHAnsi" w:hAnsiTheme="majorHAnsi"/>
          <w:color w:val="000000"/>
        </w:rPr>
        <w:t>, throughout the year</w:t>
      </w:r>
      <w:r w:rsidR="00B86C61" w:rsidRPr="00EC5AD4">
        <w:rPr>
          <w:rFonts w:asciiTheme="majorHAnsi" w:hAnsiTheme="majorHAnsi"/>
          <w:color w:val="000000"/>
        </w:rPr>
        <w:t>.</w:t>
      </w:r>
      <w:r w:rsidR="00653242">
        <w:rPr>
          <w:rFonts w:asciiTheme="majorHAnsi" w:hAnsiTheme="majorHAnsi"/>
          <w:color w:val="000000"/>
        </w:rPr>
        <w:t xml:space="preserve"> This angle is used to adjust the</w:t>
      </w:r>
      <w:r w:rsidR="00B86C61" w:rsidRPr="00EC5AD4">
        <w:rPr>
          <w:rFonts w:asciiTheme="majorHAnsi" w:hAnsiTheme="majorHAnsi"/>
          <w:color w:val="000000"/>
        </w:rPr>
        <w:t xml:space="preserve"> projection of sunspot areas to the direction of the Earth, as it orbits the Sun.</w:t>
      </w:r>
      <w:r w:rsidR="00FF1439" w:rsidRPr="00FF1439">
        <w:rPr>
          <w:rFonts w:asciiTheme="majorHAnsi" w:hAnsiTheme="majorHAnsi"/>
          <w:color w:val="000000"/>
        </w:rPr>
        <w:t xml:space="preserve"> </w:t>
      </w:r>
    </w:p>
    <w:p w14:paraId="2AFE905D" w14:textId="628DA2BC" w:rsidR="00FA4934" w:rsidRPr="00EC5AD4" w:rsidRDefault="00FF1439" w:rsidP="008A7061">
      <w:pPr>
        <w:pStyle w:val="CDRBodyText"/>
        <w:spacing w:after="0"/>
        <w:ind w:firstLine="0"/>
        <w:rPr>
          <w:rFonts w:asciiTheme="majorHAnsi" w:hAnsiTheme="majorHAnsi"/>
          <w:color w:val="000000"/>
        </w:rPr>
      </w:pPr>
      <w:commentRangeStart w:id="26"/>
      <w:r w:rsidRPr="00EC5AD4">
        <w:rPr>
          <w:rFonts w:asciiTheme="majorHAnsi" w:hAnsiTheme="majorHAnsi"/>
          <w:color w:val="000000"/>
        </w:rPr>
        <w:t>New</w:t>
      </w:r>
      <w:commentRangeEnd w:id="26"/>
      <w:r w:rsidR="00E07CF3">
        <w:rPr>
          <w:rStyle w:val="CommentReference"/>
          <w:rFonts w:ascii="Arial" w:hAnsi="Arial"/>
        </w:rPr>
        <w:commentReference w:id="26"/>
      </w:r>
      <w:r w:rsidRPr="00EC5AD4">
        <w:rPr>
          <w:rFonts w:asciiTheme="majorHAnsi" w:hAnsiTheme="majorHAnsi"/>
          <w:color w:val="000000"/>
        </w:rPr>
        <w:t xml:space="preserve"> versions of the</w:t>
      </w:r>
      <w:r w:rsidR="0051495B">
        <w:rPr>
          <w:rFonts w:asciiTheme="majorHAnsi" w:hAnsiTheme="majorHAnsi"/>
          <w:color w:val="000000"/>
        </w:rPr>
        <w:t xml:space="preserve"> model are generated when and </w:t>
      </w:r>
      <w:r w:rsidR="00FE0672">
        <w:rPr>
          <w:rFonts w:asciiTheme="majorHAnsi" w:hAnsiTheme="majorHAnsi"/>
          <w:color w:val="000000"/>
        </w:rPr>
        <w:t xml:space="preserve">if </w:t>
      </w:r>
      <w:r w:rsidRPr="00EC5AD4">
        <w:rPr>
          <w:rFonts w:asciiTheme="majorHAnsi" w:hAnsiTheme="majorHAnsi"/>
          <w:color w:val="000000"/>
        </w:rPr>
        <w:t>the coefficients are determined to need revision, based on additional observations and analysis sufficient to permit reformation of the model coefficients.</w:t>
      </w:r>
    </w:p>
    <w:p w14:paraId="3E98C577" w14:textId="38718577" w:rsidR="001A7B0C" w:rsidRDefault="008A7061" w:rsidP="00FF1439">
      <w:pPr>
        <w:pStyle w:val="CDRBodyText"/>
        <w:spacing w:after="0"/>
        <w:ind w:firstLine="0"/>
        <w:rPr>
          <w:rFonts w:asciiTheme="majorHAnsi" w:hAnsiTheme="majorHAnsi"/>
          <w:color w:val="000000"/>
        </w:rPr>
      </w:pPr>
      <w:r>
        <w:rPr>
          <w:noProof/>
        </w:rPr>
        <mc:AlternateContent>
          <mc:Choice Requires="wps">
            <w:drawing>
              <wp:anchor distT="0" distB="0" distL="114300" distR="114300" simplePos="0" relativeHeight="251669504" behindDoc="0" locked="0" layoutInCell="1" allowOverlap="1" wp14:anchorId="2932AD08" wp14:editId="5EEBCA92">
                <wp:simplePos x="0" y="0"/>
                <wp:positionH relativeFrom="column">
                  <wp:posOffset>3238500</wp:posOffset>
                </wp:positionH>
                <wp:positionV relativeFrom="paragraph">
                  <wp:posOffset>3048635</wp:posOffset>
                </wp:positionV>
                <wp:extent cx="2698750" cy="736600"/>
                <wp:effectExtent l="0" t="0" r="0" b="0"/>
                <wp:wrapSquare wrapText="bothSides"/>
                <wp:docPr id="11" name="Text Box 11"/>
                <wp:cNvGraphicFramePr/>
                <a:graphic xmlns:a="http://schemas.openxmlformats.org/drawingml/2006/main">
                  <a:graphicData uri="http://schemas.microsoft.com/office/word/2010/wordprocessingShape">
                    <wps:wsp>
                      <wps:cNvSpPr txBox="1"/>
                      <wps:spPr>
                        <a:xfrm>
                          <a:off x="0" y="0"/>
                          <a:ext cx="2698750" cy="73660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15B6586C" w14:textId="310B00DF" w:rsidR="00BD4413" w:rsidRPr="0069168C" w:rsidRDefault="00BD4413" w:rsidP="0069168C">
                            <w:pPr>
                              <w:pStyle w:val="Caption"/>
                              <w:ind w:left="0" w:right="-90"/>
                              <w:jc w:val="left"/>
                              <w:rPr>
                                <w:rFonts w:asciiTheme="majorHAnsi" w:eastAsia="Times New Roman" w:hAnsiTheme="majorHAnsi" w:cs="Arial"/>
                                <w:b/>
                                <w:noProof/>
                                <w:color w:val="000000"/>
                              </w:rPr>
                            </w:pPr>
                            <w:r w:rsidRPr="0069168C">
                              <w:rPr>
                                <w:b/>
                              </w:rPr>
                              <w:t>Figure 5 Scaling coefficients that convert the facular brightening and sunspot darkening indices in Figures 2 and 3 to their equivalent irradiance change, in energy units.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11" o:spid="_x0000_s1028" type="#_x0000_t202" style="position:absolute;margin-left:255pt;margin-top:240.05pt;width:212.5pt;height:58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" stroked="f">
                <v:textbox style="mso-fit-shape-to-text:t" inset="0,0,0,0">
                  <w:txbxContent>
                    <w:p w14:paraId="15B6586C" w14:textId="310B00DF" w:rsidR="00CB2327" w:rsidRPr="0069168C" w:rsidRDefault="00CB2327" w:rsidP="0069168C">
                      <w:pPr>
                        <w:pStyle w:val="Caption"/>
                        <w:ind w:left="0" w:right="-90"/>
                        <w:jc w:val="left"/>
                        <w:rPr>
                          <w:rFonts w:asciiTheme="majorHAnsi" w:eastAsia="Times New Roman" w:hAnsiTheme="majorHAnsi" w:cs="Arial"/>
                          <w:b/>
                          <w:noProof/>
                          <w:color w:val="000000"/>
                        </w:rPr>
                      </w:pPr>
                      <w:r w:rsidRPr="0069168C">
                        <w:rPr>
                          <w:b/>
                        </w:rPr>
                        <w:t>Figure 5 Scaling coefficients that convert the facular brightening and sunspot darkening indices in Figures 2 and 3 to their equivalent irradiance change, in energy units.</w:t>
                      </w:r>
                    </w:p>
                  </w:txbxContent>
                </v:textbox>
                <w10:wrap type="square"/>
              </v:shape>
            </w:pict>
          </mc:Fallback>
        </mc:AlternateContent>
      </w:r>
      <w:r>
        <w:rPr>
          <w:noProof/>
        </w:rPr>
        <mc:AlternateContent>
          <mc:Choice Requires="wps">
            <w:drawing>
              <wp:anchor distT="0" distB="0" distL="114300" distR="114300" simplePos="0" relativeHeight="251666432" behindDoc="0" locked="0" layoutInCell="1" allowOverlap="1" wp14:anchorId="16120D84" wp14:editId="7619F5E0">
                <wp:simplePos x="0" y="0"/>
                <wp:positionH relativeFrom="column">
                  <wp:posOffset>139700</wp:posOffset>
                </wp:positionH>
                <wp:positionV relativeFrom="paragraph">
                  <wp:posOffset>3328035</wp:posOffset>
                </wp:positionV>
                <wp:extent cx="2794000" cy="444500"/>
                <wp:effectExtent l="0" t="0" r="0" b="12700"/>
                <wp:wrapSquare wrapText="bothSides"/>
                <wp:docPr id="9" name="Text Box 9"/>
                <wp:cNvGraphicFramePr/>
                <a:graphic xmlns:a="http://schemas.openxmlformats.org/drawingml/2006/main">
                  <a:graphicData uri="http://schemas.microsoft.com/office/word/2010/wordprocessingShape">
                    <wps:wsp>
                      <wps:cNvSpPr txBox="1"/>
                      <wps:spPr>
                        <a:xfrm>
                          <a:off x="0" y="0"/>
                          <a:ext cx="2794000" cy="44450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7552A82D" w14:textId="0998C00B" w:rsidR="00BD4413" w:rsidRPr="00211831" w:rsidRDefault="00BD4413" w:rsidP="00211831">
                            <w:pPr>
                              <w:pStyle w:val="Caption"/>
                              <w:tabs>
                                <w:tab w:val="left" w:pos="4860"/>
                              </w:tabs>
                              <w:ind w:left="0" w:right="33"/>
                              <w:rPr>
                                <w:rFonts w:asciiTheme="majorHAnsi" w:eastAsia="Times New Roman" w:hAnsiTheme="majorHAnsi" w:cs="Arial"/>
                                <w:b/>
                                <w:noProof/>
                                <w:color w:val="000000"/>
                              </w:rPr>
                            </w:pPr>
                            <w:r w:rsidRPr="00211831">
                              <w:rPr>
                                <w:b/>
                              </w:rPr>
                              <w:t xml:space="preserve">Figure 4 </w:t>
                            </w:r>
                            <w:r>
                              <w:rPr>
                                <w:b/>
                              </w:rPr>
                              <w:t>Reference Spectrum of the q</w:t>
                            </w:r>
                            <w:r w:rsidRPr="00211831">
                              <w:rPr>
                                <w:b/>
                              </w:rPr>
                              <w:t>uiet Sun in NRLSSI2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9" o:spid="_x0000_s1029" type="#_x0000_t202" style="position:absolute;margin-left:11pt;margin-top:262.05pt;width:220pt;height:35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" stroked="f">
                <v:textbox style="mso-fit-shape-to-text:t" inset="0,0,0,0">
                  <w:txbxContent>
                    <w:p w14:paraId="7552A82D" w14:textId="0998C00B" w:rsidR="00CB2327" w:rsidRPr="00211831" w:rsidRDefault="00CB2327" w:rsidP="00211831">
                      <w:pPr>
                        <w:pStyle w:val="Caption"/>
                        <w:tabs>
                          <w:tab w:val="left" w:pos="4860"/>
                        </w:tabs>
                        <w:ind w:left="0" w:right="33"/>
                        <w:rPr>
                          <w:rFonts w:asciiTheme="majorHAnsi" w:eastAsia="Times New Roman" w:hAnsiTheme="majorHAnsi" w:cs="Arial"/>
                          <w:b/>
                          <w:noProof/>
                          <w:color w:val="000000"/>
                        </w:rPr>
                      </w:pPr>
                      <w:r w:rsidRPr="00211831">
                        <w:rPr>
                          <w:b/>
                        </w:rPr>
                        <w:t xml:space="preserve">Figure 4 </w:t>
                      </w:r>
                      <w:r>
                        <w:rPr>
                          <w:b/>
                        </w:rPr>
                        <w:t>Reference Spectrum of the q</w:t>
                      </w:r>
                      <w:r w:rsidRPr="00211831">
                        <w:rPr>
                          <w:b/>
                        </w:rPr>
                        <w:t>uiet Sun in NRLSSI2</w:t>
                      </w:r>
                    </w:p>
                  </w:txbxContent>
                </v:textbox>
                <w10:wrap type="square"/>
              </v:shape>
            </w:pict>
          </mc:Fallback>
        </mc:AlternateContent>
      </w:r>
      <w:r>
        <w:rPr>
          <w:rFonts w:asciiTheme="majorHAnsi" w:hAnsiTheme="majorHAnsi"/>
          <w:noProof/>
          <w:color w:val="000000"/>
        </w:rPr>
        <w:drawing>
          <wp:anchor distT="0" distB="0" distL="114300" distR="114300" simplePos="0" relativeHeight="251667456" behindDoc="0" locked="0" layoutInCell="1" allowOverlap="1" wp14:anchorId="4A8DC188" wp14:editId="274178D2">
            <wp:simplePos x="0" y="0"/>
            <wp:positionH relativeFrom="column">
              <wp:posOffset>3073400</wp:posOffset>
            </wp:positionH>
            <wp:positionV relativeFrom="paragraph">
              <wp:posOffset>127635</wp:posOffset>
            </wp:positionV>
            <wp:extent cx="2834640" cy="2947035"/>
            <wp:effectExtent l="0" t="0" r="1016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5_fac_spot_coeffs.png"/>
                    <pic:cNvPicPr/>
                  </pic:nvPicPr>
                  <pic:blipFill rotWithShape="1">
                    <a:blip r:embed="rId19">
                      <a:extLst>
                        <a:ext uri="{28A0092B-C50C-407E-A947-70E740481C1C}">
                          <a14:useLocalDpi xmlns:a14="http://schemas.microsoft.com/office/drawing/2010/main" val="0"/>
                        </a:ext>
                      </a:extLst>
                    </a:blip>
                    <a:srcRect l="2913" t="10384" r="5856" b="18479"/>
                    <a:stretch/>
                  </pic:blipFill>
                  <pic:spPr bwMode="auto">
                    <a:xfrm>
                      <a:off x="0" y="0"/>
                      <a:ext cx="2834640" cy="2947035"/>
                    </a:xfrm>
                    <a:prstGeom prst="rect">
                      <a:avLst/>
                    </a:prstGeom>
                    <a:ln>
                      <a:noFill/>
                    </a:ln>
                    <a:extLst>
                      <a:ext uri="{53640926-AAD7-44d8-BBD7-CCE9431645EC}">
                        <a14:shadowObscured xmlns:a14="http://schemas.microsoft.com/office/drawing/2010/main"/>
                      </a:ex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Pr>
          <w:rFonts w:asciiTheme="majorHAnsi" w:hAnsiTheme="majorHAnsi"/>
          <w:noProof/>
          <w:color w:val="000000"/>
        </w:rPr>
        <w:drawing>
          <wp:anchor distT="0" distB="0" distL="114300" distR="114300" simplePos="0" relativeHeight="251664384" behindDoc="0" locked="0" layoutInCell="1" allowOverlap="1" wp14:anchorId="53410F6B" wp14:editId="78A13CAF">
            <wp:simplePos x="0" y="0"/>
            <wp:positionH relativeFrom="column">
              <wp:posOffset>-139700</wp:posOffset>
            </wp:positionH>
            <wp:positionV relativeFrom="paragraph">
              <wp:posOffset>127635</wp:posOffset>
            </wp:positionV>
            <wp:extent cx="3107055" cy="335534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4_ref_spectrum.png"/>
                    <pic:cNvPicPr/>
                  </pic:nvPicPr>
                  <pic:blipFill rotWithShape="1">
                    <a:blip r:embed="rId20">
                      <a:extLst>
                        <a:ext uri="{28A0092B-C50C-407E-A947-70E740481C1C}">
                          <a14:useLocalDpi xmlns:a14="http://schemas.microsoft.com/office/drawing/2010/main" val="0"/>
                        </a:ext>
                      </a:extLst>
                    </a:blip>
                    <a:srcRect t="9230" b="9771"/>
                    <a:stretch/>
                  </pic:blipFill>
                  <pic:spPr bwMode="auto">
                    <a:xfrm>
                      <a:off x="0" y="0"/>
                      <a:ext cx="3107055" cy="3355340"/>
                    </a:xfrm>
                    <a:prstGeom prst="rect">
                      <a:avLst/>
                    </a:prstGeom>
                    <a:ln>
                      <a:noFill/>
                    </a:ln>
                    <a:extLst>
                      <a:ext uri="{53640926-AAD7-44d8-BBD7-CCE9431645EC}">
                        <a14:shadowObscured xmlns:a14="http://schemas.microsoft.com/office/drawing/2010/main"/>
                      </a:ex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0B0DF88A" w14:textId="4567D0A5" w:rsidR="000C19D7" w:rsidRPr="00AB2930" w:rsidRDefault="007F7E55" w:rsidP="00275A4B">
      <w:pPr>
        <w:pStyle w:val="CDRHeading3"/>
        <w:spacing w:before="0"/>
      </w:pPr>
      <w:bookmarkStart w:id="27" w:name="_Toc269030683"/>
      <w:r w:rsidRPr="00AB2930">
        <w:t>Derived Data</w:t>
      </w:r>
      <w:bookmarkEnd w:id="27"/>
    </w:p>
    <w:p w14:paraId="43FF898A" w14:textId="3EC6C229" w:rsidR="001B6FD1" w:rsidRPr="00F9273E" w:rsidRDefault="003C0B53" w:rsidP="00275A4B">
      <w:pPr>
        <w:pStyle w:val="CDRBodyText"/>
        <w:spacing w:after="0"/>
        <w:ind w:firstLine="0"/>
        <w:rPr>
          <w:rFonts w:asciiTheme="majorHAnsi" w:hAnsiTheme="majorHAnsi"/>
          <w:color w:val="000000"/>
        </w:rPr>
      </w:pPr>
      <w:r w:rsidRPr="00F9273E">
        <w:rPr>
          <w:rFonts w:asciiTheme="majorHAnsi" w:hAnsiTheme="majorHAnsi"/>
          <w:color w:val="000000"/>
        </w:rPr>
        <w:t xml:space="preserve">Once the </w:t>
      </w:r>
      <w:r w:rsidR="008D7BE0" w:rsidRPr="00F9273E">
        <w:rPr>
          <w:rFonts w:asciiTheme="majorHAnsi" w:hAnsiTheme="majorHAnsi"/>
          <w:color w:val="000000"/>
        </w:rPr>
        <w:t xml:space="preserve">facular brightening </w:t>
      </w:r>
      <w:r w:rsidR="008D7BE0">
        <w:rPr>
          <w:rFonts w:asciiTheme="majorHAnsi" w:hAnsiTheme="majorHAnsi"/>
          <w:color w:val="000000"/>
        </w:rPr>
        <w:t xml:space="preserve">and </w:t>
      </w:r>
      <w:r w:rsidRPr="00F9273E">
        <w:rPr>
          <w:rFonts w:asciiTheme="majorHAnsi" w:hAnsiTheme="majorHAnsi"/>
          <w:color w:val="000000"/>
        </w:rPr>
        <w:t xml:space="preserve">sunspot blocking </w:t>
      </w:r>
      <w:r w:rsidR="00F370D1" w:rsidRPr="00F9273E">
        <w:rPr>
          <w:rFonts w:asciiTheme="majorHAnsi" w:hAnsiTheme="majorHAnsi"/>
          <w:color w:val="000000"/>
        </w:rPr>
        <w:t>inputs</w:t>
      </w:r>
      <w:r w:rsidR="004836F4" w:rsidRPr="00F9273E">
        <w:rPr>
          <w:rFonts w:asciiTheme="majorHAnsi" w:hAnsiTheme="majorHAnsi"/>
          <w:color w:val="000000"/>
        </w:rPr>
        <w:t xml:space="preserve"> </w:t>
      </w:r>
      <w:r w:rsidR="00F370D1" w:rsidRPr="00F9273E">
        <w:rPr>
          <w:rFonts w:asciiTheme="majorHAnsi" w:hAnsiTheme="majorHAnsi"/>
          <w:color w:val="000000"/>
        </w:rPr>
        <w:t>are</w:t>
      </w:r>
      <w:r w:rsidR="004836F4" w:rsidRPr="00F9273E">
        <w:rPr>
          <w:rFonts w:asciiTheme="majorHAnsi" w:hAnsiTheme="majorHAnsi"/>
          <w:color w:val="000000"/>
        </w:rPr>
        <w:t xml:space="preserve"> obtained</w:t>
      </w:r>
      <w:r w:rsidR="00F9273E">
        <w:rPr>
          <w:rFonts w:asciiTheme="majorHAnsi" w:hAnsiTheme="majorHAnsi"/>
          <w:color w:val="000000"/>
        </w:rPr>
        <w:t xml:space="preserve">, they are </w:t>
      </w:r>
      <w:r w:rsidR="00C612EB">
        <w:rPr>
          <w:rFonts w:asciiTheme="majorHAnsi" w:hAnsiTheme="majorHAnsi"/>
          <w:color w:val="000000"/>
        </w:rPr>
        <w:t xml:space="preserve">linearly scaled to convert them </w:t>
      </w:r>
      <w:r w:rsidR="00F9273E">
        <w:rPr>
          <w:rFonts w:asciiTheme="majorHAnsi" w:hAnsiTheme="majorHAnsi"/>
          <w:color w:val="000000"/>
        </w:rPr>
        <w:t xml:space="preserve">to equivalent increments of total and spectral irradiance, </w:t>
      </w:r>
      <w:r w:rsidR="00C612EB">
        <w:rPr>
          <w:rFonts w:asciiTheme="majorHAnsi" w:hAnsiTheme="majorHAnsi"/>
          <w:color w:val="000000"/>
        </w:rPr>
        <w:t>which are then</w:t>
      </w:r>
      <w:r w:rsidR="00F9273E">
        <w:rPr>
          <w:rFonts w:asciiTheme="majorHAnsi" w:hAnsiTheme="majorHAnsi"/>
          <w:color w:val="000000"/>
        </w:rPr>
        <w:t xml:space="preserve"> added to the baseline (quiet) total and spectral irradiance to determine solar irradiance at time </w:t>
      </w:r>
      <w:r w:rsidR="00F9273E" w:rsidRPr="00495559">
        <w:rPr>
          <w:rFonts w:asciiTheme="majorHAnsi" w:hAnsiTheme="majorHAnsi"/>
          <w:i/>
          <w:color w:val="000000"/>
        </w:rPr>
        <w:t>t</w:t>
      </w:r>
      <w:r w:rsidR="00F9273E">
        <w:rPr>
          <w:rFonts w:asciiTheme="majorHAnsi" w:hAnsiTheme="majorHAnsi"/>
          <w:color w:val="000000"/>
        </w:rPr>
        <w:t xml:space="preserve"> as specified in </w:t>
      </w:r>
      <w:r w:rsidR="00495559">
        <w:rPr>
          <w:rFonts w:asciiTheme="majorHAnsi" w:hAnsiTheme="majorHAnsi"/>
          <w:color w:val="000000"/>
        </w:rPr>
        <w:t xml:space="preserve">Section </w:t>
      </w:r>
      <w:r w:rsidR="00F9273E">
        <w:rPr>
          <w:rFonts w:asciiTheme="majorHAnsi" w:hAnsiTheme="majorHAnsi"/>
          <w:color w:val="000000"/>
        </w:rPr>
        <w:t xml:space="preserve">3.2.  The application of the irradiance increments to the baseline </w:t>
      </w:r>
      <w:r w:rsidR="00F9273E">
        <w:rPr>
          <w:rFonts w:asciiTheme="majorHAnsi" w:hAnsiTheme="majorHAnsi"/>
          <w:color w:val="000000"/>
        </w:rPr>
        <w:lastRenderedPageBreak/>
        <w:t xml:space="preserve">spectral irradiance is implemented in 1 nm bins on 0.5 nm grid centers. </w:t>
      </w:r>
      <w:r w:rsidR="001B6FD1" w:rsidRPr="00F9273E">
        <w:rPr>
          <w:rFonts w:asciiTheme="majorHAnsi" w:hAnsiTheme="majorHAnsi"/>
          <w:color w:val="000000"/>
        </w:rPr>
        <w:t xml:space="preserve">The </w:t>
      </w:r>
      <w:r w:rsidR="00F9273E">
        <w:rPr>
          <w:rFonts w:asciiTheme="majorHAnsi" w:hAnsiTheme="majorHAnsi"/>
          <w:color w:val="000000"/>
        </w:rPr>
        <w:t xml:space="preserve">1 nm spectral irradiance thus calculated is then summed into 3785 </w:t>
      </w:r>
      <w:r w:rsidR="001B6FD1" w:rsidRPr="00F9273E">
        <w:rPr>
          <w:rFonts w:asciiTheme="majorHAnsi" w:hAnsiTheme="majorHAnsi"/>
          <w:color w:val="000000"/>
        </w:rPr>
        <w:t xml:space="preserve">wavelength bins of </w:t>
      </w:r>
      <w:r w:rsidR="00F9273E">
        <w:rPr>
          <w:rFonts w:asciiTheme="majorHAnsi" w:hAnsiTheme="majorHAnsi"/>
          <w:color w:val="000000"/>
        </w:rPr>
        <w:t>varying width</w:t>
      </w:r>
      <w:r w:rsidR="001B6FD1" w:rsidRPr="00F9273E">
        <w:rPr>
          <w:rFonts w:asciiTheme="majorHAnsi" w:hAnsiTheme="majorHAnsi"/>
          <w:color w:val="000000"/>
        </w:rPr>
        <w:t xml:space="preserve">: </w:t>
      </w:r>
    </w:p>
    <w:p w14:paraId="3D4C5EF5" w14:textId="2CFEE225" w:rsidR="001B6FD1" w:rsidRPr="00F9273E" w:rsidRDefault="001B6FD1" w:rsidP="00275A4B">
      <w:pPr>
        <w:pStyle w:val="CDRGuidance"/>
        <w:tabs>
          <w:tab w:val="left" w:pos="450"/>
        </w:tabs>
        <w:spacing w:before="0" w:after="0"/>
        <w:rPr>
          <w:rFonts w:asciiTheme="majorHAnsi" w:hAnsiTheme="majorHAnsi"/>
          <w:i w:val="0"/>
          <w:color w:val="000000"/>
        </w:rPr>
      </w:pPr>
      <w:r w:rsidRPr="00F9273E">
        <w:rPr>
          <w:rFonts w:asciiTheme="majorHAnsi" w:hAnsiTheme="majorHAnsi"/>
          <w:i w:val="0"/>
          <w:color w:val="000000"/>
        </w:rPr>
        <w:tab/>
        <w:t>1 nm bins on wavelengths grid c</w:t>
      </w:r>
      <w:r w:rsidR="00F9273E">
        <w:rPr>
          <w:rFonts w:asciiTheme="majorHAnsi" w:hAnsiTheme="majorHAnsi"/>
          <w:i w:val="0"/>
          <w:color w:val="000000"/>
        </w:rPr>
        <w:t xml:space="preserve">enters from 115.5 to 749.5 nm          </w:t>
      </w:r>
      <w:r w:rsidR="0057179A">
        <w:rPr>
          <w:rFonts w:asciiTheme="majorHAnsi" w:hAnsiTheme="majorHAnsi"/>
          <w:i w:val="0"/>
          <w:color w:val="000000"/>
        </w:rPr>
        <w:t xml:space="preserve">      </w:t>
      </w:r>
      <w:r w:rsidRPr="00F9273E">
        <w:rPr>
          <w:rFonts w:asciiTheme="majorHAnsi" w:hAnsiTheme="majorHAnsi"/>
          <w:i w:val="0"/>
          <w:color w:val="000000"/>
        </w:rPr>
        <w:t>(635 bins)</w:t>
      </w:r>
    </w:p>
    <w:p w14:paraId="35E39F17" w14:textId="42EB1BF6" w:rsidR="001B6FD1" w:rsidRPr="00F9273E" w:rsidRDefault="001B6FD1" w:rsidP="001B6FD1">
      <w:pPr>
        <w:pStyle w:val="CDRGuidance"/>
        <w:tabs>
          <w:tab w:val="left" w:pos="450"/>
        </w:tabs>
        <w:spacing w:before="0" w:after="0"/>
        <w:rPr>
          <w:rFonts w:asciiTheme="majorHAnsi" w:hAnsiTheme="majorHAnsi"/>
          <w:i w:val="0"/>
          <w:color w:val="000000"/>
        </w:rPr>
      </w:pPr>
      <w:r w:rsidRPr="00F9273E">
        <w:rPr>
          <w:rFonts w:asciiTheme="majorHAnsi" w:hAnsiTheme="majorHAnsi"/>
          <w:i w:val="0"/>
          <w:color w:val="000000"/>
        </w:rPr>
        <w:tab/>
        <w:t xml:space="preserve">5 nm bins on wavelength grid centers from 752.5 to 4997.5 nm  </w:t>
      </w:r>
      <w:r w:rsidR="00F9273E">
        <w:rPr>
          <w:rFonts w:asciiTheme="majorHAnsi" w:hAnsiTheme="majorHAnsi"/>
          <w:i w:val="0"/>
          <w:color w:val="000000"/>
        </w:rPr>
        <w:t xml:space="preserve">       </w:t>
      </w:r>
      <w:r w:rsidR="0057179A">
        <w:rPr>
          <w:rFonts w:asciiTheme="majorHAnsi" w:hAnsiTheme="majorHAnsi"/>
          <w:i w:val="0"/>
          <w:color w:val="000000"/>
        </w:rPr>
        <w:t xml:space="preserve">      (850</w:t>
      </w:r>
      <w:r w:rsidRPr="00F9273E">
        <w:rPr>
          <w:rFonts w:asciiTheme="majorHAnsi" w:hAnsiTheme="majorHAnsi"/>
          <w:i w:val="0"/>
          <w:color w:val="000000"/>
        </w:rPr>
        <w:t xml:space="preserve"> bins)</w:t>
      </w:r>
    </w:p>
    <w:p w14:paraId="785B1722" w14:textId="553A91F8" w:rsidR="001B6FD1" w:rsidRDefault="001B6FD1" w:rsidP="001B6FD1">
      <w:pPr>
        <w:pStyle w:val="CDRGuidance"/>
        <w:tabs>
          <w:tab w:val="left" w:pos="450"/>
        </w:tabs>
        <w:spacing w:before="0" w:after="0"/>
        <w:rPr>
          <w:rFonts w:asciiTheme="majorHAnsi" w:hAnsiTheme="majorHAnsi"/>
          <w:i w:val="0"/>
          <w:color w:val="000000"/>
        </w:rPr>
      </w:pPr>
      <w:r w:rsidRPr="00F9273E">
        <w:rPr>
          <w:rFonts w:asciiTheme="majorHAnsi" w:hAnsiTheme="majorHAnsi"/>
          <w:i w:val="0"/>
          <w:color w:val="000000"/>
        </w:rPr>
        <w:tab/>
        <w:t>10 nm bins on wavelength grid centers from 5005.0 to 9995.0 nm</w:t>
      </w:r>
      <w:r w:rsidR="00F9273E">
        <w:rPr>
          <w:rFonts w:asciiTheme="majorHAnsi" w:hAnsiTheme="majorHAnsi"/>
          <w:i w:val="0"/>
          <w:color w:val="000000"/>
        </w:rPr>
        <w:t xml:space="preserve">     </w:t>
      </w:r>
      <w:r w:rsidR="0057179A">
        <w:rPr>
          <w:rFonts w:asciiTheme="majorHAnsi" w:hAnsiTheme="majorHAnsi"/>
          <w:i w:val="0"/>
          <w:color w:val="000000"/>
        </w:rPr>
        <w:t xml:space="preserve">      </w:t>
      </w:r>
      <w:r w:rsidR="00F9273E">
        <w:rPr>
          <w:rFonts w:asciiTheme="majorHAnsi" w:hAnsiTheme="majorHAnsi"/>
          <w:i w:val="0"/>
          <w:color w:val="000000"/>
        </w:rPr>
        <w:t>(</w:t>
      </w:r>
      <w:r w:rsidR="0057179A">
        <w:rPr>
          <w:rFonts w:asciiTheme="majorHAnsi" w:hAnsiTheme="majorHAnsi"/>
          <w:i w:val="0"/>
          <w:color w:val="000000"/>
        </w:rPr>
        <w:t>500 bins)</w:t>
      </w:r>
      <w:r w:rsidRPr="00F9273E">
        <w:rPr>
          <w:rFonts w:asciiTheme="majorHAnsi" w:hAnsiTheme="majorHAnsi"/>
          <w:i w:val="0"/>
          <w:color w:val="000000"/>
        </w:rPr>
        <w:tab/>
        <w:t>50 nm bins on wavelength grid centers from 10025.0 to 99975.0 nm</w:t>
      </w:r>
      <w:r w:rsidR="0057179A">
        <w:rPr>
          <w:rFonts w:asciiTheme="majorHAnsi" w:hAnsiTheme="majorHAnsi"/>
          <w:i w:val="0"/>
          <w:color w:val="000000"/>
        </w:rPr>
        <w:t xml:space="preserve">      (1800 bins)</w:t>
      </w:r>
    </w:p>
    <w:p w14:paraId="0B4A1FF7" w14:textId="3DF98285" w:rsidR="00F9273E" w:rsidRPr="00F9273E" w:rsidRDefault="00F9273E" w:rsidP="00F9273E">
      <w:pPr>
        <w:pStyle w:val="CDRBodyText"/>
        <w:ind w:firstLine="0"/>
        <w:rPr>
          <w:rFonts w:asciiTheme="majorHAnsi" w:hAnsiTheme="majorHAnsi"/>
          <w:color w:val="000000"/>
        </w:rPr>
      </w:pPr>
      <w:r>
        <w:rPr>
          <w:rFonts w:asciiTheme="majorHAnsi" w:hAnsiTheme="majorHAnsi"/>
          <w:color w:val="000000"/>
        </w:rPr>
        <w:t>T</w:t>
      </w:r>
      <w:r w:rsidRPr="00F9273E">
        <w:rPr>
          <w:rFonts w:asciiTheme="majorHAnsi" w:hAnsiTheme="majorHAnsi"/>
          <w:color w:val="000000"/>
        </w:rPr>
        <w:t>here are</w:t>
      </w:r>
      <w:r>
        <w:rPr>
          <w:rFonts w:asciiTheme="majorHAnsi" w:hAnsiTheme="majorHAnsi"/>
          <w:color w:val="000000"/>
        </w:rPr>
        <w:t xml:space="preserve"> no further processing steps; the calculated total and spectral irradiance are then written to output files.</w:t>
      </w:r>
      <w:r w:rsidR="002934E5">
        <w:rPr>
          <w:rFonts w:asciiTheme="majorHAnsi" w:hAnsiTheme="majorHAnsi"/>
          <w:color w:val="000000"/>
        </w:rPr>
        <w:t xml:space="preserve"> </w:t>
      </w:r>
      <w:r w:rsidR="008D7BE0">
        <w:rPr>
          <w:rFonts w:asciiTheme="majorHAnsi" w:hAnsiTheme="majorHAnsi"/>
          <w:color w:val="000000"/>
        </w:rPr>
        <w:t>A time series of t</w:t>
      </w:r>
      <w:r w:rsidR="002934E5">
        <w:rPr>
          <w:rFonts w:asciiTheme="majorHAnsi" w:hAnsiTheme="majorHAnsi"/>
          <w:color w:val="000000"/>
        </w:rPr>
        <w:t xml:space="preserve">he output total solar irradiance </w:t>
      </w:r>
      <w:r w:rsidR="008D7BE0">
        <w:rPr>
          <w:rFonts w:asciiTheme="majorHAnsi" w:hAnsiTheme="majorHAnsi"/>
          <w:color w:val="000000"/>
        </w:rPr>
        <w:t>since 1978 is shown in Figure 6</w:t>
      </w:r>
      <w:r w:rsidR="002934E5">
        <w:rPr>
          <w:rFonts w:asciiTheme="majorHAnsi" w:hAnsiTheme="majorHAnsi"/>
          <w:color w:val="000000"/>
        </w:rPr>
        <w:t xml:space="preserve"> and examples of </w:t>
      </w:r>
      <w:r w:rsidR="008D7BE0">
        <w:rPr>
          <w:rFonts w:asciiTheme="majorHAnsi" w:hAnsiTheme="majorHAnsi"/>
          <w:color w:val="000000"/>
        </w:rPr>
        <w:t xml:space="preserve">the corresponding </w:t>
      </w:r>
      <w:r w:rsidR="002934E5">
        <w:rPr>
          <w:rFonts w:asciiTheme="majorHAnsi" w:hAnsiTheme="majorHAnsi"/>
          <w:color w:val="000000"/>
        </w:rPr>
        <w:t>solar spectral irradiance outputs in broad wavele</w:t>
      </w:r>
      <w:r w:rsidR="008D7BE0">
        <w:rPr>
          <w:rFonts w:asciiTheme="majorHAnsi" w:hAnsiTheme="majorHAnsi"/>
          <w:color w:val="000000"/>
        </w:rPr>
        <w:t>ngth bands are shown in Figure 7</w:t>
      </w:r>
      <w:r w:rsidR="002934E5">
        <w:rPr>
          <w:rFonts w:asciiTheme="majorHAnsi" w:hAnsiTheme="majorHAnsi"/>
          <w:color w:val="000000"/>
        </w:rPr>
        <w:t>.</w:t>
      </w:r>
    </w:p>
    <w:p w14:paraId="45F87C43" w14:textId="1F35767F" w:rsidR="008D7BE0" w:rsidRDefault="006A7DEB" w:rsidP="007E00EB">
      <w:pPr>
        <w:pStyle w:val="CDRBodyText"/>
        <w:ind w:firstLine="0"/>
        <w:rPr>
          <w:rFonts w:asciiTheme="majorHAnsi" w:hAnsiTheme="majorHAnsi"/>
          <w:color w:val="000000"/>
        </w:rPr>
      </w:pPr>
      <w:r>
        <w:rPr>
          <w:rFonts w:asciiTheme="majorHAnsi" w:hAnsiTheme="majorHAnsi"/>
          <w:noProof/>
          <w:color w:val="008000"/>
        </w:rPr>
        <w:drawing>
          <wp:anchor distT="0" distB="0" distL="114300" distR="114300" simplePos="0" relativeHeight="251679744" behindDoc="0" locked="0" layoutInCell="1" allowOverlap="1" wp14:anchorId="27F8CB13" wp14:editId="03DB96B1">
            <wp:simplePos x="0" y="0"/>
            <wp:positionH relativeFrom="column">
              <wp:posOffset>3143250</wp:posOffset>
            </wp:positionH>
            <wp:positionV relativeFrom="paragraph">
              <wp:posOffset>753745</wp:posOffset>
            </wp:positionV>
            <wp:extent cx="2514600" cy="3176905"/>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7_NRLSSI2_ts.png"/>
                    <pic:cNvPicPr/>
                  </pic:nvPicPr>
                  <pic:blipFill rotWithShape="1">
                    <a:blip r:embed="rId21">
                      <a:extLst>
                        <a:ext uri="{28A0092B-C50C-407E-A947-70E740481C1C}">
                          <a14:useLocalDpi xmlns:a14="http://schemas.microsoft.com/office/drawing/2010/main" val="0"/>
                        </a:ext>
                      </a:extLst>
                    </a:blip>
                    <a:srcRect t="2655" b="2552"/>
                    <a:stretch/>
                  </pic:blipFill>
                  <pic:spPr bwMode="auto">
                    <a:xfrm>
                      <a:off x="0" y="0"/>
                      <a:ext cx="2514600" cy="3176905"/>
                    </a:xfrm>
                    <a:prstGeom prst="rect">
                      <a:avLst/>
                    </a:prstGeom>
                    <a:ln>
                      <a:noFill/>
                    </a:ln>
                    <a:extLst>
                      <a:ext uri="{53640926-AAD7-44d8-BBD7-CCE9431645EC}">
                        <a14:shadowObscured xmlns:a14="http://schemas.microsoft.com/office/drawing/2010/main"/>
                      </a:ex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Pr>
          <w:rFonts w:asciiTheme="majorHAnsi" w:hAnsiTheme="majorHAnsi"/>
          <w:noProof/>
          <w:color w:val="008000"/>
        </w:rPr>
        <w:drawing>
          <wp:anchor distT="0" distB="0" distL="114300" distR="114300" simplePos="0" relativeHeight="251676672" behindDoc="0" locked="0" layoutInCell="1" allowOverlap="1" wp14:anchorId="3599550C" wp14:editId="21E6FD86">
            <wp:simplePos x="0" y="0"/>
            <wp:positionH relativeFrom="column">
              <wp:posOffset>-139700</wp:posOffset>
            </wp:positionH>
            <wp:positionV relativeFrom="paragraph">
              <wp:posOffset>869950</wp:posOffset>
            </wp:positionV>
            <wp:extent cx="2816225" cy="2946400"/>
            <wp:effectExtent l="0" t="0" r="3175"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6_NRLTSI2_ts.png"/>
                    <pic:cNvPicPr/>
                  </pic:nvPicPr>
                  <pic:blipFill rotWithShape="1">
                    <a:blip r:embed="rId22">
                      <a:extLst>
                        <a:ext uri="{28A0092B-C50C-407E-A947-70E740481C1C}">
                          <a14:useLocalDpi xmlns:a14="http://schemas.microsoft.com/office/drawing/2010/main" val="0"/>
                        </a:ext>
                      </a:extLst>
                    </a:blip>
                    <a:srcRect l="3145" r="-25" b="23993"/>
                    <a:stretch/>
                  </pic:blipFill>
                  <pic:spPr bwMode="auto">
                    <a:xfrm>
                      <a:off x="0" y="0"/>
                      <a:ext cx="2816225" cy="2946400"/>
                    </a:xfrm>
                    <a:prstGeom prst="rect">
                      <a:avLst/>
                    </a:prstGeom>
                    <a:ln>
                      <a:noFill/>
                    </a:ln>
                    <a:extLst>
                      <a:ext uri="{53640926-AAD7-44d8-BBD7-CCE9431645EC}">
                        <a14:shadowObscured xmlns:a14="http://schemas.microsoft.com/office/drawing/2010/main"/>
                      </a:ex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F9273E" w:rsidRPr="00F9273E">
        <w:rPr>
          <w:rFonts w:asciiTheme="majorHAnsi" w:hAnsiTheme="majorHAnsi"/>
          <w:color w:val="000000"/>
        </w:rPr>
        <w:t xml:space="preserve">Because validation of the </w:t>
      </w:r>
      <w:r w:rsidR="008D7BE0">
        <w:rPr>
          <w:rFonts w:asciiTheme="majorHAnsi" w:hAnsiTheme="majorHAnsi"/>
          <w:color w:val="000000"/>
        </w:rPr>
        <w:t>facular brightening and</w:t>
      </w:r>
      <w:r w:rsidR="008D7BE0" w:rsidRPr="008D7BE0">
        <w:rPr>
          <w:rFonts w:asciiTheme="majorHAnsi" w:hAnsiTheme="majorHAnsi"/>
          <w:color w:val="000000"/>
        </w:rPr>
        <w:t xml:space="preserve"> </w:t>
      </w:r>
      <w:r w:rsidR="008D7BE0" w:rsidRPr="00F9273E">
        <w:rPr>
          <w:rFonts w:asciiTheme="majorHAnsi" w:hAnsiTheme="majorHAnsi"/>
          <w:color w:val="000000"/>
        </w:rPr>
        <w:t xml:space="preserve">sunspot darkening </w:t>
      </w:r>
      <w:r w:rsidR="00653242">
        <w:rPr>
          <w:rFonts w:asciiTheme="majorHAnsi" w:hAnsiTheme="majorHAnsi"/>
          <w:color w:val="000000"/>
        </w:rPr>
        <w:t xml:space="preserve">inputs is </w:t>
      </w:r>
      <w:r w:rsidR="00F9273E" w:rsidRPr="00F9273E">
        <w:rPr>
          <w:rFonts w:asciiTheme="majorHAnsi" w:hAnsiTheme="majorHAnsi"/>
          <w:color w:val="000000"/>
        </w:rPr>
        <w:t xml:space="preserve">crucial </w:t>
      </w:r>
      <w:r w:rsidR="0057179A">
        <w:rPr>
          <w:rFonts w:asciiTheme="majorHAnsi" w:hAnsiTheme="majorHAnsi"/>
          <w:color w:val="000000"/>
        </w:rPr>
        <w:t>for reliable</w:t>
      </w:r>
      <w:r w:rsidR="00F9273E" w:rsidRPr="00F9273E">
        <w:rPr>
          <w:rFonts w:asciiTheme="majorHAnsi" w:hAnsiTheme="majorHAnsi"/>
          <w:color w:val="000000"/>
        </w:rPr>
        <w:t xml:space="preserve"> </w:t>
      </w:r>
      <w:r w:rsidR="0057179A">
        <w:rPr>
          <w:rFonts w:asciiTheme="majorHAnsi" w:hAnsiTheme="majorHAnsi"/>
          <w:color w:val="000000"/>
        </w:rPr>
        <w:t xml:space="preserve">solar irradiance calculations, </w:t>
      </w:r>
      <w:r w:rsidR="00F9273E" w:rsidRPr="00F9273E">
        <w:rPr>
          <w:rFonts w:asciiTheme="majorHAnsi" w:hAnsiTheme="majorHAnsi"/>
          <w:color w:val="000000"/>
        </w:rPr>
        <w:t xml:space="preserve">the processed facular brightening </w:t>
      </w:r>
      <w:r w:rsidR="00373659">
        <w:rPr>
          <w:rFonts w:asciiTheme="majorHAnsi" w:hAnsiTheme="majorHAnsi"/>
          <w:color w:val="000000"/>
        </w:rPr>
        <w:t xml:space="preserve">and </w:t>
      </w:r>
      <w:r w:rsidR="00373659" w:rsidRPr="00F9273E">
        <w:rPr>
          <w:rFonts w:asciiTheme="majorHAnsi" w:hAnsiTheme="majorHAnsi"/>
          <w:color w:val="000000"/>
        </w:rPr>
        <w:t xml:space="preserve">sunspot darkening </w:t>
      </w:r>
      <w:r w:rsidR="00F9273E" w:rsidRPr="00F9273E">
        <w:rPr>
          <w:rFonts w:asciiTheme="majorHAnsi" w:hAnsiTheme="majorHAnsi"/>
          <w:color w:val="000000"/>
        </w:rPr>
        <w:t xml:space="preserve">time series </w:t>
      </w:r>
      <w:r w:rsidR="002607E2">
        <w:rPr>
          <w:rFonts w:asciiTheme="majorHAnsi" w:hAnsiTheme="majorHAnsi"/>
          <w:color w:val="000000"/>
        </w:rPr>
        <w:t xml:space="preserve">(e.g., Figure 2) </w:t>
      </w:r>
      <w:r w:rsidR="00F9273E" w:rsidRPr="00F9273E">
        <w:rPr>
          <w:rFonts w:asciiTheme="majorHAnsi" w:hAnsiTheme="majorHAnsi"/>
          <w:color w:val="000000"/>
        </w:rPr>
        <w:t>used in the algorithm are output</w:t>
      </w:r>
      <w:r w:rsidR="0057179A">
        <w:rPr>
          <w:rFonts w:asciiTheme="majorHAnsi" w:hAnsiTheme="majorHAnsi"/>
          <w:color w:val="000000"/>
        </w:rPr>
        <w:t xml:space="preserve"> to a separate file, to facilitat</w:t>
      </w:r>
      <w:r w:rsidR="00F9273E" w:rsidRPr="00F9273E">
        <w:rPr>
          <w:rFonts w:asciiTheme="majorHAnsi" w:hAnsiTheme="majorHAnsi"/>
          <w:color w:val="000000"/>
        </w:rPr>
        <w:t xml:space="preserve">e validation with </w:t>
      </w:r>
      <w:r w:rsidR="007E00EB">
        <w:rPr>
          <w:rFonts w:asciiTheme="majorHAnsi" w:hAnsiTheme="majorHAnsi"/>
          <w:color w:val="000000"/>
        </w:rPr>
        <w:t>independent datasets.</w:t>
      </w:r>
      <w:r w:rsidR="00962545" w:rsidRPr="00962545">
        <w:rPr>
          <w:noProof/>
        </w:rPr>
        <w:t xml:space="preserve"> </w:t>
      </w:r>
    </w:p>
    <w:p w14:paraId="2B45F726" w14:textId="2DF1EE05" w:rsidR="006A7DEB" w:rsidRDefault="006A7DEB" w:rsidP="007E00EB">
      <w:pPr>
        <w:pStyle w:val="CDRBodyText"/>
        <w:ind w:firstLine="0"/>
        <w:rPr>
          <w:rFonts w:asciiTheme="majorHAnsi" w:hAnsiTheme="majorHAnsi"/>
          <w:color w:val="008000"/>
        </w:rPr>
      </w:pPr>
    </w:p>
    <w:p w14:paraId="36274572" w14:textId="1DD89001" w:rsidR="006A7DEB" w:rsidRDefault="006A7DEB" w:rsidP="007E00EB">
      <w:pPr>
        <w:pStyle w:val="CDRBodyText"/>
        <w:ind w:firstLine="0"/>
        <w:rPr>
          <w:rFonts w:asciiTheme="majorHAnsi" w:hAnsiTheme="majorHAnsi"/>
          <w:color w:val="008000"/>
        </w:rPr>
      </w:pPr>
    </w:p>
    <w:p w14:paraId="1B9FFBAF" w14:textId="3942846A" w:rsidR="006A7DEB" w:rsidRDefault="006A7DEB" w:rsidP="007E00EB">
      <w:pPr>
        <w:pStyle w:val="CDRBodyText"/>
        <w:ind w:firstLine="0"/>
        <w:rPr>
          <w:rFonts w:asciiTheme="majorHAnsi" w:hAnsiTheme="majorHAnsi"/>
          <w:color w:val="008000"/>
        </w:rPr>
      </w:pPr>
    </w:p>
    <w:p w14:paraId="6387372C" w14:textId="4EB44410" w:rsidR="006A7DEB" w:rsidRDefault="006A7DEB" w:rsidP="007E00EB">
      <w:pPr>
        <w:pStyle w:val="CDRBodyText"/>
        <w:ind w:firstLine="0"/>
        <w:rPr>
          <w:rFonts w:asciiTheme="majorHAnsi" w:hAnsiTheme="majorHAnsi"/>
          <w:color w:val="008000"/>
        </w:rPr>
      </w:pPr>
    </w:p>
    <w:p w14:paraId="555C8194" w14:textId="7573FF45" w:rsidR="006A7DEB" w:rsidRDefault="006A7DEB" w:rsidP="007E00EB">
      <w:pPr>
        <w:pStyle w:val="CDRBodyText"/>
        <w:ind w:firstLine="0"/>
        <w:rPr>
          <w:rFonts w:asciiTheme="majorHAnsi" w:hAnsiTheme="majorHAnsi"/>
          <w:color w:val="008000"/>
        </w:rPr>
      </w:pPr>
    </w:p>
    <w:p w14:paraId="58E3E880" w14:textId="5AE55A57" w:rsidR="006A7DEB" w:rsidRDefault="006A7DEB" w:rsidP="007E00EB">
      <w:pPr>
        <w:pStyle w:val="CDRBodyText"/>
        <w:ind w:firstLine="0"/>
        <w:rPr>
          <w:rFonts w:asciiTheme="majorHAnsi" w:hAnsiTheme="majorHAnsi"/>
          <w:color w:val="008000"/>
        </w:rPr>
      </w:pPr>
    </w:p>
    <w:p w14:paraId="3A5B5942" w14:textId="11DCE17B" w:rsidR="006A7DEB" w:rsidRDefault="006A7DEB" w:rsidP="007E00EB">
      <w:pPr>
        <w:pStyle w:val="CDRBodyText"/>
        <w:ind w:firstLine="0"/>
        <w:rPr>
          <w:rFonts w:asciiTheme="majorHAnsi" w:hAnsiTheme="majorHAnsi"/>
          <w:color w:val="008000"/>
        </w:rPr>
      </w:pPr>
    </w:p>
    <w:p w14:paraId="5D7BFBE3" w14:textId="07FF2C74" w:rsidR="006A7DEB" w:rsidRDefault="006A7DEB" w:rsidP="007E00EB">
      <w:pPr>
        <w:pStyle w:val="CDRBodyText"/>
        <w:ind w:firstLine="0"/>
        <w:rPr>
          <w:rFonts w:asciiTheme="majorHAnsi" w:hAnsiTheme="majorHAnsi"/>
          <w:color w:val="008000"/>
        </w:rPr>
      </w:pPr>
    </w:p>
    <w:p w14:paraId="787B152B" w14:textId="6E16F799" w:rsidR="006A7DEB" w:rsidRDefault="006A7DEB" w:rsidP="007E00EB">
      <w:pPr>
        <w:pStyle w:val="CDRBodyText"/>
        <w:ind w:firstLine="0"/>
        <w:rPr>
          <w:rFonts w:asciiTheme="majorHAnsi" w:hAnsiTheme="majorHAnsi"/>
          <w:color w:val="008000"/>
        </w:rPr>
      </w:pPr>
      <w:r>
        <w:rPr>
          <w:noProof/>
        </w:rPr>
        <mc:AlternateContent>
          <mc:Choice Requires="wps">
            <w:drawing>
              <wp:anchor distT="0" distB="0" distL="114300" distR="114300" simplePos="0" relativeHeight="251712512" behindDoc="0" locked="0" layoutInCell="1" allowOverlap="1" wp14:anchorId="547B3C1E" wp14:editId="0542DC6F">
                <wp:simplePos x="0" y="0"/>
                <wp:positionH relativeFrom="column">
                  <wp:posOffset>420370</wp:posOffset>
                </wp:positionH>
                <wp:positionV relativeFrom="paragraph">
                  <wp:posOffset>661670</wp:posOffset>
                </wp:positionV>
                <wp:extent cx="2583180" cy="590550"/>
                <wp:effectExtent l="0" t="0" r="7620" b="0"/>
                <wp:wrapSquare wrapText="bothSides"/>
                <wp:docPr id="20" name="Text Box 20"/>
                <wp:cNvGraphicFramePr/>
                <a:graphic xmlns:a="http://schemas.openxmlformats.org/drawingml/2006/main">
                  <a:graphicData uri="http://schemas.microsoft.com/office/word/2010/wordprocessingShape">
                    <wps:wsp>
                      <wps:cNvSpPr txBox="1"/>
                      <wps:spPr>
                        <a:xfrm>
                          <a:off x="0" y="0"/>
                          <a:ext cx="2583180" cy="59055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05A19C81" w14:textId="77777777" w:rsidR="00BD4413" w:rsidRPr="00495559" w:rsidRDefault="00BD4413" w:rsidP="00962545">
                            <w:pPr>
                              <w:pStyle w:val="Caption"/>
                              <w:tabs>
                                <w:tab w:val="left" w:pos="4050"/>
                              </w:tabs>
                              <w:ind w:left="180" w:right="18"/>
                              <w:jc w:val="left"/>
                              <w:rPr>
                                <w:rFonts w:asciiTheme="majorHAnsi" w:eastAsia="Times New Roman" w:hAnsiTheme="majorHAnsi" w:cs="Arial"/>
                                <w:b/>
                                <w:noProof/>
                                <w:color w:val="008000"/>
                              </w:rPr>
                            </w:pPr>
                            <w:r w:rsidRPr="00495559">
                              <w:rPr>
                                <w:b/>
                              </w:rPr>
                              <w:t>Figure 7 Spectral irradiance in broad wavelength bands reconstructed with the NRLSSI2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0" o:spid="_x0000_s1030" type="#_x0000_t202" style="position:absolute;margin-left:33.1pt;margin-top:52.1pt;width:203.4pt;height:46.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" stroked="f">
                <v:textbox style="mso-fit-shape-to-text:t" inset="0,0,0,0">
                  <w:txbxContent>
                    <w:p w14:paraId="05A19C81" w14:textId="77777777" w:rsidR="00CB2327" w:rsidRPr="00495559" w:rsidRDefault="00CB2327" w:rsidP="00962545">
                      <w:pPr>
                        <w:pStyle w:val="Caption"/>
                        <w:tabs>
                          <w:tab w:val="left" w:pos="4050"/>
                        </w:tabs>
                        <w:ind w:left="180" w:right="18"/>
                        <w:jc w:val="left"/>
                        <w:rPr>
                          <w:rFonts w:asciiTheme="majorHAnsi" w:eastAsia="Times New Roman" w:hAnsiTheme="majorHAnsi" w:cs="Arial"/>
                          <w:b/>
                          <w:noProof/>
                          <w:color w:val="008000"/>
                        </w:rPr>
                      </w:pPr>
                      <w:r w:rsidRPr="00495559">
                        <w:rPr>
                          <w:b/>
                        </w:rPr>
                        <w:t>Figure 7 Spectral irradiance in broad wavelength bands reconstructed with the NRLSSI2 model.</w:t>
                      </w:r>
                    </w:p>
                  </w:txbxContent>
                </v:textbox>
                <w10:wrap type="square"/>
              </v:shape>
            </w:pict>
          </mc:Fallback>
        </mc:AlternateContent>
      </w:r>
    </w:p>
    <w:p w14:paraId="0C32F8AD" w14:textId="0225AAF6" w:rsidR="00BD508F" w:rsidRPr="008D7BE0" w:rsidRDefault="00FB0A5A" w:rsidP="007E00EB">
      <w:pPr>
        <w:pStyle w:val="CDRBodyText"/>
        <w:ind w:firstLine="0"/>
        <w:rPr>
          <w:rFonts w:asciiTheme="majorHAnsi" w:hAnsiTheme="majorHAnsi"/>
          <w:color w:val="008000"/>
        </w:rPr>
      </w:pPr>
      <w:r>
        <w:rPr>
          <w:noProof/>
        </w:rPr>
        <mc:AlternateContent>
          <mc:Choice Requires="wps">
            <w:drawing>
              <wp:anchor distT="0" distB="0" distL="114300" distR="114300" simplePos="0" relativeHeight="251710464" behindDoc="0" locked="0" layoutInCell="1" allowOverlap="1" wp14:anchorId="67117D89" wp14:editId="2149B7AB">
                <wp:simplePos x="0" y="0"/>
                <wp:positionH relativeFrom="column">
                  <wp:posOffset>-2724150</wp:posOffset>
                </wp:positionH>
                <wp:positionV relativeFrom="paragraph">
                  <wp:posOffset>255270</wp:posOffset>
                </wp:positionV>
                <wp:extent cx="2794000" cy="736600"/>
                <wp:effectExtent l="0" t="0" r="0" b="0"/>
                <wp:wrapSquare wrapText="bothSides"/>
                <wp:docPr id="18" name="Text Box 18"/>
                <wp:cNvGraphicFramePr/>
                <a:graphic xmlns:a="http://schemas.openxmlformats.org/drawingml/2006/main">
                  <a:graphicData uri="http://schemas.microsoft.com/office/word/2010/wordprocessingShape">
                    <wps:wsp>
                      <wps:cNvSpPr txBox="1"/>
                      <wps:spPr>
                        <a:xfrm>
                          <a:off x="0" y="0"/>
                          <a:ext cx="2794000" cy="73660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0A5FE2B4" w14:textId="0695E6C9" w:rsidR="00BD4413" w:rsidRPr="00495559" w:rsidRDefault="00BD4413" w:rsidP="00962545">
                            <w:pPr>
                              <w:pStyle w:val="Caption"/>
                              <w:tabs>
                                <w:tab w:val="left" w:pos="4050"/>
                              </w:tabs>
                              <w:ind w:left="0" w:right="350"/>
                              <w:jc w:val="left"/>
                              <w:rPr>
                                <w:rFonts w:asciiTheme="majorHAnsi" w:eastAsia="Times New Roman" w:hAnsiTheme="majorHAnsi" w:cs="Arial"/>
                                <w:b/>
                                <w:noProof/>
                                <w:color w:val="008000"/>
                              </w:rPr>
                            </w:pPr>
                            <w:r w:rsidRPr="00495559">
                              <w:rPr>
                                <w:b/>
                              </w:rPr>
                              <w:t>Figure 6 Total solar irradiance reconstructed with the NRLTSI2 model (upper), and the corresponding facular and sunspot contributions (lower).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18" o:spid="_x0000_s1031" type="#_x0000_t202" style="position:absolute;margin-left:-214.5pt;margin-top:20.1pt;width:220pt;height:58pt;z-index:251710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" stroked="f">
                <v:textbox style="mso-fit-shape-to-text:t" inset="0,0,0,0">
                  <w:txbxContent>
                    <w:p w14:paraId="0A5FE2B4" w14:textId="0695E6C9" w:rsidR="00CB2327" w:rsidRPr="00495559" w:rsidRDefault="00CB2327" w:rsidP="00962545">
                      <w:pPr>
                        <w:pStyle w:val="Caption"/>
                        <w:tabs>
                          <w:tab w:val="left" w:pos="4050"/>
                        </w:tabs>
                        <w:ind w:left="0" w:right="350"/>
                        <w:jc w:val="left"/>
                        <w:rPr>
                          <w:rFonts w:asciiTheme="majorHAnsi" w:eastAsia="Times New Roman" w:hAnsiTheme="majorHAnsi" w:cs="Arial"/>
                          <w:b/>
                          <w:noProof/>
                          <w:color w:val="008000"/>
                        </w:rPr>
                      </w:pPr>
                      <w:r w:rsidRPr="00495559">
                        <w:rPr>
                          <w:b/>
                        </w:rPr>
                        <w:t>Figure 6 Total solar irradiance reconstructed with the NRLTSI2 model (upper), and the corresponding facular and sunspot contributions (lower).</w:t>
                      </w:r>
                    </w:p>
                  </w:txbxContent>
                </v:textbox>
                <w10:wrap type="square"/>
              </v:shape>
            </w:pict>
          </mc:Fallback>
        </mc:AlternateContent>
      </w:r>
    </w:p>
    <w:p w14:paraId="41829A6E" w14:textId="1D881ADC" w:rsidR="00C67F5A" w:rsidRPr="00AB2930" w:rsidRDefault="00C67F5A" w:rsidP="00C67F5A">
      <w:pPr>
        <w:pStyle w:val="CDRHeading3"/>
      </w:pPr>
      <w:bookmarkStart w:id="28" w:name="_Toc269030684"/>
      <w:r w:rsidRPr="00AB2930">
        <w:t>Forward Models</w:t>
      </w:r>
      <w:bookmarkEnd w:id="28"/>
    </w:p>
    <w:p w14:paraId="1E592B35" w14:textId="2C9995F0" w:rsidR="00C67F5A" w:rsidRDefault="00C67F5A" w:rsidP="00F152F4">
      <w:pPr>
        <w:pStyle w:val="CDRBodyText"/>
        <w:ind w:firstLine="0"/>
        <w:rPr>
          <w:color w:val="000000"/>
        </w:rPr>
      </w:pPr>
      <w:r w:rsidRPr="00151F89">
        <w:rPr>
          <w:color w:val="000000"/>
        </w:rPr>
        <w:t>Not applicable.</w:t>
      </w:r>
    </w:p>
    <w:p w14:paraId="222DBBB1" w14:textId="20A463FB" w:rsidR="00500A52" w:rsidRPr="00F13548" w:rsidRDefault="00F152F4" w:rsidP="00500A52">
      <w:pPr>
        <w:pStyle w:val="CDRHeading2"/>
        <w:rPr>
          <w:szCs w:val="36"/>
        </w:rPr>
      </w:pPr>
      <w:bookmarkStart w:id="29" w:name="_Toc269030685"/>
      <w:bookmarkStart w:id="30" w:name="_Ref270152679"/>
      <w:r w:rsidRPr="00F13548">
        <w:rPr>
          <w:szCs w:val="36"/>
        </w:rPr>
        <w:t>Theoretical Description</w:t>
      </w:r>
      <w:bookmarkEnd w:id="29"/>
      <w:bookmarkEnd w:id="30"/>
    </w:p>
    <w:p w14:paraId="45DFB09E" w14:textId="21A19461" w:rsidR="0071601F" w:rsidRPr="0071601F" w:rsidRDefault="00FE0672" w:rsidP="0071601F">
      <w:pPr>
        <w:pStyle w:val="CDRBodyText"/>
        <w:ind w:firstLine="0"/>
        <w:rPr>
          <w:rFonts w:asciiTheme="majorHAnsi" w:hAnsiTheme="majorHAnsi"/>
        </w:rPr>
      </w:pPr>
      <w:r>
        <w:rPr>
          <w:rFonts w:asciiTheme="majorHAnsi" w:hAnsiTheme="majorHAnsi"/>
        </w:rPr>
        <w:t>The</w:t>
      </w:r>
      <w:r w:rsidR="0071601F" w:rsidRPr="00C31CE8">
        <w:rPr>
          <w:rFonts w:asciiTheme="majorHAnsi" w:hAnsiTheme="majorHAnsi"/>
        </w:rPr>
        <w:t xml:space="preserve"> overall approach </w:t>
      </w:r>
      <w:r w:rsidR="0071601F">
        <w:rPr>
          <w:rFonts w:asciiTheme="majorHAnsi" w:hAnsiTheme="majorHAnsi"/>
        </w:rPr>
        <w:t xml:space="preserve">of the Solar Irradiance Climate Data record algorithm </w:t>
      </w:r>
      <w:r w:rsidR="0071601F" w:rsidRPr="00C31CE8">
        <w:rPr>
          <w:rFonts w:asciiTheme="majorHAnsi" w:hAnsiTheme="majorHAnsi"/>
        </w:rPr>
        <w:t>builds on, and advances, the NRLTSI and NRLSSI models, as described in Lean (2000), Lean et al</w:t>
      </w:r>
      <w:r>
        <w:rPr>
          <w:rFonts w:asciiTheme="majorHAnsi" w:hAnsiTheme="majorHAnsi"/>
        </w:rPr>
        <w:t>.</w:t>
      </w:r>
      <w:r w:rsidR="0071601F" w:rsidRPr="00C31CE8">
        <w:rPr>
          <w:rFonts w:asciiTheme="majorHAnsi" w:hAnsiTheme="majorHAnsi"/>
        </w:rPr>
        <w:t xml:space="preserve"> (2005) and </w:t>
      </w:r>
      <w:r w:rsidR="0071601F">
        <w:rPr>
          <w:rFonts w:asciiTheme="majorHAnsi" w:hAnsiTheme="majorHAnsi"/>
        </w:rPr>
        <w:lastRenderedPageBreak/>
        <w:t xml:space="preserve">summarized in </w:t>
      </w:r>
      <w:r w:rsidR="0071601F" w:rsidRPr="00C31CE8">
        <w:rPr>
          <w:rFonts w:asciiTheme="majorHAnsi" w:hAnsiTheme="majorHAnsi"/>
        </w:rPr>
        <w:t xml:space="preserve">Lean and Woods (2010). </w:t>
      </w:r>
      <w:r w:rsidR="0071601F">
        <w:rPr>
          <w:rFonts w:asciiTheme="majorHAnsi" w:hAnsiTheme="majorHAnsi"/>
        </w:rPr>
        <w:t>D</w:t>
      </w:r>
      <w:r w:rsidR="0071601F" w:rsidRPr="00C31CE8">
        <w:rPr>
          <w:rFonts w:asciiTheme="majorHAnsi" w:hAnsiTheme="majorHAnsi"/>
        </w:rPr>
        <w:t xml:space="preserve">eveloped </w:t>
      </w:r>
      <w:r w:rsidR="00645A7C">
        <w:rPr>
          <w:rFonts w:asciiTheme="majorHAnsi" w:hAnsiTheme="majorHAnsi"/>
        </w:rPr>
        <w:t xml:space="preserve">over a decade ago, </w:t>
      </w:r>
      <w:r w:rsidR="0071601F" w:rsidRPr="00C31CE8">
        <w:rPr>
          <w:rFonts w:asciiTheme="majorHAnsi" w:hAnsiTheme="majorHAnsi"/>
        </w:rPr>
        <w:t xml:space="preserve">prior to the </w:t>
      </w:r>
      <w:r w:rsidR="0071601F">
        <w:rPr>
          <w:rFonts w:asciiTheme="majorHAnsi" w:hAnsiTheme="majorHAnsi"/>
        </w:rPr>
        <w:t xml:space="preserve">launch of the </w:t>
      </w:r>
      <w:r w:rsidR="00EA0B8B" w:rsidRPr="00082272">
        <w:rPr>
          <w:rFonts w:asciiTheme="majorHAnsi" w:hAnsiTheme="majorHAnsi"/>
        </w:rPr>
        <w:t>Solar Radiation and Climate Experiment (SORCE) spac</w:t>
      </w:r>
      <w:r w:rsidR="00524281">
        <w:rPr>
          <w:rFonts w:asciiTheme="majorHAnsi" w:hAnsiTheme="majorHAnsi"/>
        </w:rPr>
        <w:t>ecraft (Rottman et al.,</w:t>
      </w:r>
      <w:r w:rsidR="00EA0B8B">
        <w:rPr>
          <w:rFonts w:asciiTheme="majorHAnsi" w:hAnsiTheme="majorHAnsi"/>
        </w:rPr>
        <w:t xml:space="preserve"> 2005)</w:t>
      </w:r>
      <w:r w:rsidR="0071601F">
        <w:rPr>
          <w:rFonts w:asciiTheme="majorHAnsi" w:hAnsiTheme="majorHAnsi"/>
        </w:rPr>
        <w:t>, t</w:t>
      </w:r>
      <w:r w:rsidR="00645A7C">
        <w:rPr>
          <w:rFonts w:asciiTheme="majorHAnsi" w:hAnsiTheme="majorHAnsi"/>
        </w:rPr>
        <w:t>he NRLTSI and NRLSSI solar irradiance var</w:t>
      </w:r>
      <w:r w:rsidR="0071601F" w:rsidRPr="00C31CE8">
        <w:rPr>
          <w:rFonts w:asciiTheme="majorHAnsi" w:hAnsiTheme="majorHAnsi"/>
        </w:rPr>
        <w:t xml:space="preserve">iability models </w:t>
      </w:r>
      <w:r w:rsidR="0071601F">
        <w:rPr>
          <w:rFonts w:asciiTheme="majorHAnsi" w:hAnsiTheme="majorHAnsi"/>
        </w:rPr>
        <w:t>have been widely used for a variety of model simulations of climate and atmospheric change, including for the IPCC reports</w:t>
      </w:r>
      <w:r w:rsidR="00167158">
        <w:rPr>
          <w:rFonts w:asciiTheme="majorHAnsi" w:hAnsiTheme="majorHAnsi"/>
        </w:rPr>
        <w:t xml:space="preserve"> (e.g., Schmidt et al., 2011)</w:t>
      </w:r>
      <w:r w:rsidR="00DE7C2F">
        <w:rPr>
          <w:rFonts w:asciiTheme="majorHAnsi" w:hAnsiTheme="majorHAnsi"/>
        </w:rPr>
        <w:t>, and compared as well with other solar spectral irradiance variability models (Thuiller et al., 2013).</w:t>
      </w:r>
    </w:p>
    <w:p w14:paraId="4F863344" w14:textId="47572C16" w:rsidR="00500A52" w:rsidRPr="00500A52" w:rsidRDefault="00500A52" w:rsidP="00500A52">
      <w:pPr>
        <w:pStyle w:val="CDRGuidance"/>
        <w:rPr>
          <w:b/>
          <w:sz w:val="28"/>
          <w:szCs w:val="28"/>
        </w:rPr>
      </w:pPr>
      <w:r>
        <w:rPr>
          <w:b/>
          <w:sz w:val="28"/>
          <w:szCs w:val="28"/>
        </w:rPr>
        <w:t>Original NRLTSI and NRLSSI</w:t>
      </w:r>
      <w:r w:rsidRPr="00500A52">
        <w:rPr>
          <w:b/>
          <w:sz w:val="28"/>
          <w:szCs w:val="28"/>
        </w:rPr>
        <w:t xml:space="preserve"> Models</w:t>
      </w:r>
    </w:p>
    <w:p w14:paraId="4FF365A6" w14:textId="30AF6C6B" w:rsidR="00500A52" w:rsidRDefault="00500A52" w:rsidP="00500A52">
      <w:pPr>
        <w:pStyle w:val="CDRBodyText"/>
        <w:ind w:firstLine="0"/>
        <w:rPr>
          <w:rFonts w:asciiTheme="majorHAnsi" w:hAnsiTheme="majorHAnsi"/>
        </w:rPr>
      </w:pPr>
      <w:r w:rsidRPr="00082272">
        <w:rPr>
          <w:rFonts w:asciiTheme="majorHAnsi" w:hAnsiTheme="majorHAnsi"/>
        </w:rPr>
        <w:t xml:space="preserve">The NRLTSI model was </w:t>
      </w:r>
      <w:r w:rsidR="00645A7C">
        <w:rPr>
          <w:rFonts w:asciiTheme="majorHAnsi" w:hAnsiTheme="majorHAnsi"/>
        </w:rPr>
        <w:t>formulated</w:t>
      </w:r>
      <w:r w:rsidRPr="00082272">
        <w:rPr>
          <w:rFonts w:asciiTheme="majorHAnsi" w:hAnsiTheme="majorHAnsi"/>
        </w:rPr>
        <w:t xml:space="preserve"> using a composite of total solar irradiance constructed by Fröhlich and Lean (2004), </w:t>
      </w:r>
      <w:r w:rsidR="00645A7C">
        <w:rPr>
          <w:rFonts w:asciiTheme="majorHAnsi" w:hAnsiTheme="majorHAnsi"/>
        </w:rPr>
        <w:t xml:space="preserve">by combining </w:t>
      </w:r>
      <w:r w:rsidRPr="00082272">
        <w:rPr>
          <w:rFonts w:asciiTheme="majorHAnsi" w:hAnsiTheme="majorHAnsi"/>
        </w:rPr>
        <w:t>observations made by Nimbus 7, ACRIM on SMM and UARS and PMOD on SOHO. The NRL</w:t>
      </w:r>
      <w:r w:rsidR="00EA0B8B">
        <w:rPr>
          <w:rFonts w:asciiTheme="majorHAnsi" w:hAnsiTheme="majorHAnsi"/>
        </w:rPr>
        <w:t xml:space="preserve">SSI model was constructed for wavelengths less than </w:t>
      </w:r>
      <w:r w:rsidRPr="00082272">
        <w:rPr>
          <w:rFonts w:asciiTheme="majorHAnsi" w:hAnsiTheme="majorHAnsi"/>
        </w:rPr>
        <w:t xml:space="preserve">400 nm from a linear association of </w:t>
      </w:r>
      <w:r w:rsidR="00645A7C">
        <w:rPr>
          <w:rFonts w:asciiTheme="majorHAnsi" w:hAnsiTheme="majorHAnsi"/>
        </w:rPr>
        <w:t>spectral irradiance variations observed</w:t>
      </w:r>
      <w:r w:rsidR="00645A7C" w:rsidRPr="00082272">
        <w:rPr>
          <w:rFonts w:asciiTheme="majorHAnsi" w:hAnsiTheme="majorHAnsi"/>
        </w:rPr>
        <w:t xml:space="preserve"> by the Solar Stellar Irradiance Comparison Experiment (SOLSTICE, Rottman, 2000), </w:t>
      </w:r>
      <w:r w:rsidRPr="00082272">
        <w:rPr>
          <w:rFonts w:asciiTheme="majorHAnsi" w:hAnsiTheme="majorHAnsi"/>
        </w:rPr>
        <w:t>relative to a reference spectrum</w:t>
      </w:r>
      <w:r w:rsidR="00645A7C">
        <w:rPr>
          <w:rFonts w:asciiTheme="majorHAnsi" w:hAnsiTheme="majorHAnsi"/>
        </w:rPr>
        <w:t xml:space="preserve"> (</w:t>
      </w:r>
      <w:r w:rsidR="00645A7C" w:rsidRPr="00082272">
        <w:rPr>
          <w:rFonts w:asciiTheme="majorHAnsi" w:hAnsiTheme="majorHAnsi"/>
        </w:rPr>
        <w:t>the average SOLSTICE spectrum during the UARS time period),</w:t>
      </w:r>
      <w:r w:rsidRPr="00082272">
        <w:rPr>
          <w:rFonts w:asciiTheme="majorHAnsi" w:hAnsiTheme="majorHAnsi"/>
        </w:rPr>
        <w:t xml:space="preserve"> with corresponding changes in facular brightening and sunspot darkening, also relative to their respective reference values. </w:t>
      </w:r>
    </w:p>
    <w:p w14:paraId="478F7509" w14:textId="05092587" w:rsidR="00500A52" w:rsidRDefault="00645A7C" w:rsidP="00500A52">
      <w:pPr>
        <w:pStyle w:val="CDRBodyText"/>
        <w:ind w:firstLine="0"/>
        <w:rPr>
          <w:rFonts w:asciiTheme="majorHAnsi" w:hAnsiTheme="majorHAnsi"/>
        </w:rPr>
      </w:pPr>
      <w:r>
        <w:rPr>
          <w:rFonts w:asciiTheme="majorHAnsi" w:hAnsiTheme="majorHAnsi"/>
        </w:rPr>
        <w:t>Lacking</w:t>
      </w:r>
      <w:r w:rsidR="00500A52" w:rsidRPr="00082272">
        <w:rPr>
          <w:rFonts w:asciiTheme="majorHAnsi" w:hAnsiTheme="majorHAnsi"/>
        </w:rPr>
        <w:t xml:space="preserve"> observations of solar spectral irradiance variability at wavelengths longer than ~400 nm, NRLSSI’</w:t>
      </w:r>
      <w:r w:rsidR="00401A5B">
        <w:rPr>
          <w:rFonts w:asciiTheme="majorHAnsi" w:hAnsiTheme="majorHAnsi"/>
        </w:rPr>
        <w:t xml:space="preserve">s spectral irradiance </w:t>
      </w:r>
      <w:r w:rsidR="00EA0B8B">
        <w:rPr>
          <w:rFonts w:asciiTheme="majorHAnsi" w:hAnsiTheme="majorHAnsi"/>
        </w:rPr>
        <w:t>variations in the visible and infrared spectral regions</w:t>
      </w:r>
      <w:r w:rsidR="00500A52" w:rsidRPr="00082272">
        <w:rPr>
          <w:rFonts w:asciiTheme="majorHAnsi" w:hAnsiTheme="majorHAnsi"/>
        </w:rPr>
        <w:t xml:space="preserve"> </w:t>
      </w:r>
      <w:r w:rsidR="00EA0B8B">
        <w:rPr>
          <w:rFonts w:asciiTheme="majorHAnsi" w:hAnsiTheme="majorHAnsi"/>
        </w:rPr>
        <w:t>were</w:t>
      </w:r>
      <w:r w:rsidR="00500A52" w:rsidRPr="00082272">
        <w:rPr>
          <w:rFonts w:asciiTheme="majorHAnsi" w:hAnsiTheme="majorHAnsi"/>
        </w:rPr>
        <w:t xml:space="preserve"> determined from the wavelength-dependence of the sunspot and facular contributions, according to their respective </w:t>
      </w:r>
      <w:r w:rsidR="00FE0672">
        <w:rPr>
          <w:rFonts w:asciiTheme="majorHAnsi" w:hAnsiTheme="majorHAnsi"/>
        </w:rPr>
        <w:t xml:space="preserve">theoretical </w:t>
      </w:r>
      <w:r w:rsidR="00500A52" w:rsidRPr="00082272">
        <w:rPr>
          <w:rFonts w:asciiTheme="majorHAnsi" w:hAnsiTheme="majorHAnsi"/>
        </w:rPr>
        <w:t>contrasts (ratio of emission to the backg</w:t>
      </w:r>
      <w:r w:rsidR="00500A52">
        <w:rPr>
          <w:rFonts w:asciiTheme="majorHAnsi" w:hAnsiTheme="majorHAnsi"/>
        </w:rPr>
        <w:t>round quiet solar atmosphere)</w:t>
      </w:r>
      <w:r w:rsidR="00F334A6">
        <w:rPr>
          <w:rFonts w:asciiTheme="majorHAnsi" w:hAnsiTheme="majorHAnsi"/>
        </w:rPr>
        <w:t xml:space="preserve"> determined in a theoretical solar atmosphere model (Unruh et al., 2000)</w:t>
      </w:r>
      <w:r w:rsidR="00382AF9">
        <w:rPr>
          <w:rFonts w:asciiTheme="majorHAnsi" w:hAnsiTheme="majorHAnsi"/>
        </w:rPr>
        <w:t xml:space="preserve">. </w:t>
      </w:r>
      <w:r>
        <w:rPr>
          <w:rFonts w:asciiTheme="majorHAnsi" w:hAnsiTheme="majorHAnsi"/>
        </w:rPr>
        <w:t>F</w:t>
      </w:r>
      <w:r w:rsidR="00382AF9">
        <w:rPr>
          <w:rFonts w:asciiTheme="majorHAnsi" w:hAnsiTheme="majorHAnsi"/>
        </w:rPr>
        <w:t xml:space="preserve">or </w:t>
      </w:r>
      <w:r>
        <w:rPr>
          <w:rFonts w:asciiTheme="majorHAnsi" w:hAnsiTheme="majorHAnsi"/>
        </w:rPr>
        <w:t>the quiet irradiance spectrum</w:t>
      </w:r>
      <w:r w:rsidR="00500A52" w:rsidRPr="00082272">
        <w:rPr>
          <w:rFonts w:asciiTheme="majorHAnsi" w:hAnsiTheme="majorHAnsi"/>
        </w:rPr>
        <w:t xml:space="preserve"> </w:t>
      </w:r>
      <w:r>
        <w:rPr>
          <w:rFonts w:asciiTheme="majorHAnsi" w:hAnsiTheme="majorHAnsi"/>
        </w:rPr>
        <w:t>a</w:t>
      </w:r>
      <w:r w:rsidR="00500A52" w:rsidRPr="00082272">
        <w:rPr>
          <w:rFonts w:asciiTheme="majorHAnsi" w:hAnsiTheme="majorHAnsi"/>
        </w:rPr>
        <w:t xml:space="preserve"> composite </w:t>
      </w:r>
      <w:r>
        <w:rPr>
          <w:rFonts w:asciiTheme="majorHAnsi" w:hAnsiTheme="majorHAnsi"/>
        </w:rPr>
        <w:t xml:space="preserve">was </w:t>
      </w:r>
      <w:r w:rsidR="00500A52" w:rsidRPr="00082272">
        <w:rPr>
          <w:rFonts w:asciiTheme="majorHAnsi" w:hAnsiTheme="majorHAnsi"/>
        </w:rPr>
        <w:t xml:space="preserve">compiled on a </w:t>
      </w:r>
      <w:r w:rsidR="00382AF9">
        <w:rPr>
          <w:rFonts w:asciiTheme="majorHAnsi" w:hAnsiTheme="majorHAnsi"/>
        </w:rPr>
        <w:t>1 nm</w:t>
      </w:r>
      <w:r w:rsidR="00500A52" w:rsidRPr="00082272">
        <w:rPr>
          <w:rFonts w:asciiTheme="majorHAnsi" w:hAnsiTheme="majorHAnsi"/>
        </w:rPr>
        <w:t xml:space="preserve"> grid from space-based observations m</w:t>
      </w:r>
      <w:r w:rsidR="00382AF9">
        <w:rPr>
          <w:rFonts w:asciiTheme="majorHAnsi" w:hAnsiTheme="majorHAnsi"/>
        </w:rPr>
        <w:t xml:space="preserve">ade by SOLSTICE on UARS (from </w:t>
      </w:r>
      <w:r w:rsidR="00500A52" w:rsidRPr="00082272">
        <w:rPr>
          <w:rFonts w:asciiTheme="majorHAnsi" w:hAnsiTheme="majorHAnsi"/>
        </w:rPr>
        <w:t>12</w:t>
      </w:r>
      <w:r w:rsidR="00382AF9">
        <w:rPr>
          <w:rFonts w:asciiTheme="majorHAnsi" w:hAnsiTheme="majorHAnsi"/>
        </w:rPr>
        <w:t>0 to 401 n</w:t>
      </w:r>
      <w:r w:rsidR="00500A52" w:rsidRPr="00082272">
        <w:rPr>
          <w:rFonts w:asciiTheme="majorHAnsi" w:hAnsiTheme="majorHAnsi"/>
        </w:rPr>
        <w:t>m) and SOLSPEC on th</w:t>
      </w:r>
      <w:r w:rsidR="00382AF9">
        <w:rPr>
          <w:rFonts w:asciiTheme="majorHAnsi" w:hAnsiTheme="majorHAnsi"/>
        </w:rPr>
        <w:t>e ATLAS shuttle mis</w:t>
      </w:r>
      <w:r w:rsidR="004C02D4">
        <w:rPr>
          <w:rFonts w:asciiTheme="majorHAnsi" w:hAnsiTheme="majorHAnsi"/>
        </w:rPr>
        <w:t xml:space="preserve">sion (from </w:t>
      </w:r>
      <w:r w:rsidR="00382AF9">
        <w:rPr>
          <w:rFonts w:asciiTheme="majorHAnsi" w:hAnsiTheme="majorHAnsi"/>
        </w:rPr>
        <w:t>401 to 874 n</w:t>
      </w:r>
      <w:r w:rsidR="00500A52" w:rsidRPr="00082272">
        <w:rPr>
          <w:rFonts w:asciiTheme="majorHAnsi" w:hAnsiTheme="majorHAnsi"/>
        </w:rPr>
        <w:t xml:space="preserve">m) (Thuillier et al., 1998), and a theoretical spectrum at longer wavelengths (Kurucz, 1991). The agreement among these three spectra in their regions of overlap is better than 2%, which is well within their absolute measurements uncertainties (Thuillier et al., 1998). The initially compiled composite spectrum was multiplied by 0.99 at all wavelengths to make its integral equal the independently measured total irradiance of the quiet Sun, whose most likely value </w:t>
      </w:r>
      <w:r w:rsidR="00382AF9">
        <w:rPr>
          <w:rFonts w:asciiTheme="majorHAnsi" w:hAnsiTheme="majorHAnsi"/>
        </w:rPr>
        <w:t xml:space="preserve">at that time was </w:t>
      </w:r>
      <w:r w:rsidR="00500A52" w:rsidRPr="00082272">
        <w:rPr>
          <w:rFonts w:asciiTheme="majorHAnsi" w:hAnsiTheme="majorHAnsi"/>
        </w:rPr>
        <w:t>considered to be 1365.5 Wm</w:t>
      </w:r>
      <w:r w:rsidR="00500A52" w:rsidRPr="00382AF9">
        <w:rPr>
          <w:rFonts w:asciiTheme="majorHAnsi" w:hAnsiTheme="majorHAnsi"/>
          <w:vertAlign w:val="superscript"/>
        </w:rPr>
        <w:t>-2</w:t>
      </w:r>
      <w:r w:rsidR="00500A52" w:rsidRPr="00082272">
        <w:rPr>
          <w:rFonts w:asciiTheme="majorHAnsi" w:hAnsiTheme="majorHAnsi"/>
        </w:rPr>
        <w:t xml:space="preserve">. </w:t>
      </w:r>
    </w:p>
    <w:p w14:paraId="6589AB0A" w14:textId="7E5A8828" w:rsidR="00500A52" w:rsidRPr="00082272" w:rsidRDefault="00500A52" w:rsidP="00500A52">
      <w:pPr>
        <w:pStyle w:val="CDRBodyText"/>
        <w:ind w:firstLine="0"/>
        <w:rPr>
          <w:rFonts w:asciiTheme="majorHAnsi" w:hAnsiTheme="majorHAnsi"/>
        </w:rPr>
      </w:pPr>
      <w:r w:rsidRPr="00082272">
        <w:rPr>
          <w:rFonts w:asciiTheme="majorHAnsi" w:hAnsiTheme="majorHAnsi"/>
        </w:rPr>
        <w:t>Neither Lean (2000) nor Lean et al (2005) refer explicitly to the spectral irradiance calculations, described above, as the NRLSSI model. Following the extension of the model to include the extreme ultraviolet spectrum (Lean et al., 2011), the designation NRLSSI was chosen (e</w:t>
      </w:r>
      <w:r w:rsidR="00FE0672">
        <w:rPr>
          <w:rFonts w:asciiTheme="majorHAnsi" w:hAnsiTheme="majorHAnsi"/>
        </w:rPr>
        <w:t>.</w:t>
      </w:r>
      <w:r w:rsidRPr="00082272">
        <w:rPr>
          <w:rFonts w:asciiTheme="majorHAnsi" w:hAnsiTheme="majorHAnsi"/>
        </w:rPr>
        <w:t>g</w:t>
      </w:r>
      <w:r w:rsidR="00FE0672">
        <w:rPr>
          <w:rFonts w:asciiTheme="majorHAnsi" w:hAnsiTheme="majorHAnsi"/>
        </w:rPr>
        <w:t>.,</w:t>
      </w:r>
      <w:r w:rsidRPr="00082272">
        <w:rPr>
          <w:rFonts w:asciiTheme="majorHAnsi" w:hAnsiTheme="majorHAnsi"/>
        </w:rPr>
        <w:t xml:space="preserve"> as summarized in Lean and Woods, 2010) to collectively describe an empirical capability to specify the entire solar spectral irradiance and its variability from 1 to 100,000 nm. The NRLSSI model calculates the solar spectral irradiance in 1 nm bins across the entire electromagnetic spectrum, daily since 1950, monthly since </w:t>
      </w:r>
      <w:r w:rsidR="00FE0672">
        <w:rPr>
          <w:rFonts w:asciiTheme="majorHAnsi" w:hAnsiTheme="majorHAnsi"/>
        </w:rPr>
        <w:t xml:space="preserve">1882 and annually since </w:t>
      </w:r>
      <w:commentRangeStart w:id="31"/>
      <w:r w:rsidR="00FE0672">
        <w:rPr>
          <w:rFonts w:asciiTheme="majorHAnsi" w:hAnsiTheme="majorHAnsi"/>
        </w:rPr>
        <w:t>1610</w:t>
      </w:r>
      <w:commentRangeEnd w:id="31"/>
      <w:r w:rsidR="002D7261">
        <w:rPr>
          <w:rStyle w:val="CommentReference"/>
          <w:rFonts w:ascii="Arial" w:hAnsi="Arial"/>
        </w:rPr>
        <w:commentReference w:id="31"/>
      </w:r>
      <w:r w:rsidR="00FE0672">
        <w:rPr>
          <w:rFonts w:asciiTheme="majorHAnsi" w:hAnsiTheme="majorHAnsi"/>
        </w:rPr>
        <w:t>.</w:t>
      </w:r>
      <w:r w:rsidR="00401A5B">
        <w:rPr>
          <w:rFonts w:asciiTheme="majorHAnsi" w:hAnsiTheme="majorHAnsi"/>
        </w:rPr>
        <w:t xml:space="preserve"> </w:t>
      </w:r>
    </w:p>
    <w:p w14:paraId="6D73977D" w14:textId="29358477" w:rsidR="00500A52" w:rsidRPr="00500A52" w:rsidRDefault="00500A52" w:rsidP="00500A52">
      <w:pPr>
        <w:pStyle w:val="CDRGuidance"/>
        <w:rPr>
          <w:b/>
          <w:sz w:val="28"/>
          <w:szCs w:val="28"/>
        </w:rPr>
      </w:pPr>
      <w:r w:rsidRPr="00500A52">
        <w:rPr>
          <w:b/>
          <w:sz w:val="28"/>
          <w:szCs w:val="28"/>
        </w:rPr>
        <w:t>Newly Formulated NRLTSI2 and NRLSSI2 Models</w:t>
      </w:r>
    </w:p>
    <w:p w14:paraId="06879617" w14:textId="722655F2" w:rsidR="00500A52" w:rsidRPr="00082272" w:rsidRDefault="00645A7C" w:rsidP="00500A52">
      <w:pPr>
        <w:pStyle w:val="CDRBodyText"/>
        <w:ind w:firstLine="0"/>
        <w:rPr>
          <w:rFonts w:asciiTheme="majorHAnsi" w:hAnsiTheme="majorHAnsi"/>
        </w:rPr>
      </w:pPr>
      <w:r>
        <w:rPr>
          <w:rFonts w:asciiTheme="majorHAnsi" w:hAnsiTheme="majorHAnsi"/>
        </w:rPr>
        <w:t>T</w:t>
      </w:r>
      <w:r w:rsidR="00500A52" w:rsidRPr="00082272">
        <w:rPr>
          <w:rFonts w:asciiTheme="majorHAnsi" w:hAnsiTheme="majorHAnsi"/>
        </w:rPr>
        <w:t xml:space="preserve">he </w:t>
      </w:r>
      <w:r>
        <w:rPr>
          <w:rFonts w:asciiTheme="majorHAnsi" w:hAnsiTheme="majorHAnsi"/>
        </w:rPr>
        <w:t>Solar Irradiance Monitor (</w:t>
      </w:r>
      <w:r w:rsidR="00500A52" w:rsidRPr="00082272">
        <w:rPr>
          <w:rFonts w:asciiTheme="majorHAnsi" w:hAnsiTheme="majorHAnsi"/>
        </w:rPr>
        <w:t>SIM</w:t>
      </w:r>
      <w:r>
        <w:rPr>
          <w:rFonts w:asciiTheme="majorHAnsi" w:hAnsiTheme="majorHAnsi"/>
        </w:rPr>
        <w:t>)</w:t>
      </w:r>
      <w:r w:rsidR="00500A52" w:rsidRPr="00082272">
        <w:rPr>
          <w:rFonts w:asciiTheme="majorHAnsi" w:hAnsiTheme="majorHAnsi"/>
        </w:rPr>
        <w:t xml:space="preserve"> and </w:t>
      </w:r>
      <w:r>
        <w:rPr>
          <w:rFonts w:asciiTheme="majorHAnsi" w:hAnsiTheme="majorHAnsi"/>
        </w:rPr>
        <w:t xml:space="preserve">the </w:t>
      </w:r>
      <w:r w:rsidR="00500A52" w:rsidRPr="00082272">
        <w:rPr>
          <w:rFonts w:asciiTheme="majorHAnsi" w:hAnsiTheme="majorHAnsi"/>
        </w:rPr>
        <w:t xml:space="preserve">SOLSTICE instruments </w:t>
      </w:r>
      <w:r w:rsidR="00EA0B8B">
        <w:rPr>
          <w:rFonts w:asciiTheme="majorHAnsi" w:hAnsiTheme="majorHAnsi"/>
        </w:rPr>
        <w:t>on SORCE</w:t>
      </w:r>
      <w:r>
        <w:rPr>
          <w:rFonts w:asciiTheme="majorHAnsi" w:hAnsiTheme="majorHAnsi"/>
        </w:rPr>
        <w:t xml:space="preserve"> </w:t>
      </w:r>
      <w:r w:rsidR="00500A52" w:rsidRPr="00082272">
        <w:rPr>
          <w:rFonts w:asciiTheme="majorHAnsi" w:hAnsiTheme="majorHAnsi"/>
        </w:rPr>
        <w:t>have provided new observations</w:t>
      </w:r>
      <w:r w:rsidR="0095763D">
        <w:rPr>
          <w:rFonts w:asciiTheme="majorHAnsi" w:hAnsiTheme="majorHAnsi"/>
        </w:rPr>
        <w:t xml:space="preserve"> of </w:t>
      </w:r>
      <w:r w:rsidR="00FE0672">
        <w:rPr>
          <w:rFonts w:asciiTheme="majorHAnsi" w:hAnsiTheme="majorHAnsi"/>
        </w:rPr>
        <w:t xml:space="preserve">spectral </w:t>
      </w:r>
      <w:r w:rsidR="0095763D">
        <w:rPr>
          <w:rFonts w:asciiTheme="majorHAnsi" w:hAnsiTheme="majorHAnsi"/>
        </w:rPr>
        <w:t>irradiance variability throughout the descending phase of solar cycle 23 and the ascending phase of cycle 24</w:t>
      </w:r>
      <w:r w:rsidR="0071601F">
        <w:rPr>
          <w:rFonts w:asciiTheme="majorHAnsi" w:hAnsiTheme="majorHAnsi"/>
        </w:rPr>
        <w:t>.</w:t>
      </w:r>
      <w:r w:rsidR="00500A52" w:rsidRPr="00082272">
        <w:rPr>
          <w:rFonts w:asciiTheme="majorHAnsi" w:hAnsiTheme="majorHAnsi"/>
        </w:rPr>
        <w:t xml:space="preserve"> </w:t>
      </w:r>
      <w:r w:rsidR="0071601F">
        <w:rPr>
          <w:rFonts w:asciiTheme="majorHAnsi" w:hAnsiTheme="majorHAnsi"/>
        </w:rPr>
        <w:t>N</w:t>
      </w:r>
      <w:r w:rsidR="00500A52">
        <w:rPr>
          <w:rFonts w:asciiTheme="majorHAnsi" w:hAnsiTheme="majorHAnsi"/>
        </w:rPr>
        <w:t xml:space="preserve">ew </w:t>
      </w:r>
      <w:r w:rsidR="00500A52" w:rsidRPr="00082272">
        <w:rPr>
          <w:rFonts w:asciiTheme="majorHAnsi" w:hAnsiTheme="majorHAnsi"/>
        </w:rPr>
        <w:t>version</w:t>
      </w:r>
      <w:r w:rsidR="00382AF9">
        <w:rPr>
          <w:rFonts w:asciiTheme="majorHAnsi" w:hAnsiTheme="majorHAnsi"/>
        </w:rPr>
        <w:t>s</w:t>
      </w:r>
      <w:r w:rsidR="00500A52" w:rsidRPr="00082272">
        <w:rPr>
          <w:rFonts w:asciiTheme="majorHAnsi" w:hAnsiTheme="majorHAnsi"/>
        </w:rPr>
        <w:t xml:space="preserve"> of </w:t>
      </w:r>
      <w:r w:rsidR="00401A5B">
        <w:rPr>
          <w:rFonts w:asciiTheme="majorHAnsi" w:hAnsiTheme="majorHAnsi"/>
        </w:rPr>
        <w:t xml:space="preserve">irradiance variability </w:t>
      </w:r>
      <w:r w:rsidR="00500A52" w:rsidRPr="00082272">
        <w:rPr>
          <w:rFonts w:asciiTheme="majorHAnsi" w:hAnsiTheme="majorHAnsi"/>
        </w:rPr>
        <w:t>model</w:t>
      </w:r>
      <w:r w:rsidR="00382AF9">
        <w:rPr>
          <w:rFonts w:asciiTheme="majorHAnsi" w:hAnsiTheme="majorHAnsi"/>
        </w:rPr>
        <w:t>s</w:t>
      </w:r>
      <w:r w:rsidR="00500A52" w:rsidRPr="00082272">
        <w:rPr>
          <w:rFonts w:asciiTheme="majorHAnsi" w:hAnsiTheme="majorHAnsi"/>
        </w:rPr>
        <w:t xml:space="preserve">, </w:t>
      </w:r>
      <w:r w:rsidR="00382AF9">
        <w:rPr>
          <w:rFonts w:asciiTheme="majorHAnsi" w:hAnsiTheme="majorHAnsi"/>
        </w:rPr>
        <w:t xml:space="preserve">designated NRLTSI2 and </w:t>
      </w:r>
      <w:r w:rsidR="00500A52" w:rsidRPr="00082272">
        <w:rPr>
          <w:rFonts w:asciiTheme="majorHAnsi" w:hAnsiTheme="majorHAnsi"/>
        </w:rPr>
        <w:t xml:space="preserve">NRLSSI2, </w:t>
      </w:r>
      <w:r w:rsidR="0095763D">
        <w:rPr>
          <w:rFonts w:asciiTheme="majorHAnsi" w:hAnsiTheme="majorHAnsi"/>
        </w:rPr>
        <w:t xml:space="preserve">have been </w:t>
      </w:r>
      <w:r w:rsidR="0071601F">
        <w:rPr>
          <w:rFonts w:asciiTheme="majorHAnsi" w:hAnsiTheme="majorHAnsi"/>
        </w:rPr>
        <w:t xml:space="preserve">formulated directly from the TIM and SIM observations, </w:t>
      </w:r>
      <w:r w:rsidR="0095763D">
        <w:rPr>
          <w:rFonts w:asciiTheme="majorHAnsi" w:hAnsiTheme="majorHAnsi"/>
        </w:rPr>
        <w:t xml:space="preserve">and </w:t>
      </w:r>
      <w:r w:rsidR="00382AF9">
        <w:rPr>
          <w:rFonts w:asciiTheme="majorHAnsi" w:hAnsiTheme="majorHAnsi"/>
        </w:rPr>
        <w:t>are</w:t>
      </w:r>
      <w:r w:rsidR="00500A52" w:rsidRPr="00082272">
        <w:rPr>
          <w:rFonts w:asciiTheme="majorHAnsi" w:hAnsiTheme="majorHAnsi"/>
        </w:rPr>
        <w:t xml:space="preserve"> </w:t>
      </w:r>
      <w:r w:rsidR="00500A52">
        <w:rPr>
          <w:rFonts w:asciiTheme="majorHAnsi" w:hAnsiTheme="majorHAnsi"/>
        </w:rPr>
        <w:t>implemented in the Solar Irradiance Data record a</w:t>
      </w:r>
      <w:r w:rsidR="0071601F">
        <w:rPr>
          <w:rFonts w:asciiTheme="majorHAnsi" w:hAnsiTheme="majorHAnsi"/>
        </w:rPr>
        <w:t xml:space="preserve">lgorithm </w:t>
      </w:r>
      <w:r w:rsidR="005761AE">
        <w:rPr>
          <w:rFonts w:asciiTheme="majorHAnsi" w:hAnsiTheme="majorHAnsi"/>
        </w:rPr>
        <w:t xml:space="preserve">that this C-ATBD describes. </w:t>
      </w:r>
      <w:r w:rsidR="00A52EE8">
        <w:rPr>
          <w:rFonts w:asciiTheme="majorHAnsi" w:hAnsiTheme="majorHAnsi"/>
        </w:rPr>
        <w:t>T</w:t>
      </w:r>
      <w:r w:rsidR="00382AF9">
        <w:rPr>
          <w:rFonts w:asciiTheme="majorHAnsi" w:hAnsiTheme="majorHAnsi"/>
        </w:rPr>
        <w:t>he</w:t>
      </w:r>
      <w:r w:rsidR="00500A52" w:rsidRPr="00082272">
        <w:rPr>
          <w:rFonts w:asciiTheme="majorHAnsi" w:hAnsiTheme="majorHAnsi"/>
        </w:rPr>
        <w:t xml:space="preserve"> </w:t>
      </w:r>
      <w:r w:rsidR="00500A52" w:rsidRPr="00082272">
        <w:rPr>
          <w:rFonts w:asciiTheme="majorHAnsi" w:hAnsiTheme="majorHAnsi"/>
        </w:rPr>
        <w:lastRenderedPageBreak/>
        <w:t xml:space="preserve">measurements made by the Total Irradiance Monitor (TIM) on </w:t>
      </w:r>
      <w:r w:rsidR="005761AE">
        <w:rPr>
          <w:rFonts w:asciiTheme="majorHAnsi" w:hAnsiTheme="majorHAnsi"/>
        </w:rPr>
        <w:t>SORCE</w:t>
      </w:r>
      <w:r w:rsidR="00500A52" w:rsidRPr="00082272">
        <w:rPr>
          <w:rFonts w:asciiTheme="majorHAnsi" w:hAnsiTheme="majorHAnsi"/>
        </w:rPr>
        <w:t xml:space="preserve"> </w:t>
      </w:r>
      <w:r w:rsidR="00A52EE8">
        <w:rPr>
          <w:rFonts w:asciiTheme="majorHAnsi" w:hAnsiTheme="majorHAnsi"/>
        </w:rPr>
        <w:t>indicate</w:t>
      </w:r>
      <w:r w:rsidR="00500A52" w:rsidRPr="00082272">
        <w:rPr>
          <w:rFonts w:asciiTheme="majorHAnsi" w:hAnsiTheme="majorHAnsi"/>
        </w:rPr>
        <w:t xml:space="preserve"> that the actual total </w:t>
      </w:r>
      <w:r w:rsidR="00401A5B">
        <w:rPr>
          <w:rFonts w:asciiTheme="majorHAnsi" w:hAnsiTheme="majorHAnsi"/>
        </w:rPr>
        <w:t xml:space="preserve">irradiance of the quiet sun is </w:t>
      </w:r>
      <w:r w:rsidR="00382AF9">
        <w:rPr>
          <w:rFonts w:asciiTheme="majorHAnsi" w:hAnsiTheme="majorHAnsi"/>
        </w:rPr>
        <w:sym w:font="Symbol" w:char="F07E"/>
      </w:r>
      <w:r w:rsidR="00382AF9">
        <w:rPr>
          <w:rFonts w:asciiTheme="majorHAnsi" w:hAnsiTheme="majorHAnsi"/>
        </w:rPr>
        <w:t>5 Wm</w:t>
      </w:r>
      <w:r w:rsidR="00382AF9" w:rsidRPr="00382AF9">
        <w:rPr>
          <w:rFonts w:asciiTheme="majorHAnsi" w:hAnsiTheme="majorHAnsi"/>
          <w:vertAlign w:val="superscript"/>
        </w:rPr>
        <w:t>-2</w:t>
      </w:r>
      <w:r w:rsidR="00382AF9">
        <w:rPr>
          <w:rFonts w:asciiTheme="majorHAnsi" w:hAnsiTheme="majorHAnsi"/>
        </w:rPr>
        <w:t xml:space="preserve"> lower than in NRLTSI </w:t>
      </w:r>
      <w:r w:rsidR="00401A5B">
        <w:rPr>
          <w:rFonts w:asciiTheme="majorHAnsi" w:hAnsiTheme="majorHAnsi"/>
        </w:rPr>
        <w:t>(Kopp and Lean, 2011), and the NRLTSI2 and NRLSSI2 models are consistent with this new, lower value</w:t>
      </w:r>
      <w:r w:rsidR="00A52EE8">
        <w:rPr>
          <w:rFonts w:asciiTheme="majorHAnsi" w:hAnsiTheme="majorHAnsi"/>
        </w:rPr>
        <w:t xml:space="preserve"> of solar irradiance</w:t>
      </w:r>
      <w:r w:rsidR="00401A5B">
        <w:rPr>
          <w:rFonts w:asciiTheme="majorHAnsi" w:hAnsiTheme="majorHAnsi"/>
        </w:rPr>
        <w:t>.</w:t>
      </w:r>
    </w:p>
    <w:p w14:paraId="2FB6109D" w14:textId="667A033E" w:rsidR="00382AF9" w:rsidRPr="00A52EE8" w:rsidRDefault="00382AF9" w:rsidP="00382AF9">
      <w:pPr>
        <w:pStyle w:val="CDRGuidance"/>
        <w:rPr>
          <w:i w:val="0"/>
        </w:rPr>
      </w:pPr>
      <w:r>
        <w:rPr>
          <w:i w:val="0"/>
        </w:rPr>
        <w:t xml:space="preserve">As </w:t>
      </w:r>
      <w:r w:rsidR="00A52EE8">
        <w:rPr>
          <w:i w:val="0"/>
        </w:rPr>
        <w:t xml:space="preserve">described </w:t>
      </w:r>
      <w:r>
        <w:rPr>
          <w:i w:val="0"/>
        </w:rPr>
        <w:t>in Section 3.2, t</w:t>
      </w:r>
      <w:r w:rsidRPr="00C014C0">
        <w:rPr>
          <w:i w:val="0"/>
        </w:rPr>
        <w:t xml:space="preserve">he basic formulation of total </w:t>
      </w:r>
      <w:r w:rsidR="00401A5B">
        <w:rPr>
          <w:i w:val="0"/>
        </w:rPr>
        <w:t xml:space="preserve">and spectral solar irradiance, </w:t>
      </w:r>
      <w:r w:rsidR="00401A5B" w:rsidRPr="00475F54">
        <w:t>T</w:t>
      </w:r>
      <w:r w:rsidR="00401A5B">
        <w:rPr>
          <w:i w:val="0"/>
        </w:rPr>
        <w:t>(</w:t>
      </w:r>
      <w:r w:rsidR="00401A5B" w:rsidRPr="00475F54">
        <w:t>t</w:t>
      </w:r>
      <w:r w:rsidR="00401A5B">
        <w:rPr>
          <w:i w:val="0"/>
        </w:rPr>
        <w:t xml:space="preserve">) and </w:t>
      </w:r>
      <w:r w:rsidRPr="00475F54">
        <w:t>I</w:t>
      </w:r>
      <w:r w:rsidRPr="00C014C0">
        <w:rPr>
          <w:i w:val="0"/>
        </w:rPr>
        <w:t>(</w:t>
      </w:r>
      <w:r w:rsidRPr="00475F54">
        <w:sym w:font="Symbol" w:char="F06C"/>
      </w:r>
      <w:r w:rsidRPr="00C014C0">
        <w:rPr>
          <w:i w:val="0"/>
        </w:rPr>
        <w:t>,</w:t>
      </w:r>
      <w:r w:rsidRPr="00475F54">
        <w:t>t</w:t>
      </w:r>
      <w:r w:rsidRPr="00C014C0">
        <w:rPr>
          <w:i w:val="0"/>
        </w:rPr>
        <w:t xml:space="preserve">), </w:t>
      </w:r>
      <w:r w:rsidR="000D3418">
        <w:rPr>
          <w:i w:val="0"/>
        </w:rPr>
        <w:t xml:space="preserve">determines their variations arising from </w:t>
      </w:r>
      <w:r w:rsidR="005761AE">
        <w:rPr>
          <w:i w:val="0"/>
        </w:rPr>
        <w:t xml:space="preserve">faculae and </w:t>
      </w:r>
      <w:r w:rsidR="000D3418">
        <w:rPr>
          <w:i w:val="0"/>
        </w:rPr>
        <w:t xml:space="preserve">sunspots superimposed on </w:t>
      </w:r>
      <w:r w:rsidR="00A52EE8">
        <w:rPr>
          <w:i w:val="0"/>
        </w:rPr>
        <w:t xml:space="preserve">specified, </w:t>
      </w:r>
      <w:r w:rsidR="000D3418">
        <w:rPr>
          <w:i w:val="0"/>
        </w:rPr>
        <w:t xml:space="preserve">invariant, quiet sun reference values, </w:t>
      </w:r>
      <w:r w:rsidR="000D3418" w:rsidRPr="00475F54">
        <w:t>T</w:t>
      </w:r>
      <w:r w:rsidR="000D3418" w:rsidRPr="00475F54">
        <w:rPr>
          <w:vertAlign w:val="subscript"/>
        </w:rPr>
        <w:t>Q</w:t>
      </w:r>
      <w:r w:rsidR="000D3418">
        <w:rPr>
          <w:i w:val="0"/>
        </w:rPr>
        <w:t>(</w:t>
      </w:r>
      <w:r w:rsidR="000D3418" w:rsidRPr="00475F54">
        <w:t>t</w:t>
      </w:r>
      <w:r w:rsidR="000D3418">
        <w:rPr>
          <w:i w:val="0"/>
        </w:rPr>
        <w:t xml:space="preserve">) and </w:t>
      </w:r>
      <w:r w:rsidR="000D3418" w:rsidRPr="00475F54">
        <w:t>I</w:t>
      </w:r>
      <w:r w:rsidR="000D3418" w:rsidRPr="00475F54">
        <w:rPr>
          <w:vertAlign w:val="subscript"/>
        </w:rPr>
        <w:t>Q</w:t>
      </w:r>
      <w:r w:rsidR="000D3418" w:rsidRPr="00C014C0">
        <w:rPr>
          <w:i w:val="0"/>
        </w:rPr>
        <w:t>(</w:t>
      </w:r>
      <w:r w:rsidR="000D3418" w:rsidRPr="00475F54">
        <w:sym w:font="Symbol" w:char="F06C"/>
      </w:r>
      <w:r w:rsidR="000D3418" w:rsidRPr="00C014C0">
        <w:rPr>
          <w:i w:val="0"/>
        </w:rPr>
        <w:t>,</w:t>
      </w:r>
      <w:r w:rsidR="000D3418" w:rsidRPr="00475F54">
        <w:t>t</w:t>
      </w:r>
      <w:r w:rsidR="000D3418" w:rsidRPr="00C014C0">
        <w:rPr>
          <w:i w:val="0"/>
        </w:rPr>
        <w:t>)</w:t>
      </w:r>
      <w:r w:rsidR="00A52EE8">
        <w:rPr>
          <w:i w:val="0"/>
        </w:rPr>
        <w:t xml:space="preserve"> </w:t>
      </w:r>
      <w:r w:rsidR="00A52EE8" w:rsidRPr="00A52EE8">
        <w:rPr>
          <w:i w:val="0"/>
        </w:rPr>
        <w:t>(</w:t>
      </w:r>
      <w:r w:rsidR="00A52EE8" w:rsidRPr="00A52EE8">
        <w:rPr>
          <w:rFonts w:asciiTheme="majorHAnsi" w:hAnsiTheme="majorHAnsi"/>
          <w:i w:val="0"/>
        </w:rPr>
        <w:t xml:space="preserve">Figure 4), </w:t>
      </w:r>
      <w:r w:rsidR="000D3418" w:rsidRPr="00A52EE8">
        <w:rPr>
          <w:i w:val="0"/>
        </w:rPr>
        <w:t>as</w:t>
      </w:r>
      <w:r w:rsidRPr="00A52EE8">
        <w:rPr>
          <w:i w:val="0"/>
        </w:rPr>
        <w:t xml:space="preserve">, </w:t>
      </w:r>
    </w:p>
    <w:p w14:paraId="4E45DFC3" w14:textId="77777777" w:rsidR="008023F3" w:rsidRPr="00DC76E8" w:rsidRDefault="00BD4413" w:rsidP="008023F3">
      <w:pPr>
        <w:pStyle w:val="CDRGuidance"/>
        <w:rPr>
          <w:i w:val="0"/>
        </w:rPr>
      </w:pPr>
      <m:oMathPara>
        <m:oMath>
          <m:sSub>
            <m:sSubPr>
              <m:ctrlPr>
                <w:rPr>
                  <w:rFonts w:ascii="Cambria Math" w:hAnsi="Cambria Math"/>
                </w:rPr>
              </m:ctrlPr>
            </m:sSubPr>
            <m:e>
              <m:r>
                <w:rPr>
                  <w:rFonts w:ascii="Cambria Math" w:hAnsi="Cambria Math"/>
                </w:rPr>
                <m:t>T</m:t>
              </m:r>
              <m:d>
                <m:dPr>
                  <m:ctrlPr>
                    <w:rPr>
                      <w:rFonts w:ascii="Cambria Math" w:hAnsi="Cambria Math"/>
                    </w:rPr>
                  </m:ctrlPr>
                </m:dPr>
                <m:e>
                  <m:r>
                    <w:rPr>
                      <w:rFonts w:ascii="Cambria Math" w:hAnsi="Cambria Math"/>
                    </w:rPr>
                    <m:t>t</m:t>
                  </m:r>
                </m:e>
              </m:d>
              <m:r>
                <w:rPr>
                  <w:rFonts w:ascii="Cambria Math" w:hAnsi="Cambria Math"/>
                </w:rPr>
                <m:t>=T</m:t>
              </m:r>
            </m:e>
            <m:sub>
              <m:r>
                <w:rPr>
                  <w:rFonts w:ascii="Cambria Math" w:hAnsi="Cambria Math"/>
                </w:rPr>
                <m:t xml:space="preserve">Q  </m:t>
              </m:r>
            </m:sub>
          </m:sSub>
          <m:r>
            <w:rPr>
              <w:rFonts w:ascii="Cambria Math" w:hAnsi="Cambria Math"/>
            </w:rPr>
            <m:t>+ ∆</m:t>
          </m:r>
          <m:sSub>
            <m:sSubPr>
              <m:ctrlPr>
                <w:rPr>
                  <w:rFonts w:ascii="Cambria Math" w:hAnsi="Cambria Math"/>
                </w:rPr>
              </m:ctrlPr>
            </m:sSubPr>
            <m:e>
              <m:r>
                <w:rPr>
                  <w:rFonts w:ascii="Cambria Math" w:hAnsi="Cambria Math"/>
                </w:rPr>
                <m:t>T</m:t>
              </m:r>
            </m:e>
            <m:sub>
              <m:r>
                <w:rPr>
                  <w:rFonts w:ascii="Cambria Math" w:hAnsi="Cambria Math"/>
                </w:rPr>
                <m:t>F</m:t>
              </m:r>
            </m:sub>
          </m:sSub>
          <m:d>
            <m:dPr>
              <m:ctrlPr>
                <w:rPr>
                  <w:rFonts w:ascii="Cambria Math" w:hAnsi="Cambria Math"/>
                </w:rPr>
              </m:ctrlPr>
            </m:dPr>
            <m:e>
              <m:r>
                <w:rPr>
                  <w:rFonts w:ascii="Cambria Math" w:hAnsi="Cambria Math"/>
                </w:rPr>
                <m:t>t</m:t>
              </m:r>
            </m:e>
          </m:d>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S</m:t>
              </m:r>
            </m:sub>
          </m:sSub>
          <m:d>
            <m:dPr>
              <m:ctrlPr>
                <w:rPr>
                  <w:rFonts w:ascii="Cambria Math" w:hAnsi="Cambria Math"/>
                </w:rPr>
              </m:ctrlPr>
            </m:dPr>
            <m:e>
              <m:r>
                <w:rPr>
                  <w:rFonts w:ascii="Cambria Math" w:hAnsi="Cambria Math"/>
                </w:rPr>
                <m:t>t</m:t>
              </m:r>
            </m:e>
          </m:d>
        </m:oMath>
      </m:oMathPara>
    </w:p>
    <w:p w14:paraId="2A851449" w14:textId="51295403" w:rsidR="00382AF9" w:rsidRPr="00DC76E8" w:rsidRDefault="00382AF9" w:rsidP="00382AF9">
      <w:pPr>
        <w:pStyle w:val="CDRGuidance"/>
        <w:rPr>
          <w:i w:val="0"/>
        </w:rPr>
      </w:pPr>
      <m:oMathPara>
        <m:oMath>
          <m:r>
            <w:rPr>
              <w:rFonts w:ascii="Cambria Math" w:hAnsi="Cambria Math"/>
            </w:rPr>
            <m:t>I</m:t>
          </m:r>
          <m:d>
            <m:dPr>
              <m:ctrlPr>
                <w:rPr>
                  <w:rFonts w:ascii="Cambria Math" w:hAnsi="Cambria Math"/>
                </w:rPr>
              </m:ctrlPr>
            </m:dPr>
            <m:e>
              <m:r>
                <w:rPr>
                  <w:rFonts w:ascii="Cambria Math" w:hAnsi="Cambria Math"/>
                </w:rPr>
                <m:t>λ,t</m:t>
              </m:r>
            </m:e>
          </m:d>
          <m:r>
            <w:rPr>
              <w:rFonts w:ascii="Cambria Math" w:hAnsi="Cambria Math"/>
            </w:rPr>
            <m:t xml:space="preserve">= </m:t>
          </m:r>
          <m:sSub>
            <m:sSubPr>
              <m:ctrlPr>
                <w:rPr>
                  <w:rFonts w:ascii="Cambria Math" w:hAnsi="Cambria Math"/>
                </w:rPr>
              </m:ctrlPr>
            </m:sSubPr>
            <m:e>
              <m:r>
                <w:rPr>
                  <w:rFonts w:ascii="Cambria Math" w:hAnsi="Cambria Math"/>
                </w:rPr>
                <m:t>I</m:t>
              </m:r>
            </m:e>
            <m:sub>
              <m:r>
                <w:rPr>
                  <w:rFonts w:ascii="Cambria Math" w:hAnsi="Cambria Math"/>
                </w:rPr>
                <m:t>Q</m:t>
              </m:r>
            </m:sub>
          </m:sSub>
          <m:d>
            <m:dPr>
              <m:ctrlPr>
                <w:rPr>
                  <w:rFonts w:ascii="Cambria Math" w:hAnsi="Cambria Math"/>
                </w:rPr>
              </m:ctrlPr>
            </m:dPr>
            <m:e>
              <m:r>
                <w:rPr>
                  <w:rFonts w:ascii="Cambria Math" w:hAnsi="Cambria Math"/>
                </w:rPr>
                <m:t>λ</m:t>
              </m:r>
            </m:e>
          </m:d>
          <m:r>
            <w:rPr>
              <w:rFonts w:ascii="Cambria Math" w:hAnsi="Cambria Math"/>
            </w:rPr>
            <m:t>+ ∆</m:t>
          </m:r>
          <m:sSub>
            <m:sSubPr>
              <m:ctrlPr>
                <w:rPr>
                  <w:rFonts w:ascii="Cambria Math" w:hAnsi="Cambria Math"/>
                </w:rPr>
              </m:ctrlPr>
            </m:sSubPr>
            <m:e>
              <m:r>
                <w:rPr>
                  <w:rFonts w:ascii="Cambria Math" w:hAnsi="Cambria Math"/>
                </w:rPr>
                <m:t>I</m:t>
              </m:r>
            </m:e>
            <m:sub>
              <m:r>
                <w:rPr>
                  <w:rFonts w:ascii="Cambria Math" w:hAnsi="Cambria Math"/>
                </w:rPr>
                <m:t>F</m:t>
              </m:r>
            </m:sub>
          </m:sSub>
          <m:d>
            <m:dPr>
              <m:ctrlPr>
                <w:rPr>
                  <w:rFonts w:ascii="Cambria Math" w:hAnsi="Cambria Math"/>
                </w:rPr>
              </m:ctrlPr>
            </m:dPr>
            <m:e>
              <m:r>
                <w:rPr>
                  <w:rFonts w:ascii="Cambria Math" w:hAnsi="Cambria Math"/>
                </w:rPr>
                <m:t>λ,t</m:t>
              </m:r>
            </m:e>
          </m:d>
          <m: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S</m:t>
              </m:r>
            </m:sub>
          </m:sSub>
          <m:d>
            <m:dPr>
              <m:ctrlPr>
                <w:rPr>
                  <w:rFonts w:ascii="Cambria Math" w:hAnsi="Cambria Math"/>
                </w:rPr>
              </m:ctrlPr>
            </m:dPr>
            <m:e>
              <m:r>
                <w:rPr>
                  <w:rFonts w:ascii="Cambria Math" w:hAnsi="Cambria Math"/>
                </w:rPr>
                <m:t>λ,t</m:t>
              </m:r>
            </m:e>
          </m:d>
        </m:oMath>
      </m:oMathPara>
    </w:p>
    <w:p w14:paraId="4281C391" w14:textId="71A93FC1" w:rsidR="000D3418" w:rsidRPr="000D3418" w:rsidRDefault="00500A52" w:rsidP="00500A52">
      <w:pPr>
        <w:pStyle w:val="CDRBodyText"/>
        <w:ind w:firstLine="0"/>
        <w:rPr>
          <w:rFonts w:asciiTheme="majorHAnsi" w:hAnsiTheme="majorHAnsi"/>
        </w:rPr>
      </w:pPr>
      <w:r w:rsidRPr="000D3418">
        <w:rPr>
          <w:rFonts w:asciiTheme="majorHAnsi" w:hAnsiTheme="majorHAnsi"/>
        </w:rPr>
        <w:t>where</w:t>
      </w:r>
      <w:r w:rsidR="000D3418" w:rsidRPr="000D3418">
        <w:rPr>
          <w:rFonts w:asciiTheme="majorHAnsi" w:hAnsiTheme="majorHAnsi"/>
        </w:rPr>
        <w:t xml:space="preserve"> </w:t>
      </w:r>
      <m:oMath>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F</m:t>
            </m:r>
          </m:sub>
        </m:sSub>
        <m:r>
          <m:rPr>
            <m:sty m:val="p"/>
          </m:rPr>
          <w:rPr>
            <w:rFonts w:ascii="Cambria Math" w:hAnsi="Cambria Math"/>
          </w:rPr>
          <m:t>(</m:t>
        </m:r>
        <m:r>
          <w:rPr>
            <w:rFonts w:ascii="Cambria Math" w:hAnsi="Cambria Math"/>
          </w:rPr>
          <m:t>t</m:t>
        </m:r>
        <m:r>
          <m:rPr>
            <m:sty m:val="p"/>
          </m:rPr>
          <w:rPr>
            <w:rFonts w:ascii="Cambria Math" w:hAnsi="Cambria Math"/>
          </w:rPr>
          <m:t>)</m:t>
        </m:r>
      </m:oMath>
      <w:r w:rsidR="000D3418" w:rsidRPr="000D3418">
        <w:rPr>
          <w:rFonts w:asciiTheme="majorHAnsi" w:hAnsiTheme="majorHAnsi"/>
        </w:rPr>
        <w:t xml:space="preserve"> and  </w:t>
      </w:r>
      <m:oMath>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F</m:t>
            </m:r>
          </m:sub>
        </m:sSub>
        <m:r>
          <m:rPr>
            <m:sty m:val="p"/>
          </m:rPr>
          <w:rPr>
            <w:rFonts w:ascii="Cambria Math" w:hAnsi="Cambria Math"/>
          </w:rPr>
          <m:t>(</m:t>
        </m:r>
        <m:r>
          <w:rPr>
            <w:rFonts w:ascii="Cambria Math" w:hAnsi="Cambria Math"/>
          </w:rPr>
          <m:t>λ</m:t>
        </m:r>
        <m:r>
          <m:rPr>
            <m:sty m:val="p"/>
          </m:rPr>
          <w:rPr>
            <w:rFonts w:ascii="Cambria Math" w:hAnsi="Cambria Math"/>
          </w:rPr>
          <m:t>,</m:t>
        </m:r>
        <m:r>
          <w:rPr>
            <w:rFonts w:ascii="Cambria Math" w:hAnsi="Cambria Math"/>
          </w:rPr>
          <m:t>t</m:t>
        </m:r>
        <m:r>
          <m:rPr>
            <m:sty m:val="p"/>
          </m:rPr>
          <w:rPr>
            <w:rFonts w:ascii="Cambria Math" w:hAnsi="Cambria Math"/>
          </w:rPr>
          <m:t>)</m:t>
        </m:r>
      </m:oMath>
      <w:r w:rsidR="000D3418" w:rsidRPr="000D3418">
        <w:rPr>
          <w:rFonts w:asciiTheme="majorHAnsi" w:hAnsiTheme="majorHAnsi"/>
        </w:rPr>
        <w:t xml:space="preserve"> are functions of the facular brightening</w:t>
      </w:r>
      <w:r w:rsidR="005761AE">
        <w:rPr>
          <w:rFonts w:asciiTheme="majorHAnsi" w:hAnsiTheme="majorHAnsi"/>
        </w:rPr>
        <w:t xml:space="preserve"> index, </w:t>
      </w:r>
      <w:commentRangeStart w:id="32"/>
      <w:r w:rsidR="005761AE" w:rsidRPr="00475F54">
        <w:rPr>
          <w:rFonts w:asciiTheme="majorHAnsi" w:hAnsiTheme="majorHAnsi"/>
          <w:i/>
        </w:rPr>
        <w:t>F</w:t>
      </w:r>
      <w:r w:rsidR="005761AE">
        <w:rPr>
          <w:rFonts w:asciiTheme="majorHAnsi" w:hAnsiTheme="majorHAnsi"/>
        </w:rPr>
        <w:t>(</w:t>
      </w:r>
      <w:r w:rsidR="005761AE" w:rsidRPr="00475F54">
        <w:rPr>
          <w:rFonts w:asciiTheme="majorHAnsi" w:hAnsiTheme="majorHAnsi"/>
          <w:i/>
        </w:rPr>
        <w:t>t</w:t>
      </w:r>
      <w:r w:rsidR="005761AE">
        <w:rPr>
          <w:rFonts w:asciiTheme="majorHAnsi" w:hAnsiTheme="majorHAnsi"/>
        </w:rPr>
        <w:t>)</w:t>
      </w:r>
      <w:commentRangeEnd w:id="32"/>
      <w:r w:rsidR="000C1B5F">
        <w:rPr>
          <w:rStyle w:val="CommentReference"/>
          <w:rFonts w:ascii="Arial" w:hAnsi="Arial"/>
        </w:rPr>
        <w:commentReference w:id="32"/>
      </w:r>
      <w:r w:rsidR="005761AE">
        <w:rPr>
          <w:rFonts w:asciiTheme="majorHAnsi" w:hAnsiTheme="majorHAnsi"/>
        </w:rPr>
        <w:t xml:space="preserve">, and  </w:t>
      </w:r>
      <m:oMath>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S</m:t>
            </m:r>
          </m:sub>
        </m:sSub>
        <m:d>
          <m:dPr>
            <m:ctrlPr>
              <w:rPr>
                <w:rFonts w:ascii="Cambria Math" w:hAnsi="Cambria Math"/>
              </w:rPr>
            </m:ctrlPr>
          </m:dPr>
          <m:e>
            <m:r>
              <w:rPr>
                <w:rFonts w:ascii="Cambria Math" w:hAnsi="Cambria Math"/>
              </w:rPr>
              <m:t>t</m:t>
            </m:r>
          </m:e>
        </m:d>
      </m:oMath>
      <w:r w:rsidR="005761AE" w:rsidRPr="000D3418">
        <w:rPr>
          <w:rFonts w:asciiTheme="majorHAnsi" w:hAnsiTheme="majorHAnsi"/>
        </w:rPr>
        <w:t xml:space="preserve"> and </w:t>
      </w:r>
      <m:oMath>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S</m:t>
            </m:r>
          </m:sub>
        </m:sSub>
        <m:d>
          <m:dPr>
            <m:ctrlPr>
              <w:rPr>
                <w:rFonts w:ascii="Cambria Math" w:hAnsi="Cambria Math"/>
              </w:rPr>
            </m:ctrlPr>
          </m:dPr>
          <m:e>
            <m:r>
              <w:rPr>
                <w:rFonts w:ascii="Cambria Math" w:hAnsi="Cambria Math"/>
              </w:rPr>
              <m:t>λ</m:t>
            </m:r>
            <m:r>
              <m:rPr>
                <m:sty m:val="p"/>
              </m:rPr>
              <w:rPr>
                <w:rFonts w:ascii="Cambria Math" w:hAnsi="Cambria Math"/>
              </w:rPr>
              <m:t>,</m:t>
            </m:r>
            <m:r>
              <w:rPr>
                <w:rFonts w:ascii="Cambria Math" w:hAnsi="Cambria Math"/>
              </w:rPr>
              <m:t>t</m:t>
            </m:r>
          </m:e>
        </m:d>
      </m:oMath>
      <w:r w:rsidR="005761AE" w:rsidRPr="000D3418">
        <w:rPr>
          <w:rFonts w:asciiTheme="majorHAnsi" w:hAnsiTheme="majorHAnsi"/>
        </w:rPr>
        <w:t xml:space="preserve"> are functions of the sunspot darkening index, </w:t>
      </w:r>
      <w:r w:rsidR="005761AE" w:rsidRPr="00475F54">
        <w:rPr>
          <w:rFonts w:asciiTheme="majorHAnsi" w:hAnsiTheme="majorHAnsi"/>
          <w:i/>
        </w:rPr>
        <w:t>S</w:t>
      </w:r>
      <w:r w:rsidR="005761AE" w:rsidRPr="000D3418">
        <w:rPr>
          <w:rFonts w:asciiTheme="majorHAnsi" w:hAnsiTheme="majorHAnsi"/>
        </w:rPr>
        <w:t>(</w:t>
      </w:r>
      <w:r w:rsidR="005761AE" w:rsidRPr="00475F54">
        <w:rPr>
          <w:rFonts w:asciiTheme="majorHAnsi" w:hAnsiTheme="majorHAnsi"/>
          <w:i/>
        </w:rPr>
        <w:t>t</w:t>
      </w:r>
      <w:r w:rsidR="005761AE" w:rsidRPr="000D3418">
        <w:rPr>
          <w:rFonts w:asciiTheme="majorHAnsi" w:hAnsiTheme="majorHAnsi"/>
        </w:rPr>
        <w:t>)</w:t>
      </w:r>
      <w:r w:rsidR="005761AE">
        <w:rPr>
          <w:rFonts w:asciiTheme="majorHAnsi" w:hAnsiTheme="majorHAnsi"/>
        </w:rPr>
        <w:t>.</w:t>
      </w:r>
      <w:r w:rsidR="005761AE" w:rsidRPr="000D3418">
        <w:rPr>
          <w:rFonts w:asciiTheme="majorHAnsi" w:hAnsiTheme="majorHAnsi"/>
        </w:rPr>
        <w:t xml:space="preserve"> </w:t>
      </w:r>
      <w:r w:rsidR="000D3418" w:rsidRPr="000D3418">
        <w:rPr>
          <w:rFonts w:asciiTheme="majorHAnsi" w:hAnsiTheme="majorHAnsi"/>
        </w:rPr>
        <w:t>Specifically,</w:t>
      </w:r>
      <w:r w:rsidR="005761AE">
        <w:rPr>
          <w:rFonts w:asciiTheme="majorHAnsi" w:hAnsiTheme="majorHAnsi"/>
        </w:rPr>
        <w:t xml:space="preserve"> for the NRLTSI2 total irradiance variability model</w:t>
      </w:r>
    </w:p>
    <w:p w14:paraId="2E598C5E" w14:textId="1C3B1086" w:rsidR="00500A52" w:rsidRPr="000D3418" w:rsidRDefault="00500A52" w:rsidP="00500A52">
      <w:pPr>
        <w:pStyle w:val="CDRGuidance"/>
        <w:rPr>
          <w:rFonts w:asciiTheme="majorHAnsi" w:hAnsiTheme="majorHAnsi"/>
          <w:i w:val="0"/>
        </w:rPr>
      </w:pPr>
      <m:oMathPara>
        <m:oMath>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F</m:t>
              </m:r>
            </m:sub>
          </m:sSub>
          <m:d>
            <m:dPr>
              <m:ctrlPr>
                <w:rPr>
                  <w:rFonts w:ascii="Cambria Math" w:hAnsi="Cambria Math"/>
                </w:rPr>
              </m:ctrlPr>
            </m:dPr>
            <m:e>
              <m:r>
                <w:rPr>
                  <w:rFonts w:ascii="Cambria Math" w:hAnsi="Cambria Math"/>
                </w:rPr>
                <m:t>t</m:t>
              </m:r>
            </m:e>
          </m:d>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F</m:t>
              </m:r>
            </m:sub>
          </m:sSub>
          <m:r>
            <w:rPr>
              <w:rFonts w:ascii="Cambria Math" w:hAnsi="Cambria Math"/>
            </w:rPr>
            <m:t xml:space="preserve">+ </m:t>
          </m:r>
          <m:sSub>
            <m:sSubPr>
              <m:ctrlPr>
                <w:rPr>
                  <w:rFonts w:ascii="Cambria Math" w:hAnsi="Cambria Math"/>
                </w:rPr>
              </m:ctrlPr>
            </m:sSubPr>
            <m:e>
              <m:r>
                <w:rPr>
                  <w:rFonts w:ascii="Cambria Math" w:hAnsi="Cambria Math"/>
                </w:rPr>
                <m:t>b</m:t>
              </m:r>
            </m:e>
            <m:sub>
              <m:r>
                <w:rPr>
                  <w:rFonts w:ascii="Cambria Math" w:hAnsi="Cambria Math"/>
                </w:rPr>
                <m:t>F</m:t>
              </m:r>
            </m:sub>
          </m:sSub>
          <m:r>
            <w:rPr>
              <w:rFonts w:ascii="Cambria Math" w:hAnsi="Cambria Math"/>
            </w:rPr>
            <m:t xml:space="preserve">× </m:t>
          </m:r>
          <m:d>
            <m:dPr>
              <m:begChr m:val="["/>
              <m:endChr m:val="]"/>
              <m:ctrlPr>
                <w:rPr>
                  <w:rFonts w:ascii="Cambria Math" w:hAnsi="Cambria Math"/>
                </w:rPr>
              </m:ctrlPr>
            </m:dPr>
            <m:e>
              <m:r>
                <w:rPr>
                  <w:rFonts w:ascii="Cambria Math" w:hAnsi="Cambria Math"/>
                </w:rPr>
                <m:t>F</m:t>
              </m:r>
              <m:d>
                <m:dPr>
                  <m:ctrlPr>
                    <w:rPr>
                      <w:rFonts w:ascii="Cambria Math" w:hAnsi="Cambria Math"/>
                    </w:rPr>
                  </m:ctrlPr>
                </m:dPr>
                <m:e>
                  <m:r>
                    <w:rPr>
                      <w:rFonts w:ascii="Cambria Math" w:hAnsi="Cambria Math"/>
                    </w:rPr>
                    <m:t>t</m:t>
                  </m:r>
                </m:e>
              </m:d>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Q</m:t>
                  </m:r>
                </m:sub>
              </m:sSub>
            </m:e>
          </m:d>
        </m:oMath>
      </m:oMathPara>
    </w:p>
    <w:p w14:paraId="22E8A643" w14:textId="77777777" w:rsidR="005761AE" w:rsidRPr="00082272" w:rsidRDefault="005761AE" w:rsidP="005761AE">
      <w:pPr>
        <w:pStyle w:val="CDRGuidance"/>
        <w:rPr>
          <w:rFonts w:asciiTheme="majorHAnsi" w:hAnsiTheme="majorHAnsi"/>
          <w:i w:val="0"/>
        </w:rPr>
      </w:pPr>
      <m:oMathPara>
        <m:oMath>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S</m:t>
              </m:r>
            </m:sub>
          </m:sSub>
          <m:d>
            <m:dPr>
              <m:ctrlPr>
                <w:rPr>
                  <w:rFonts w:ascii="Cambria Math" w:hAnsi="Cambria Math"/>
                </w:rPr>
              </m:ctrlPr>
            </m:dPr>
            <m:e>
              <m:r>
                <w:rPr>
                  <w:rFonts w:ascii="Cambria Math" w:hAnsi="Cambria Math"/>
                </w:rPr>
                <m:t>t</m:t>
              </m:r>
            </m:e>
          </m:d>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S</m:t>
              </m:r>
            </m:sub>
          </m:sSub>
          <m:r>
            <w:rPr>
              <w:rFonts w:ascii="Cambria Math" w:hAnsi="Cambria Math"/>
            </w:rPr>
            <m:t xml:space="preserve">+ </m:t>
          </m:r>
          <m:sSub>
            <m:sSubPr>
              <m:ctrlPr>
                <w:rPr>
                  <w:rFonts w:ascii="Cambria Math" w:hAnsi="Cambria Math"/>
                </w:rPr>
              </m:ctrlPr>
            </m:sSubPr>
            <m:e>
              <m:r>
                <w:rPr>
                  <w:rFonts w:ascii="Cambria Math" w:hAnsi="Cambria Math"/>
                </w:rPr>
                <m:t>b</m:t>
              </m:r>
            </m:e>
            <m:sub>
              <m:r>
                <w:rPr>
                  <w:rFonts w:ascii="Cambria Math" w:hAnsi="Cambria Math"/>
                </w:rPr>
                <m:t>S</m:t>
              </m:r>
            </m:sub>
          </m:sSub>
          <m:r>
            <w:rPr>
              <w:rFonts w:ascii="Cambria Math" w:hAnsi="Cambria Math"/>
            </w:rPr>
            <m:t xml:space="preserve">× </m:t>
          </m:r>
          <m:d>
            <m:dPr>
              <m:begChr m:val="["/>
              <m:endChr m:val="]"/>
              <m:ctrlPr>
                <w:rPr>
                  <w:rFonts w:ascii="Cambria Math" w:hAnsi="Cambria Math"/>
                </w:rPr>
              </m:ctrlPr>
            </m:dPr>
            <m:e>
              <m:r>
                <w:rPr>
                  <w:rFonts w:ascii="Cambria Math" w:hAnsi="Cambria Math"/>
                </w:rPr>
                <m:t>S</m:t>
              </m:r>
              <m:d>
                <m:dPr>
                  <m:ctrlPr>
                    <w:rPr>
                      <w:rFonts w:ascii="Cambria Math" w:hAnsi="Cambria Math"/>
                    </w:rPr>
                  </m:ctrlPr>
                </m:dPr>
                <m:e>
                  <m:r>
                    <w:rPr>
                      <w:rFonts w:ascii="Cambria Math" w:hAnsi="Cambria Math"/>
                    </w:rPr>
                    <m:t>t</m:t>
                  </m:r>
                </m:e>
              </m:d>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Q</m:t>
                  </m:r>
                </m:sub>
              </m:sSub>
            </m:e>
          </m:d>
        </m:oMath>
      </m:oMathPara>
    </w:p>
    <w:p w14:paraId="6C05303C" w14:textId="53590639" w:rsidR="000D3418" w:rsidRDefault="009F35E5" w:rsidP="00500A52">
      <w:pPr>
        <w:pStyle w:val="CDRGuidance"/>
        <w:rPr>
          <w:rFonts w:asciiTheme="majorHAnsi" w:hAnsiTheme="majorHAnsi"/>
          <w:i w:val="0"/>
        </w:rPr>
      </w:pPr>
      <w:r>
        <w:rPr>
          <w:rFonts w:asciiTheme="majorHAnsi" w:hAnsiTheme="majorHAnsi"/>
          <w:i w:val="0"/>
        </w:rPr>
        <w:t xml:space="preserve">where </w:t>
      </w:r>
      <w:r w:rsidRPr="00475F54">
        <w:rPr>
          <w:rFonts w:asciiTheme="majorHAnsi" w:hAnsiTheme="majorHAnsi"/>
        </w:rPr>
        <w:t>F</w:t>
      </w:r>
      <w:r w:rsidRPr="00475F54">
        <w:rPr>
          <w:rFonts w:asciiTheme="majorHAnsi" w:hAnsiTheme="majorHAnsi"/>
          <w:vertAlign w:val="subscript"/>
        </w:rPr>
        <w:t>Q</w:t>
      </w:r>
      <w:r>
        <w:rPr>
          <w:rFonts w:asciiTheme="majorHAnsi" w:hAnsiTheme="majorHAnsi"/>
          <w:i w:val="0"/>
        </w:rPr>
        <w:t xml:space="preserve"> </w:t>
      </w:r>
      <w:r w:rsidR="005761AE">
        <w:rPr>
          <w:rFonts w:asciiTheme="majorHAnsi" w:hAnsiTheme="majorHAnsi"/>
          <w:i w:val="0"/>
        </w:rPr>
        <w:t xml:space="preserve"> and </w:t>
      </w:r>
      <w:r w:rsidR="005761AE" w:rsidRPr="00475F54">
        <w:rPr>
          <w:rFonts w:asciiTheme="majorHAnsi" w:hAnsiTheme="majorHAnsi"/>
        </w:rPr>
        <w:t>S</w:t>
      </w:r>
      <w:r w:rsidR="005761AE" w:rsidRPr="00475F54">
        <w:rPr>
          <w:rFonts w:asciiTheme="majorHAnsi" w:hAnsiTheme="majorHAnsi"/>
          <w:vertAlign w:val="subscript"/>
        </w:rPr>
        <w:t>Q</w:t>
      </w:r>
      <w:r w:rsidR="005761AE">
        <w:rPr>
          <w:rFonts w:asciiTheme="majorHAnsi" w:hAnsiTheme="majorHAnsi"/>
          <w:i w:val="0"/>
        </w:rPr>
        <w:t xml:space="preserve"> (= 0) </w:t>
      </w:r>
      <w:r>
        <w:rPr>
          <w:rFonts w:asciiTheme="majorHAnsi" w:hAnsiTheme="majorHAnsi"/>
          <w:i w:val="0"/>
        </w:rPr>
        <w:t xml:space="preserve">are the values of the facular brightening </w:t>
      </w:r>
      <w:r w:rsidR="005761AE">
        <w:rPr>
          <w:rFonts w:asciiTheme="majorHAnsi" w:hAnsiTheme="majorHAnsi"/>
          <w:i w:val="0"/>
        </w:rPr>
        <w:t xml:space="preserve">and sunspot darkening </w:t>
      </w:r>
      <w:r>
        <w:rPr>
          <w:rFonts w:asciiTheme="majorHAnsi" w:hAnsiTheme="majorHAnsi"/>
          <w:i w:val="0"/>
        </w:rPr>
        <w:t xml:space="preserve">indices corresponding to </w:t>
      </w:r>
      <w:r w:rsidRPr="00475F54">
        <w:rPr>
          <w:rFonts w:asciiTheme="majorHAnsi" w:hAnsiTheme="majorHAnsi"/>
        </w:rPr>
        <w:t>T</w:t>
      </w:r>
      <w:r w:rsidRPr="00475F54">
        <w:rPr>
          <w:rFonts w:asciiTheme="majorHAnsi" w:hAnsiTheme="majorHAnsi"/>
          <w:vertAlign w:val="subscript"/>
        </w:rPr>
        <w:t>Q</w:t>
      </w:r>
      <w:r>
        <w:rPr>
          <w:rFonts w:asciiTheme="majorHAnsi" w:hAnsiTheme="majorHAnsi"/>
          <w:i w:val="0"/>
        </w:rPr>
        <w:t>, i.e., for the quiet sun.</w:t>
      </w:r>
    </w:p>
    <w:p w14:paraId="179FD6FA" w14:textId="61E21B06" w:rsidR="009F35E5" w:rsidRPr="00082272" w:rsidRDefault="009F35E5" w:rsidP="00500A52">
      <w:pPr>
        <w:pStyle w:val="CDRGuidance"/>
        <w:rPr>
          <w:rFonts w:asciiTheme="majorHAnsi" w:hAnsiTheme="majorHAnsi"/>
          <w:i w:val="0"/>
        </w:rPr>
      </w:pPr>
      <w:r>
        <w:rPr>
          <w:rFonts w:asciiTheme="majorHAnsi" w:hAnsiTheme="majorHAnsi"/>
          <w:i w:val="0"/>
        </w:rPr>
        <w:t xml:space="preserve">Similarly, the corresponding </w:t>
      </w:r>
      <w:r w:rsidR="005761AE">
        <w:rPr>
          <w:rFonts w:asciiTheme="majorHAnsi" w:hAnsiTheme="majorHAnsi"/>
          <w:i w:val="0"/>
        </w:rPr>
        <w:t>facular brightening and sunspot darkening components in the NRLSSI</w:t>
      </w:r>
      <w:r w:rsidR="004C4CA7">
        <w:rPr>
          <w:rFonts w:asciiTheme="majorHAnsi" w:hAnsiTheme="majorHAnsi"/>
          <w:i w:val="0"/>
        </w:rPr>
        <w:t>2</w:t>
      </w:r>
      <w:r w:rsidR="005761AE">
        <w:rPr>
          <w:rFonts w:asciiTheme="majorHAnsi" w:hAnsiTheme="majorHAnsi"/>
          <w:i w:val="0"/>
        </w:rPr>
        <w:t xml:space="preserve"> spectral </w:t>
      </w:r>
      <w:r>
        <w:rPr>
          <w:rFonts w:asciiTheme="majorHAnsi" w:hAnsiTheme="majorHAnsi"/>
          <w:i w:val="0"/>
        </w:rPr>
        <w:t xml:space="preserve">irradiance </w:t>
      </w:r>
      <w:r w:rsidR="00841E65">
        <w:rPr>
          <w:rFonts w:asciiTheme="majorHAnsi" w:hAnsiTheme="majorHAnsi"/>
          <w:i w:val="0"/>
        </w:rPr>
        <w:t>variability model</w:t>
      </w:r>
      <w:r w:rsidR="005761AE">
        <w:rPr>
          <w:rFonts w:asciiTheme="majorHAnsi" w:hAnsiTheme="majorHAnsi"/>
          <w:i w:val="0"/>
        </w:rPr>
        <w:t xml:space="preserve"> are</w:t>
      </w:r>
    </w:p>
    <w:p w14:paraId="33BF58C1" w14:textId="0A766B7D" w:rsidR="00B20763" w:rsidRPr="005761AE" w:rsidRDefault="00500A52" w:rsidP="00B20763">
      <w:pPr>
        <w:pStyle w:val="CDRGuidance"/>
        <w:rPr>
          <w:rFonts w:asciiTheme="majorHAnsi" w:hAnsiTheme="majorHAnsi"/>
          <w:i w:val="0"/>
        </w:rPr>
      </w:pPr>
      <m:oMathPara>
        <m:oMath>
          <m: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F</m:t>
              </m:r>
            </m:sub>
          </m:sSub>
          <m:d>
            <m:dPr>
              <m:ctrlPr>
                <w:rPr>
                  <w:rFonts w:ascii="Cambria Math" w:hAnsi="Cambria Math"/>
                </w:rPr>
              </m:ctrlPr>
            </m:dPr>
            <m:e>
              <m:r>
                <w:rPr>
                  <w:rFonts w:ascii="Cambria Math" w:hAnsi="Cambria Math"/>
                </w:rPr>
                <m:t>λ,t</m:t>
              </m:r>
            </m:e>
          </m:d>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F</m:t>
              </m:r>
            </m:sub>
          </m:sSub>
          <m:d>
            <m:dPr>
              <m:ctrlPr>
                <w:rPr>
                  <w:rFonts w:ascii="Cambria Math" w:hAnsi="Cambria Math"/>
                </w:rPr>
              </m:ctrlPr>
            </m:dPr>
            <m:e>
              <m:r>
                <w:rPr>
                  <w:rFonts w:ascii="Cambria Math" w:hAnsi="Cambria Math"/>
                </w:rPr>
                <m:t>λ</m:t>
              </m:r>
            </m:e>
          </m:d>
          <m:r>
            <w:rPr>
              <w:rFonts w:ascii="Cambria Math" w:hAnsi="Cambria Math"/>
            </w:rPr>
            <m:t xml:space="preserve"> + </m:t>
          </m:r>
          <m:sSub>
            <m:sSubPr>
              <m:ctrlPr>
                <w:rPr>
                  <w:rFonts w:ascii="Cambria Math" w:hAnsi="Cambria Math"/>
                </w:rPr>
              </m:ctrlPr>
            </m:sSubPr>
            <m:e>
              <m:r>
                <w:rPr>
                  <w:rFonts w:ascii="Cambria Math" w:hAnsi="Cambria Math"/>
                </w:rPr>
                <m:t>d</m:t>
              </m:r>
            </m:e>
            <m:sub>
              <m:r>
                <w:rPr>
                  <w:rFonts w:ascii="Cambria Math" w:hAnsi="Cambria Math"/>
                </w:rPr>
                <m:t>F</m:t>
              </m:r>
            </m:sub>
          </m:sSub>
          <m:d>
            <m:dPr>
              <m:ctrlPr>
                <w:rPr>
                  <w:rFonts w:ascii="Cambria Math" w:hAnsi="Cambria Math"/>
                </w:rPr>
              </m:ctrlPr>
            </m:dPr>
            <m:e>
              <m:r>
                <w:rPr>
                  <w:rFonts w:ascii="Cambria Math" w:hAnsi="Cambria Math"/>
                </w:rPr>
                <m:t>λ</m:t>
              </m:r>
            </m:e>
          </m:d>
          <m:r>
            <w:rPr>
              <w:rFonts w:ascii="Cambria Math" w:hAnsi="Cambria Math"/>
            </w:rPr>
            <m:t xml:space="preserve">× </m:t>
          </m:r>
          <m:d>
            <m:dPr>
              <m:begChr m:val="["/>
              <m:endChr m:val="]"/>
              <m:ctrlPr>
                <w:rPr>
                  <w:rFonts w:ascii="Cambria Math" w:hAnsi="Cambria Math"/>
                </w:rPr>
              </m:ctrlPr>
            </m:dPr>
            <m:e>
              <m:r>
                <w:rPr>
                  <w:rFonts w:ascii="Cambria Math" w:hAnsi="Cambria Math"/>
                </w:rPr>
                <m:t>F</m:t>
              </m:r>
              <m:d>
                <m:dPr>
                  <m:ctrlPr>
                    <w:rPr>
                      <w:rFonts w:ascii="Cambria Math" w:hAnsi="Cambria Math"/>
                    </w:rPr>
                  </m:ctrlPr>
                </m:dPr>
                <m:e>
                  <m:r>
                    <w:rPr>
                      <w:rFonts w:ascii="Cambria Math" w:hAnsi="Cambria Math"/>
                    </w:rPr>
                    <m:t>t</m:t>
                  </m:r>
                </m:e>
              </m:d>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Q</m:t>
                  </m:r>
                </m:sub>
              </m:sSub>
            </m:e>
          </m:d>
          <m:r>
            <w:rPr>
              <w:rFonts w:ascii="Cambria Math" w:hAnsi="Cambria Math"/>
            </w:rPr>
            <m:t xml:space="preserve">+ </m:t>
          </m:r>
          <m:sSub>
            <m:sSubPr>
              <m:ctrlPr>
                <w:rPr>
                  <w:rFonts w:ascii="Cambria Math" w:hAnsi="Cambria Math"/>
                </w:rPr>
              </m:ctrlPr>
            </m:sSubPr>
            <m:e>
              <m:r>
                <w:rPr>
                  <w:rFonts w:ascii="Cambria Math" w:hAnsi="Cambria Math"/>
                </w:rPr>
                <m:t>e</m:t>
              </m:r>
            </m:e>
            <m:sub>
              <m:r>
                <w:rPr>
                  <w:rFonts w:ascii="Cambria Math" w:hAnsi="Cambria Math"/>
                </w:rPr>
                <m:t>F</m:t>
              </m:r>
            </m:sub>
          </m:sSub>
          <m:r>
            <w:rPr>
              <w:rFonts w:ascii="Cambria Math" w:hAnsi="Cambria Math"/>
            </w:rPr>
            <m:t xml:space="preserve">× </m:t>
          </m:r>
          <m:d>
            <m:dPr>
              <m:begChr m:val="["/>
              <m:endChr m:val="]"/>
              <m:ctrlPr>
                <w:rPr>
                  <w:rFonts w:ascii="Cambria Math" w:hAnsi="Cambria Math"/>
                </w:rPr>
              </m:ctrlPr>
            </m:dPr>
            <m:e>
              <m:r>
                <w:rPr>
                  <w:rFonts w:ascii="Cambria Math" w:hAnsi="Cambria Math"/>
                </w:rPr>
                <m:t>F</m:t>
              </m:r>
              <m:d>
                <m:dPr>
                  <m:ctrlPr>
                    <w:rPr>
                      <w:rFonts w:ascii="Cambria Math" w:hAnsi="Cambria Math"/>
                    </w:rPr>
                  </m:ctrlPr>
                </m:dPr>
                <m:e>
                  <m:r>
                    <w:rPr>
                      <w:rFonts w:ascii="Cambria Math" w:hAnsi="Cambria Math"/>
                    </w:rPr>
                    <m:t>t</m:t>
                  </m:r>
                </m:e>
              </m:d>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Q</m:t>
                  </m:r>
                </m:sub>
              </m:sSub>
            </m:e>
          </m:d>
        </m:oMath>
      </m:oMathPara>
    </w:p>
    <w:p w14:paraId="18BBB114" w14:textId="77777777" w:rsidR="005761AE" w:rsidRPr="00082272" w:rsidRDefault="005761AE" w:rsidP="005761AE">
      <w:pPr>
        <w:pStyle w:val="CDRGuidance"/>
        <w:rPr>
          <w:rFonts w:asciiTheme="majorHAnsi" w:hAnsiTheme="majorHAnsi"/>
          <w:i w:val="0"/>
        </w:rPr>
      </w:pPr>
      <m:oMathPara>
        <m:oMath>
          <m: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S</m:t>
              </m:r>
            </m:sub>
          </m:sSub>
          <m:d>
            <m:dPr>
              <m:ctrlPr>
                <w:rPr>
                  <w:rFonts w:ascii="Cambria Math" w:hAnsi="Cambria Math"/>
                </w:rPr>
              </m:ctrlPr>
            </m:dPr>
            <m:e>
              <m:r>
                <w:rPr>
                  <w:rFonts w:ascii="Cambria Math" w:hAnsi="Cambria Math"/>
                </w:rPr>
                <m:t>λ,t</m:t>
              </m:r>
            </m:e>
          </m:d>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S</m:t>
              </m:r>
            </m:sub>
          </m:sSub>
          <m:d>
            <m:dPr>
              <m:ctrlPr>
                <w:rPr>
                  <w:rFonts w:ascii="Cambria Math" w:hAnsi="Cambria Math"/>
                </w:rPr>
              </m:ctrlPr>
            </m:dPr>
            <m:e>
              <m:r>
                <w:rPr>
                  <w:rFonts w:ascii="Cambria Math" w:hAnsi="Cambria Math"/>
                </w:rPr>
                <m:t>λ</m:t>
              </m:r>
            </m:e>
          </m:d>
          <m:r>
            <w:rPr>
              <w:rFonts w:ascii="Cambria Math" w:hAnsi="Cambria Math"/>
            </w:rPr>
            <m:t xml:space="preserve"> + </m:t>
          </m:r>
          <m:sSub>
            <m:sSubPr>
              <m:ctrlPr>
                <w:rPr>
                  <w:rFonts w:ascii="Cambria Math" w:hAnsi="Cambria Math"/>
                </w:rPr>
              </m:ctrlPr>
            </m:sSubPr>
            <m:e>
              <m:r>
                <w:rPr>
                  <w:rFonts w:ascii="Cambria Math" w:hAnsi="Cambria Math"/>
                </w:rPr>
                <m:t>d</m:t>
              </m:r>
            </m:e>
            <m:sub>
              <m:r>
                <w:rPr>
                  <w:rFonts w:ascii="Cambria Math" w:hAnsi="Cambria Math"/>
                </w:rPr>
                <m:t>S</m:t>
              </m:r>
            </m:sub>
          </m:sSub>
          <m:d>
            <m:dPr>
              <m:ctrlPr>
                <w:rPr>
                  <w:rFonts w:ascii="Cambria Math" w:hAnsi="Cambria Math"/>
                </w:rPr>
              </m:ctrlPr>
            </m:dPr>
            <m:e>
              <m:r>
                <w:rPr>
                  <w:rFonts w:ascii="Cambria Math" w:hAnsi="Cambria Math"/>
                </w:rPr>
                <m:t>λ</m:t>
              </m:r>
            </m:e>
          </m:d>
          <m:r>
            <w:rPr>
              <w:rFonts w:ascii="Cambria Math" w:hAnsi="Cambria Math"/>
            </w:rPr>
            <m:t xml:space="preserve">× </m:t>
          </m:r>
          <m:d>
            <m:dPr>
              <m:begChr m:val="["/>
              <m:endChr m:val="]"/>
              <m:ctrlPr>
                <w:rPr>
                  <w:rFonts w:ascii="Cambria Math" w:hAnsi="Cambria Math"/>
                </w:rPr>
              </m:ctrlPr>
            </m:dPr>
            <m:e>
              <m:r>
                <w:rPr>
                  <w:rFonts w:ascii="Cambria Math" w:hAnsi="Cambria Math"/>
                </w:rPr>
                <m:t>S</m:t>
              </m:r>
              <m:d>
                <m:dPr>
                  <m:ctrlPr>
                    <w:rPr>
                      <w:rFonts w:ascii="Cambria Math" w:hAnsi="Cambria Math"/>
                    </w:rPr>
                  </m:ctrlPr>
                </m:dPr>
                <m:e>
                  <m:r>
                    <w:rPr>
                      <w:rFonts w:ascii="Cambria Math" w:hAnsi="Cambria Math"/>
                    </w:rPr>
                    <m:t>t</m:t>
                  </m:r>
                </m:e>
              </m:d>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Q</m:t>
                  </m:r>
                </m:sub>
              </m:sSub>
            </m:e>
          </m:d>
          <m:r>
            <w:rPr>
              <w:rFonts w:ascii="Cambria Math" w:hAnsi="Cambria Math"/>
            </w:rPr>
            <m:t xml:space="preserve"> + </m:t>
          </m:r>
          <m:sSub>
            <m:sSubPr>
              <m:ctrlPr>
                <w:rPr>
                  <w:rFonts w:ascii="Cambria Math" w:hAnsi="Cambria Math"/>
                </w:rPr>
              </m:ctrlPr>
            </m:sSubPr>
            <m:e>
              <m:r>
                <w:rPr>
                  <w:rFonts w:ascii="Cambria Math" w:hAnsi="Cambria Math"/>
                </w:rPr>
                <m:t>e</m:t>
              </m:r>
            </m:e>
            <m:sub>
              <m:r>
                <w:rPr>
                  <w:rFonts w:ascii="Cambria Math" w:hAnsi="Cambria Math"/>
                </w:rPr>
                <m:t>S</m:t>
              </m:r>
            </m:sub>
          </m:sSub>
          <m:r>
            <w:rPr>
              <w:rFonts w:ascii="Cambria Math" w:hAnsi="Cambria Math"/>
            </w:rPr>
            <m:t xml:space="preserve">× </m:t>
          </m:r>
          <m:d>
            <m:dPr>
              <m:begChr m:val="["/>
              <m:endChr m:val="]"/>
              <m:ctrlPr>
                <w:rPr>
                  <w:rFonts w:ascii="Cambria Math" w:hAnsi="Cambria Math"/>
                </w:rPr>
              </m:ctrlPr>
            </m:dPr>
            <m:e>
              <m:r>
                <w:rPr>
                  <w:rFonts w:ascii="Cambria Math" w:hAnsi="Cambria Math"/>
                </w:rPr>
                <m:t>S</m:t>
              </m:r>
              <m:d>
                <m:dPr>
                  <m:ctrlPr>
                    <w:rPr>
                      <w:rFonts w:ascii="Cambria Math" w:hAnsi="Cambria Math"/>
                    </w:rPr>
                  </m:ctrlPr>
                </m:dPr>
                <m:e>
                  <m:r>
                    <w:rPr>
                      <w:rFonts w:ascii="Cambria Math" w:hAnsi="Cambria Math"/>
                    </w:rPr>
                    <m:t>t</m:t>
                  </m:r>
                </m:e>
              </m:d>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Q</m:t>
                  </m:r>
                </m:sub>
              </m:sSub>
            </m:e>
          </m:d>
        </m:oMath>
      </m:oMathPara>
    </w:p>
    <w:p w14:paraId="31B6F82B" w14:textId="1E690AD2" w:rsidR="00A52EE8" w:rsidRDefault="00F90678" w:rsidP="00F90678">
      <w:pPr>
        <w:pStyle w:val="CDRGuidance"/>
        <w:rPr>
          <w:rFonts w:asciiTheme="majorHAnsi" w:hAnsiTheme="majorHAnsi"/>
          <w:i w:val="0"/>
        </w:rPr>
      </w:pPr>
      <w:r w:rsidRPr="00FF74F1">
        <w:rPr>
          <w:rFonts w:asciiTheme="majorHAnsi" w:hAnsiTheme="majorHAnsi"/>
          <w:i w:val="0"/>
        </w:rPr>
        <w:t>The</w:t>
      </w:r>
      <w:r w:rsidR="006A6A80">
        <w:rPr>
          <w:rFonts w:asciiTheme="majorHAnsi" w:hAnsiTheme="majorHAnsi"/>
          <w:i w:val="0"/>
        </w:rPr>
        <w:t xml:space="preserve"> </w:t>
      </w:r>
      <w:r w:rsidR="006A6A80" w:rsidRPr="00475F54">
        <w:rPr>
          <w:rFonts w:asciiTheme="majorHAnsi" w:hAnsiTheme="majorHAnsi"/>
        </w:rPr>
        <w:t>a</w:t>
      </w:r>
      <w:r w:rsidR="006A6A80">
        <w:rPr>
          <w:rFonts w:asciiTheme="majorHAnsi" w:hAnsiTheme="majorHAnsi"/>
          <w:i w:val="0"/>
        </w:rPr>
        <w:t xml:space="preserve">, </w:t>
      </w:r>
      <w:r w:rsidR="006A6A80" w:rsidRPr="00475F54">
        <w:rPr>
          <w:rFonts w:asciiTheme="majorHAnsi" w:hAnsiTheme="majorHAnsi"/>
        </w:rPr>
        <w:t>b</w:t>
      </w:r>
      <w:r w:rsidR="006A6A80">
        <w:rPr>
          <w:rFonts w:asciiTheme="majorHAnsi" w:hAnsiTheme="majorHAnsi"/>
          <w:i w:val="0"/>
        </w:rPr>
        <w:t xml:space="preserve">, </w:t>
      </w:r>
      <w:r w:rsidR="006A6A80" w:rsidRPr="00475F54">
        <w:rPr>
          <w:rFonts w:asciiTheme="majorHAnsi" w:hAnsiTheme="majorHAnsi"/>
        </w:rPr>
        <w:t>c</w:t>
      </w:r>
      <w:r w:rsidR="006A6A80">
        <w:rPr>
          <w:rFonts w:asciiTheme="majorHAnsi" w:hAnsiTheme="majorHAnsi"/>
          <w:i w:val="0"/>
        </w:rPr>
        <w:t>(</w:t>
      </w:r>
      <w:r w:rsidR="006A6A80" w:rsidRPr="00475F54">
        <w:rPr>
          <w:rFonts w:asciiTheme="majorHAnsi" w:hAnsiTheme="majorHAnsi"/>
        </w:rPr>
        <w:sym w:font="Symbol" w:char="F06C"/>
      </w:r>
      <w:r w:rsidR="006A6A80" w:rsidRPr="006A6A80">
        <w:rPr>
          <w:rFonts w:asciiTheme="majorHAnsi" w:hAnsiTheme="majorHAnsi"/>
          <w:i w:val="0"/>
        </w:rPr>
        <w:t xml:space="preserve">) </w:t>
      </w:r>
      <w:r w:rsidR="006A6A80">
        <w:rPr>
          <w:rFonts w:asciiTheme="majorHAnsi" w:hAnsiTheme="majorHAnsi"/>
          <w:i w:val="0"/>
        </w:rPr>
        <w:t xml:space="preserve">and </w:t>
      </w:r>
      <w:r w:rsidR="006A6A80" w:rsidRPr="00475F54">
        <w:rPr>
          <w:rFonts w:asciiTheme="majorHAnsi" w:hAnsiTheme="majorHAnsi"/>
        </w:rPr>
        <w:t>d</w:t>
      </w:r>
      <w:r w:rsidR="006A6A80">
        <w:rPr>
          <w:rFonts w:asciiTheme="majorHAnsi" w:hAnsiTheme="majorHAnsi"/>
          <w:i w:val="0"/>
        </w:rPr>
        <w:t>(</w:t>
      </w:r>
      <w:r w:rsidR="006A6A80" w:rsidRPr="00082272">
        <w:rPr>
          <w:rFonts w:asciiTheme="majorHAnsi" w:hAnsiTheme="majorHAnsi"/>
        </w:rPr>
        <w:sym w:font="Symbol" w:char="F06C"/>
      </w:r>
      <w:r w:rsidR="006A6A80" w:rsidRPr="006A6A80">
        <w:rPr>
          <w:rFonts w:asciiTheme="majorHAnsi" w:hAnsiTheme="majorHAnsi"/>
          <w:i w:val="0"/>
        </w:rPr>
        <w:t>)</w:t>
      </w:r>
      <w:r w:rsidR="006A6A80">
        <w:rPr>
          <w:rFonts w:asciiTheme="majorHAnsi" w:hAnsiTheme="majorHAnsi"/>
          <w:i w:val="0"/>
        </w:rPr>
        <w:t xml:space="preserve"> coefficients </w:t>
      </w:r>
      <w:r w:rsidR="00A52EE8">
        <w:rPr>
          <w:rFonts w:asciiTheme="majorHAnsi" w:hAnsiTheme="majorHAnsi"/>
          <w:i w:val="0"/>
        </w:rPr>
        <w:t xml:space="preserve">for </w:t>
      </w:r>
      <w:r w:rsidR="005761AE">
        <w:rPr>
          <w:rFonts w:asciiTheme="majorHAnsi" w:hAnsiTheme="majorHAnsi"/>
          <w:i w:val="0"/>
        </w:rPr>
        <w:t xml:space="preserve">faculae and </w:t>
      </w:r>
      <w:r w:rsidR="00A52EE8">
        <w:rPr>
          <w:rFonts w:asciiTheme="majorHAnsi" w:hAnsiTheme="majorHAnsi"/>
          <w:i w:val="0"/>
        </w:rPr>
        <w:t xml:space="preserve">sunspots </w:t>
      </w:r>
      <w:r w:rsidR="000D3418">
        <w:rPr>
          <w:rFonts w:asciiTheme="majorHAnsi" w:hAnsiTheme="majorHAnsi"/>
          <w:i w:val="0"/>
        </w:rPr>
        <w:t xml:space="preserve">are </w:t>
      </w:r>
      <w:r w:rsidRPr="00FF74F1">
        <w:rPr>
          <w:rFonts w:asciiTheme="majorHAnsi" w:hAnsiTheme="majorHAnsi"/>
          <w:i w:val="0"/>
        </w:rPr>
        <w:t>specified</w:t>
      </w:r>
      <w:r w:rsidR="00F3622C">
        <w:rPr>
          <w:rFonts w:asciiTheme="majorHAnsi" w:hAnsiTheme="majorHAnsi"/>
          <w:i w:val="0"/>
        </w:rPr>
        <w:t xml:space="preserve"> (Figure 5) </w:t>
      </w:r>
      <w:r w:rsidR="00A52EE8">
        <w:rPr>
          <w:rFonts w:asciiTheme="majorHAnsi" w:hAnsiTheme="majorHAnsi"/>
          <w:i w:val="0"/>
        </w:rPr>
        <w:t xml:space="preserve">and supplied </w:t>
      </w:r>
      <w:r w:rsidRPr="00FF74F1">
        <w:rPr>
          <w:rFonts w:asciiTheme="majorHAnsi" w:hAnsiTheme="majorHAnsi"/>
          <w:i w:val="0"/>
        </w:rPr>
        <w:t>with the algorithm.</w:t>
      </w:r>
      <w:r>
        <w:rPr>
          <w:rFonts w:asciiTheme="majorHAnsi" w:hAnsiTheme="majorHAnsi"/>
          <w:i w:val="0"/>
        </w:rPr>
        <w:t xml:space="preserve"> </w:t>
      </w:r>
      <w:r w:rsidR="00564909">
        <w:rPr>
          <w:rFonts w:asciiTheme="majorHAnsi" w:hAnsiTheme="majorHAnsi"/>
          <w:i w:val="0"/>
        </w:rPr>
        <w:t xml:space="preserve">Note that the </w:t>
      </w:r>
      <w:r w:rsidR="00564909" w:rsidRPr="00475F54">
        <w:rPr>
          <w:rFonts w:asciiTheme="majorHAnsi" w:hAnsiTheme="majorHAnsi"/>
        </w:rPr>
        <w:t>a</w:t>
      </w:r>
      <w:r w:rsidR="00564909">
        <w:rPr>
          <w:rFonts w:asciiTheme="majorHAnsi" w:hAnsiTheme="majorHAnsi"/>
          <w:i w:val="0"/>
        </w:rPr>
        <w:t xml:space="preserve"> and </w:t>
      </w:r>
      <w:r w:rsidR="00564909" w:rsidRPr="00475F54">
        <w:rPr>
          <w:rFonts w:asciiTheme="majorHAnsi" w:hAnsiTheme="majorHAnsi"/>
        </w:rPr>
        <w:t>c</w:t>
      </w:r>
      <w:r w:rsidR="00564909">
        <w:rPr>
          <w:rFonts w:asciiTheme="majorHAnsi" w:hAnsiTheme="majorHAnsi"/>
          <w:i w:val="0"/>
        </w:rPr>
        <w:t xml:space="preserve"> coefficients are nominally zero so that when </w:t>
      </w:r>
      <w:r w:rsidR="00564909" w:rsidRPr="00475F54">
        <w:rPr>
          <w:rFonts w:asciiTheme="majorHAnsi" w:hAnsiTheme="majorHAnsi"/>
        </w:rPr>
        <w:t>F</w:t>
      </w:r>
      <w:r w:rsidR="00564909">
        <w:rPr>
          <w:rFonts w:asciiTheme="majorHAnsi" w:hAnsiTheme="majorHAnsi"/>
          <w:i w:val="0"/>
        </w:rPr>
        <w:t>=</w:t>
      </w:r>
      <w:r w:rsidR="00564909" w:rsidRPr="00475F54">
        <w:rPr>
          <w:rFonts w:asciiTheme="majorHAnsi" w:hAnsiTheme="majorHAnsi"/>
        </w:rPr>
        <w:t>F</w:t>
      </w:r>
      <w:r w:rsidR="00564909" w:rsidRPr="00475F54">
        <w:rPr>
          <w:rFonts w:asciiTheme="majorHAnsi" w:hAnsiTheme="majorHAnsi"/>
          <w:vertAlign w:val="subscript"/>
        </w:rPr>
        <w:t>Q</w:t>
      </w:r>
      <w:r w:rsidR="00564909">
        <w:rPr>
          <w:rFonts w:asciiTheme="majorHAnsi" w:hAnsiTheme="majorHAnsi"/>
          <w:i w:val="0"/>
        </w:rPr>
        <w:t xml:space="preserve"> </w:t>
      </w:r>
      <w:r w:rsidR="005761AE">
        <w:rPr>
          <w:rFonts w:asciiTheme="majorHAnsi" w:hAnsiTheme="majorHAnsi"/>
          <w:i w:val="0"/>
        </w:rPr>
        <w:t xml:space="preserve">and </w:t>
      </w:r>
      <w:r w:rsidR="005761AE" w:rsidRPr="00475F54">
        <w:rPr>
          <w:rFonts w:asciiTheme="majorHAnsi" w:hAnsiTheme="majorHAnsi"/>
        </w:rPr>
        <w:t>S</w:t>
      </w:r>
      <w:r w:rsidR="005761AE">
        <w:rPr>
          <w:rFonts w:asciiTheme="majorHAnsi" w:hAnsiTheme="majorHAnsi"/>
          <w:i w:val="0"/>
        </w:rPr>
        <w:t>=</w:t>
      </w:r>
      <w:r w:rsidR="005761AE" w:rsidRPr="00475F54">
        <w:rPr>
          <w:rFonts w:asciiTheme="majorHAnsi" w:hAnsiTheme="majorHAnsi"/>
        </w:rPr>
        <w:t>S</w:t>
      </w:r>
      <w:r w:rsidR="005761AE" w:rsidRPr="00475F54">
        <w:rPr>
          <w:rFonts w:asciiTheme="majorHAnsi" w:hAnsiTheme="majorHAnsi"/>
          <w:vertAlign w:val="subscript"/>
        </w:rPr>
        <w:t>Q</w:t>
      </w:r>
      <w:r w:rsidR="005761AE">
        <w:rPr>
          <w:rFonts w:asciiTheme="majorHAnsi" w:hAnsiTheme="majorHAnsi"/>
          <w:i w:val="0"/>
        </w:rPr>
        <w:t xml:space="preserve"> </w:t>
      </w:r>
      <w:r w:rsidR="00564909">
        <w:rPr>
          <w:rFonts w:asciiTheme="majorHAnsi" w:hAnsiTheme="majorHAnsi"/>
          <w:i w:val="0"/>
        </w:rPr>
        <w:t xml:space="preserve">then </w:t>
      </w:r>
      <w:r w:rsidR="00564909" w:rsidRPr="00475F54">
        <w:rPr>
          <w:rFonts w:asciiTheme="majorHAnsi" w:hAnsiTheme="majorHAnsi"/>
        </w:rPr>
        <w:t>T</w:t>
      </w:r>
      <w:r w:rsidR="00564909">
        <w:rPr>
          <w:rFonts w:asciiTheme="majorHAnsi" w:hAnsiTheme="majorHAnsi"/>
          <w:i w:val="0"/>
        </w:rPr>
        <w:t>=</w:t>
      </w:r>
      <w:r w:rsidR="00564909" w:rsidRPr="00475F54">
        <w:rPr>
          <w:rFonts w:asciiTheme="majorHAnsi" w:hAnsiTheme="majorHAnsi"/>
        </w:rPr>
        <w:t>T</w:t>
      </w:r>
      <w:r w:rsidR="00564909" w:rsidRPr="00475F54">
        <w:rPr>
          <w:rFonts w:asciiTheme="majorHAnsi" w:hAnsiTheme="majorHAnsi"/>
          <w:vertAlign w:val="subscript"/>
        </w:rPr>
        <w:t>Q</w:t>
      </w:r>
      <w:r w:rsidR="00564909">
        <w:rPr>
          <w:rFonts w:asciiTheme="majorHAnsi" w:hAnsiTheme="majorHAnsi"/>
          <w:i w:val="0"/>
        </w:rPr>
        <w:t xml:space="preserve"> and </w:t>
      </w:r>
      <w:r w:rsidR="00564909" w:rsidRPr="00475F54">
        <w:rPr>
          <w:rFonts w:asciiTheme="majorHAnsi" w:hAnsiTheme="majorHAnsi"/>
        </w:rPr>
        <w:t>I</w:t>
      </w:r>
      <w:r w:rsidR="00564909">
        <w:rPr>
          <w:rFonts w:asciiTheme="majorHAnsi" w:hAnsiTheme="majorHAnsi"/>
          <w:i w:val="0"/>
        </w:rPr>
        <w:t>=</w:t>
      </w:r>
      <w:r w:rsidR="00564909" w:rsidRPr="00475F54">
        <w:rPr>
          <w:rFonts w:asciiTheme="majorHAnsi" w:hAnsiTheme="majorHAnsi"/>
        </w:rPr>
        <w:t>I</w:t>
      </w:r>
      <w:r w:rsidR="00564909" w:rsidRPr="00475F54">
        <w:rPr>
          <w:rFonts w:asciiTheme="majorHAnsi" w:hAnsiTheme="majorHAnsi"/>
          <w:vertAlign w:val="subscript"/>
        </w:rPr>
        <w:t>Q</w:t>
      </w:r>
      <w:r w:rsidR="00564909">
        <w:rPr>
          <w:rFonts w:asciiTheme="majorHAnsi" w:hAnsiTheme="majorHAnsi"/>
          <w:i w:val="0"/>
        </w:rPr>
        <w:t xml:space="preserve">. </w:t>
      </w:r>
      <w:r w:rsidR="00A52EE8">
        <w:rPr>
          <w:rFonts w:asciiTheme="majorHAnsi" w:hAnsiTheme="majorHAnsi"/>
          <w:i w:val="0"/>
        </w:rPr>
        <w:t xml:space="preserve">The additional </w:t>
      </w:r>
      <w:r w:rsidR="00B20763">
        <w:rPr>
          <w:rFonts w:asciiTheme="majorHAnsi" w:hAnsiTheme="majorHAnsi"/>
          <w:i w:val="0"/>
        </w:rPr>
        <w:t xml:space="preserve">wavelength-independent </w:t>
      </w:r>
      <w:r w:rsidR="00A52EE8">
        <w:rPr>
          <w:rFonts w:asciiTheme="majorHAnsi" w:hAnsiTheme="majorHAnsi"/>
          <w:i w:val="0"/>
        </w:rPr>
        <w:t xml:space="preserve">terms in the spectral irradiance facular </w:t>
      </w:r>
      <w:r w:rsidR="005761AE">
        <w:rPr>
          <w:rFonts w:asciiTheme="majorHAnsi" w:hAnsiTheme="majorHAnsi"/>
          <w:i w:val="0"/>
        </w:rPr>
        <w:t xml:space="preserve">and sunspot </w:t>
      </w:r>
      <w:r w:rsidR="00EC674D">
        <w:rPr>
          <w:rFonts w:asciiTheme="majorHAnsi" w:hAnsiTheme="majorHAnsi"/>
          <w:i w:val="0"/>
        </w:rPr>
        <w:t>components</w:t>
      </w:r>
      <w:r w:rsidR="00FE0672">
        <w:rPr>
          <w:rFonts w:asciiTheme="majorHAnsi" w:hAnsiTheme="majorHAnsi"/>
          <w:i w:val="0"/>
        </w:rPr>
        <w:t xml:space="preserve"> evaluated with the </w:t>
      </w:r>
      <w:r w:rsidR="00FE0672" w:rsidRPr="00475F54">
        <w:rPr>
          <w:rFonts w:asciiTheme="majorHAnsi" w:hAnsiTheme="majorHAnsi"/>
        </w:rPr>
        <w:t>e</w:t>
      </w:r>
      <w:r w:rsidR="00FE0672" w:rsidRPr="00475F54">
        <w:rPr>
          <w:rFonts w:asciiTheme="majorHAnsi" w:hAnsiTheme="majorHAnsi"/>
          <w:vertAlign w:val="subscript"/>
        </w:rPr>
        <w:t>F</w:t>
      </w:r>
      <w:r w:rsidR="00FE0672">
        <w:rPr>
          <w:rFonts w:asciiTheme="majorHAnsi" w:hAnsiTheme="majorHAnsi"/>
          <w:i w:val="0"/>
        </w:rPr>
        <w:t xml:space="preserve"> and </w:t>
      </w:r>
      <w:r w:rsidR="00FE0672" w:rsidRPr="00475F54">
        <w:rPr>
          <w:rFonts w:asciiTheme="majorHAnsi" w:hAnsiTheme="majorHAnsi"/>
        </w:rPr>
        <w:t>e</w:t>
      </w:r>
      <w:r w:rsidR="00FE0672" w:rsidRPr="00475F54">
        <w:rPr>
          <w:rFonts w:asciiTheme="majorHAnsi" w:hAnsiTheme="majorHAnsi"/>
          <w:vertAlign w:val="subscript"/>
        </w:rPr>
        <w:t>S</w:t>
      </w:r>
      <w:r w:rsidR="00FE0672">
        <w:rPr>
          <w:rFonts w:asciiTheme="majorHAnsi" w:hAnsiTheme="majorHAnsi"/>
          <w:i w:val="0"/>
        </w:rPr>
        <w:t xml:space="preserve"> coefficients </w:t>
      </w:r>
      <w:r w:rsidR="00A52EE8">
        <w:rPr>
          <w:rFonts w:asciiTheme="majorHAnsi" w:hAnsiTheme="majorHAnsi"/>
          <w:i w:val="0"/>
        </w:rPr>
        <w:t>provide small adjustments to ensure that</w:t>
      </w:r>
      <w:r w:rsidR="00841E65">
        <w:rPr>
          <w:rFonts w:asciiTheme="majorHAnsi" w:hAnsiTheme="majorHAnsi"/>
          <w:i w:val="0"/>
        </w:rPr>
        <w:t xml:space="preserve"> numerically</w:t>
      </w:r>
    </w:p>
    <w:p w14:paraId="79F1AA11" w14:textId="77777777" w:rsidR="00EC674D" w:rsidRPr="002A5483" w:rsidRDefault="00EC674D" w:rsidP="00EC674D">
      <w:pPr>
        <w:pStyle w:val="CDRGuidance"/>
        <w:rPr>
          <w:i w:val="0"/>
        </w:rPr>
      </w:pPr>
      <m:oMathPara>
        <m:oMath>
          <m:r>
            <w:rPr>
              <w:rFonts w:ascii="Cambria Math" w:hAnsi="Cambria Math"/>
            </w:rPr>
            <m:t>T</m:t>
          </m:r>
          <m:d>
            <m:dPr>
              <m:ctrlPr>
                <w:rPr>
                  <w:rFonts w:ascii="Cambria Math" w:hAnsi="Cambria Math"/>
                </w:rPr>
              </m:ctrlPr>
            </m:dPr>
            <m:e>
              <m:r>
                <w:rPr>
                  <w:rFonts w:ascii="Cambria Math" w:hAnsi="Cambria Math"/>
                </w:rPr>
                <m:t>t</m:t>
              </m:r>
            </m:e>
          </m:d>
          <m:r>
            <w:rPr>
              <w:rFonts w:ascii="Cambria Math" w:hAnsi="Cambria Math"/>
            </w:rPr>
            <m:t xml:space="preserve">= </m:t>
          </m:r>
          <m:nary>
            <m:naryPr>
              <m:limLoc m:val="subSup"/>
              <m:ctrlPr>
                <w:rPr>
                  <w:rFonts w:ascii="Cambria Math" w:hAnsi="Cambria Math"/>
                </w:rPr>
              </m:ctrlPr>
            </m:naryPr>
            <m:sub>
              <m:sSub>
                <m:sSubPr>
                  <m:ctrlPr>
                    <w:rPr>
                      <w:rFonts w:ascii="Cambria Math" w:hAnsi="Cambria Math"/>
                    </w:rPr>
                  </m:ctrlPr>
                </m:sSubPr>
                <m:e>
                  <m:r>
                    <w:rPr>
                      <w:rFonts w:ascii="Cambria Math" w:hAnsi="Cambria Math"/>
                    </w:rPr>
                    <m:t>λ</m:t>
                  </m:r>
                </m:e>
                <m:sub>
                  <m:r>
                    <w:rPr>
                      <w:rFonts w:ascii="Cambria Math" w:hAnsi="Cambria Math"/>
                    </w:rPr>
                    <m:t>0</m:t>
                  </m:r>
                </m:sub>
              </m:sSub>
            </m:sub>
            <m:sup>
              <m:sSub>
                <m:sSubPr>
                  <m:ctrlPr>
                    <w:rPr>
                      <w:rFonts w:ascii="Cambria Math" w:hAnsi="Cambria Math"/>
                    </w:rPr>
                  </m:ctrlPr>
                </m:sSubPr>
                <m:e>
                  <m:r>
                    <w:rPr>
                      <w:rFonts w:ascii="Cambria Math" w:hAnsi="Cambria Math"/>
                    </w:rPr>
                    <m:t>λ</m:t>
                  </m:r>
                </m:e>
                <m:sub>
                  <m:r>
                    <w:rPr>
                      <w:rFonts w:ascii="Cambria Math" w:hAnsi="Cambria Math"/>
                    </w:rPr>
                    <m:t>∞</m:t>
                  </m:r>
                </m:sub>
              </m:sSub>
            </m:sup>
            <m:e>
              <m:r>
                <w:rPr>
                  <w:rFonts w:ascii="Cambria Math" w:hAnsi="Cambria Math"/>
                </w:rPr>
                <m:t>I</m:t>
              </m:r>
              <m:d>
                <m:dPr>
                  <m:ctrlPr>
                    <w:rPr>
                      <w:rFonts w:ascii="Cambria Math" w:hAnsi="Cambria Math"/>
                    </w:rPr>
                  </m:ctrlPr>
                </m:dPr>
                <m:e>
                  <m:r>
                    <w:rPr>
                      <w:rFonts w:ascii="Cambria Math" w:hAnsi="Cambria Math"/>
                    </w:rPr>
                    <m:t>λ,t</m:t>
                  </m:r>
                </m:e>
              </m:d>
            </m:e>
          </m:nary>
          <m:r>
            <w:rPr>
              <w:rFonts w:ascii="Cambria Math" w:hAnsi="Cambria Math"/>
            </w:rPr>
            <m:t>dλ</m:t>
          </m:r>
        </m:oMath>
      </m:oMathPara>
    </w:p>
    <w:p w14:paraId="4DA0EB9E" w14:textId="77777777" w:rsidR="00EC674D" w:rsidRPr="002A5483" w:rsidRDefault="00EC674D" w:rsidP="00EC674D">
      <w:pPr>
        <w:pStyle w:val="CDRGuidance"/>
        <w:rPr>
          <w:i w:val="0"/>
        </w:rPr>
      </w:pPr>
      <m:oMathPara>
        <m:oMath>
          <m:r>
            <w:rPr>
              <w:rFonts w:ascii="Cambria Math" w:hAnsi="Cambria Math"/>
            </w:rPr>
            <m:t>Δ</m:t>
          </m:r>
          <m:sSub>
            <m:sSubPr>
              <m:ctrlPr>
                <w:rPr>
                  <w:rFonts w:ascii="Cambria Math" w:hAnsi="Cambria Math"/>
                </w:rPr>
              </m:ctrlPr>
            </m:sSubPr>
            <m:e>
              <m:r>
                <w:rPr>
                  <w:rFonts w:ascii="Cambria Math" w:hAnsi="Cambria Math"/>
                </w:rPr>
                <m:t>T</m:t>
              </m:r>
            </m:e>
            <m:sub>
              <m:r>
                <w:rPr>
                  <w:rFonts w:ascii="Cambria Math" w:hAnsi="Cambria Math"/>
                </w:rPr>
                <m:t>F</m:t>
              </m:r>
            </m:sub>
          </m:sSub>
          <m:d>
            <m:dPr>
              <m:ctrlPr>
                <w:rPr>
                  <w:rFonts w:ascii="Cambria Math" w:hAnsi="Cambria Math"/>
                </w:rPr>
              </m:ctrlPr>
            </m:dPr>
            <m:e>
              <m:r>
                <w:rPr>
                  <w:rFonts w:ascii="Cambria Math" w:hAnsi="Cambria Math"/>
                </w:rPr>
                <m:t>t</m:t>
              </m:r>
            </m:e>
          </m:d>
          <m:r>
            <w:rPr>
              <w:rFonts w:ascii="Cambria Math" w:hAnsi="Cambria Math"/>
            </w:rPr>
            <m:t xml:space="preserve">= </m:t>
          </m:r>
          <m:nary>
            <m:naryPr>
              <m:limLoc m:val="subSup"/>
              <m:ctrlPr>
                <w:rPr>
                  <w:rFonts w:ascii="Cambria Math" w:hAnsi="Cambria Math"/>
                </w:rPr>
              </m:ctrlPr>
            </m:naryPr>
            <m:sub>
              <m:sSub>
                <m:sSubPr>
                  <m:ctrlPr>
                    <w:rPr>
                      <w:rFonts w:ascii="Cambria Math" w:hAnsi="Cambria Math"/>
                    </w:rPr>
                  </m:ctrlPr>
                </m:sSubPr>
                <m:e>
                  <m:r>
                    <w:rPr>
                      <w:rFonts w:ascii="Cambria Math" w:hAnsi="Cambria Math"/>
                    </w:rPr>
                    <m:t>λ</m:t>
                  </m:r>
                </m:e>
                <m:sub>
                  <m:r>
                    <w:rPr>
                      <w:rFonts w:ascii="Cambria Math" w:hAnsi="Cambria Math"/>
                    </w:rPr>
                    <m:t>0</m:t>
                  </m:r>
                </m:sub>
              </m:sSub>
            </m:sub>
            <m:sup>
              <m:sSub>
                <m:sSubPr>
                  <m:ctrlPr>
                    <w:rPr>
                      <w:rFonts w:ascii="Cambria Math" w:hAnsi="Cambria Math"/>
                    </w:rPr>
                  </m:ctrlPr>
                </m:sSubPr>
                <m:e>
                  <m:r>
                    <w:rPr>
                      <w:rFonts w:ascii="Cambria Math" w:hAnsi="Cambria Math"/>
                    </w:rPr>
                    <m:t>λ</m:t>
                  </m:r>
                </m:e>
                <m:sub>
                  <m:r>
                    <w:rPr>
                      <w:rFonts w:ascii="Cambria Math" w:hAnsi="Cambria Math"/>
                    </w:rPr>
                    <m:t>∞</m:t>
                  </m:r>
                </m:sub>
              </m:sSub>
            </m:sup>
            <m:e>
              <m:r>
                <w:rPr>
                  <w:rFonts w:ascii="Cambria Math" w:hAnsi="Cambria Math"/>
                </w:rPr>
                <m:t>Δ</m:t>
              </m:r>
              <m:sSub>
                <m:sSubPr>
                  <m:ctrlPr>
                    <w:rPr>
                      <w:rFonts w:ascii="Cambria Math" w:hAnsi="Cambria Math"/>
                    </w:rPr>
                  </m:ctrlPr>
                </m:sSubPr>
                <m:e>
                  <m:r>
                    <w:rPr>
                      <w:rFonts w:ascii="Cambria Math" w:hAnsi="Cambria Math"/>
                    </w:rPr>
                    <m:t>I</m:t>
                  </m:r>
                </m:e>
                <m:sub>
                  <m:r>
                    <w:rPr>
                      <w:rFonts w:ascii="Cambria Math" w:hAnsi="Cambria Math"/>
                    </w:rPr>
                    <m:t>F</m:t>
                  </m:r>
                </m:sub>
              </m:sSub>
              <m:d>
                <m:dPr>
                  <m:ctrlPr>
                    <w:rPr>
                      <w:rFonts w:ascii="Cambria Math" w:hAnsi="Cambria Math"/>
                    </w:rPr>
                  </m:ctrlPr>
                </m:dPr>
                <m:e>
                  <m:r>
                    <w:rPr>
                      <w:rFonts w:ascii="Cambria Math" w:hAnsi="Cambria Math"/>
                    </w:rPr>
                    <m:t>λ,t</m:t>
                  </m:r>
                </m:e>
              </m:d>
            </m:e>
          </m:nary>
          <m:r>
            <w:rPr>
              <w:rFonts w:ascii="Cambria Math" w:hAnsi="Cambria Math"/>
            </w:rPr>
            <m:t>dλ</m:t>
          </m:r>
        </m:oMath>
      </m:oMathPara>
    </w:p>
    <w:p w14:paraId="21BFE154" w14:textId="77777777" w:rsidR="005761AE" w:rsidRPr="00B0681D" w:rsidRDefault="005761AE" w:rsidP="005761AE">
      <w:pPr>
        <w:pStyle w:val="CDRGuidance"/>
        <w:rPr>
          <w:i w:val="0"/>
        </w:rPr>
      </w:pPr>
      <m:oMathPara>
        <m:oMath>
          <m:r>
            <w:rPr>
              <w:rFonts w:ascii="Cambria Math" w:hAnsi="Cambria Math"/>
            </w:rPr>
            <m:t>Δ</m:t>
          </m:r>
          <m:sSub>
            <m:sSubPr>
              <m:ctrlPr>
                <w:rPr>
                  <w:rFonts w:ascii="Cambria Math" w:hAnsi="Cambria Math"/>
                </w:rPr>
              </m:ctrlPr>
            </m:sSubPr>
            <m:e>
              <m:r>
                <w:rPr>
                  <w:rFonts w:ascii="Cambria Math" w:hAnsi="Cambria Math"/>
                </w:rPr>
                <m:t>T</m:t>
              </m:r>
            </m:e>
            <m:sub>
              <m:r>
                <w:rPr>
                  <w:rFonts w:ascii="Cambria Math" w:hAnsi="Cambria Math"/>
                </w:rPr>
                <m:t>s</m:t>
              </m:r>
            </m:sub>
          </m:sSub>
          <m:d>
            <m:dPr>
              <m:ctrlPr>
                <w:rPr>
                  <w:rFonts w:ascii="Cambria Math" w:hAnsi="Cambria Math"/>
                </w:rPr>
              </m:ctrlPr>
            </m:dPr>
            <m:e>
              <m:r>
                <w:rPr>
                  <w:rFonts w:ascii="Cambria Math" w:hAnsi="Cambria Math"/>
                </w:rPr>
                <m:t>t</m:t>
              </m:r>
            </m:e>
          </m:d>
          <m:r>
            <w:rPr>
              <w:rFonts w:ascii="Cambria Math" w:hAnsi="Cambria Math"/>
            </w:rPr>
            <m:t xml:space="preserve">= </m:t>
          </m:r>
          <m:nary>
            <m:naryPr>
              <m:limLoc m:val="subSup"/>
              <m:ctrlPr>
                <w:rPr>
                  <w:rFonts w:ascii="Cambria Math" w:hAnsi="Cambria Math"/>
                </w:rPr>
              </m:ctrlPr>
            </m:naryPr>
            <m:sub>
              <m:sSub>
                <m:sSubPr>
                  <m:ctrlPr>
                    <w:rPr>
                      <w:rFonts w:ascii="Cambria Math" w:hAnsi="Cambria Math"/>
                    </w:rPr>
                  </m:ctrlPr>
                </m:sSubPr>
                <m:e>
                  <m:r>
                    <w:rPr>
                      <w:rFonts w:ascii="Cambria Math" w:hAnsi="Cambria Math"/>
                    </w:rPr>
                    <m:t>λ</m:t>
                  </m:r>
                </m:e>
                <m:sub>
                  <m:r>
                    <w:rPr>
                      <w:rFonts w:ascii="Cambria Math" w:hAnsi="Cambria Math"/>
                    </w:rPr>
                    <m:t>0</m:t>
                  </m:r>
                </m:sub>
              </m:sSub>
            </m:sub>
            <m:sup>
              <m:sSub>
                <m:sSubPr>
                  <m:ctrlPr>
                    <w:rPr>
                      <w:rFonts w:ascii="Cambria Math" w:hAnsi="Cambria Math"/>
                    </w:rPr>
                  </m:ctrlPr>
                </m:sSubPr>
                <m:e>
                  <m:r>
                    <w:rPr>
                      <w:rFonts w:ascii="Cambria Math" w:hAnsi="Cambria Math"/>
                    </w:rPr>
                    <m:t>λ</m:t>
                  </m:r>
                </m:e>
                <m:sub>
                  <m:r>
                    <w:rPr>
                      <w:rFonts w:ascii="Cambria Math" w:hAnsi="Cambria Math"/>
                    </w:rPr>
                    <m:t>∞</m:t>
                  </m:r>
                </m:sub>
              </m:sSub>
            </m:sup>
            <m:e>
              <m:r>
                <w:rPr>
                  <w:rFonts w:ascii="Cambria Math" w:hAnsi="Cambria Math"/>
                </w:rPr>
                <m:t>Δ</m:t>
              </m:r>
              <m:sSub>
                <m:sSubPr>
                  <m:ctrlPr>
                    <w:rPr>
                      <w:rFonts w:ascii="Cambria Math" w:hAnsi="Cambria Math"/>
                    </w:rPr>
                  </m:ctrlPr>
                </m:sSubPr>
                <m:e>
                  <m:r>
                    <w:rPr>
                      <w:rFonts w:ascii="Cambria Math" w:hAnsi="Cambria Math"/>
                    </w:rPr>
                    <m:t>I</m:t>
                  </m:r>
                </m:e>
                <m:sub>
                  <m:r>
                    <w:rPr>
                      <w:rFonts w:ascii="Cambria Math" w:hAnsi="Cambria Math"/>
                    </w:rPr>
                    <m:t>S</m:t>
                  </m:r>
                </m:sub>
              </m:sSub>
              <m:d>
                <m:dPr>
                  <m:ctrlPr>
                    <w:rPr>
                      <w:rFonts w:ascii="Cambria Math" w:hAnsi="Cambria Math"/>
                    </w:rPr>
                  </m:ctrlPr>
                </m:dPr>
                <m:e>
                  <m:r>
                    <w:rPr>
                      <w:rFonts w:ascii="Cambria Math" w:hAnsi="Cambria Math"/>
                    </w:rPr>
                    <m:t>λ,t</m:t>
                  </m:r>
                </m:e>
              </m:d>
            </m:e>
          </m:nary>
          <m:r>
            <w:rPr>
              <w:rFonts w:ascii="Cambria Math" w:hAnsi="Cambria Math"/>
            </w:rPr>
            <m:t>dλ</m:t>
          </m:r>
        </m:oMath>
      </m:oMathPara>
    </w:p>
    <w:p w14:paraId="067C338F" w14:textId="6109B2E7" w:rsidR="00EC674D" w:rsidRDefault="00F3622C" w:rsidP="00EC674D">
      <w:pPr>
        <w:pStyle w:val="CDRGuidance"/>
        <w:rPr>
          <w:rFonts w:asciiTheme="majorHAnsi" w:hAnsiTheme="majorHAnsi"/>
          <w:i w:val="0"/>
        </w:rPr>
      </w:pPr>
      <w:r>
        <w:rPr>
          <w:rFonts w:asciiTheme="majorHAnsi" w:hAnsiTheme="majorHAnsi"/>
          <w:i w:val="0"/>
        </w:rPr>
        <w:t xml:space="preserve">The </w:t>
      </w:r>
      <w:r w:rsidRPr="00475F54">
        <w:rPr>
          <w:rFonts w:asciiTheme="majorHAnsi" w:hAnsiTheme="majorHAnsi"/>
        </w:rPr>
        <w:t>F</w:t>
      </w:r>
      <w:r>
        <w:rPr>
          <w:rFonts w:asciiTheme="majorHAnsi" w:hAnsiTheme="majorHAnsi"/>
          <w:i w:val="0"/>
        </w:rPr>
        <w:t>(</w:t>
      </w:r>
      <w:r w:rsidRPr="00475F54">
        <w:rPr>
          <w:rFonts w:asciiTheme="majorHAnsi" w:hAnsiTheme="majorHAnsi"/>
        </w:rPr>
        <w:t>t</w:t>
      </w:r>
      <w:r>
        <w:rPr>
          <w:rFonts w:asciiTheme="majorHAnsi" w:hAnsiTheme="majorHAnsi"/>
          <w:i w:val="0"/>
        </w:rPr>
        <w:t xml:space="preserve">) </w:t>
      </w:r>
      <w:r w:rsidR="005761AE">
        <w:rPr>
          <w:rFonts w:asciiTheme="majorHAnsi" w:hAnsiTheme="majorHAnsi"/>
          <w:i w:val="0"/>
        </w:rPr>
        <w:t xml:space="preserve">and </w:t>
      </w:r>
      <w:r w:rsidR="005761AE" w:rsidRPr="00475F54">
        <w:rPr>
          <w:rFonts w:asciiTheme="majorHAnsi" w:hAnsiTheme="majorHAnsi"/>
        </w:rPr>
        <w:t>S</w:t>
      </w:r>
      <w:r w:rsidR="005761AE">
        <w:rPr>
          <w:rFonts w:asciiTheme="majorHAnsi" w:hAnsiTheme="majorHAnsi"/>
          <w:i w:val="0"/>
        </w:rPr>
        <w:t>(</w:t>
      </w:r>
      <w:r w:rsidR="005761AE" w:rsidRPr="00475F54">
        <w:rPr>
          <w:rFonts w:asciiTheme="majorHAnsi" w:hAnsiTheme="majorHAnsi"/>
        </w:rPr>
        <w:t>t</w:t>
      </w:r>
      <w:r w:rsidR="005761AE">
        <w:rPr>
          <w:rFonts w:asciiTheme="majorHAnsi" w:hAnsiTheme="majorHAnsi"/>
          <w:i w:val="0"/>
        </w:rPr>
        <w:t xml:space="preserve">) </w:t>
      </w:r>
      <w:r>
        <w:rPr>
          <w:rFonts w:asciiTheme="majorHAnsi" w:hAnsiTheme="majorHAnsi"/>
          <w:i w:val="0"/>
        </w:rPr>
        <w:t>are calculated</w:t>
      </w:r>
      <w:r w:rsidR="00F90678" w:rsidRPr="00FF74F1">
        <w:rPr>
          <w:rFonts w:asciiTheme="majorHAnsi" w:hAnsiTheme="majorHAnsi"/>
          <w:i w:val="0"/>
        </w:rPr>
        <w:t xml:space="preserve"> using independent solar observ</w:t>
      </w:r>
      <w:r>
        <w:rPr>
          <w:rFonts w:asciiTheme="majorHAnsi" w:hAnsiTheme="majorHAnsi"/>
          <w:i w:val="0"/>
        </w:rPr>
        <w:t xml:space="preserve">ations made approximately daily, </w:t>
      </w:r>
      <w:r w:rsidR="000D3418" w:rsidRPr="00716D73">
        <w:rPr>
          <w:i w:val="0"/>
        </w:rPr>
        <w:t xml:space="preserve">respectively, </w:t>
      </w:r>
      <w:r w:rsidR="00FE0672" w:rsidRPr="00716D73">
        <w:rPr>
          <w:i w:val="0"/>
        </w:rPr>
        <w:t>the Mg index of global - dis</w:t>
      </w:r>
      <w:r w:rsidR="00FE0672">
        <w:rPr>
          <w:i w:val="0"/>
        </w:rPr>
        <w:t>k integrated - facular emission</w:t>
      </w:r>
      <w:r w:rsidR="00FE0672" w:rsidRPr="00716D73">
        <w:rPr>
          <w:i w:val="0"/>
        </w:rPr>
        <w:t xml:space="preserve"> </w:t>
      </w:r>
      <w:r w:rsidR="00FE0672">
        <w:rPr>
          <w:i w:val="0"/>
        </w:rPr>
        <w:t xml:space="preserve">and </w:t>
      </w:r>
      <w:r w:rsidR="000D3418" w:rsidRPr="00716D73">
        <w:rPr>
          <w:i w:val="0"/>
        </w:rPr>
        <w:t xml:space="preserve">information about the area and locations of sunspot active regions on the solar disk, </w:t>
      </w:r>
      <w:r w:rsidR="002860AC">
        <w:rPr>
          <w:i w:val="0"/>
        </w:rPr>
        <w:t>as describe</w:t>
      </w:r>
      <w:r w:rsidR="00475F54">
        <w:rPr>
          <w:i w:val="0"/>
        </w:rPr>
        <w:t>d</w:t>
      </w:r>
      <w:r w:rsidR="002860AC">
        <w:rPr>
          <w:i w:val="0"/>
        </w:rPr>
        <w:t xml:space="preserve"> in</w:t>
      </w:r>
      <w:r w:rsidR="00475F54">
        <w:rPr>
          <w:i w:val="0"/>
        </w:rPr>
        <w:t xml:space="preserve"> Section</w:t>
      </w:r>
      <w:r w:rsidR="002860AC">
        <w:rPr>
          <w:i w:val="0"/>
        </w:rPr>
        <w:t xml:space="preserve"> 3.3.1</w:t>
      </w:r>
      <w:r>
        <w:rPr>
          <w:i w:val="0"/>
        </w:rPr>
        <w:t>.</w:t>
      </w:r>
      <w:r w:rsidR="000D3418" w:rsidRPr="00716D73">
        <w:rPr>
          <w:i w:val="0"/>
        </w:rPr>
        <w:t xml:space="preserve"> </w:t>
      </w:r>
      <w:r w:rsidR="00EC674D">
        <w:rPr>
          <w:rFonts w:asciiTheme="majorHAnsi" w:hAnsiTheme="majorHAnsi"/>
          <w:i w:val="0"/>
        </w:rPr>
        <w:lastRenderedPageBreak/>
        <w:t xml:space="preserve">Ideally, were the </w:t>
      </w:r>
      <w:r w:rsidR="00EC674D" w:rsidRPr="00475F54">
        <w:rPr>
          <w:rFonts w:asciiTheme="majorHAnsi" w:hAnsiTheme="majorHAnsi"/>
        </w:rPr>
        <w:t>F</w:t>
      </w:r>
      <w:r w:rsidR="00EC674D">
        <w:rPr>
          <w:rFonts w:asciiTheme="majorHAnsi" w:hAnsiTheme="majorHAnsi"/>
          <w:i w:val="0"/>
        </w:rPr>
        <w:t>(</w:t>
      </w:r>
      <w:r w:rsidR="00EC674D" w:rsidRPr="00475F54">
        <w:rPr>
          <w:rFonts w:asciiTheme="majorHAnsi" w:hAnsiTheme="majorHAnsi"/>
        </w:rPr>
        <w:t>t</w:t>
      </w:r>
      <w:r w:rsidR="00EC674D">
        <w:rPr>
          <w:rFonts w:asciiTheme="majorHAnsi" w:hAnsiTheme="majorHAnsi"/>
          <w:i w:val="0"/>
        </w:rPr>
        <w:t xml:space="preserve">) </w:t>
      </w:r>
      <w:r w:rsidR="002B187C">
        <w:rPr>
          <w:rFonts w:asciiTheme="majorHAnsi" w:hAnsiTheme="majorHAnsi"/>
          <w:i w:val="0"/>
        </w:rPr>
        <w:t xml:space="preserve">and </w:t>
      </w:r>
      <w:r w:rsidR="002B187C" w:rsidRPr="00475F54">
        <w:rPr>
          <w:rFonts w:asciiTheme="majorHAnsi" w:hAnsiTheme="majorHAnsi"/>
        </w:rPr>
        <w:t>S</w:t>
      </w:r>
      <w:r w:rsidR="002B187C">
        <w:rPr>
          <w:rFonts w:asciiTheme="majorHAnsi" w:hAnsiTheme="majorHAnsi"/>
          <w:i w:val="0"/>
        </w:rPr>
        <w:t>(</w:t>
      </w:r>
      <w:r w:rsidR="002B187C" w:rsidRPr="00475F54">
        <w:rPr>
          <w:rFonts w:asciiTheme="majorHAnsi" w:hAnsiTheme="majorHAnsi"/>
        </w:rPr>
        <w:t>t</w:t>
      </w:r>
      <w:r w:rsidR="002B187C">
        <w:rPr>
          <w:rFonts w:asciiTheme="majorHAnsi" w:hAnsiTheme="majorHAnsi"/>
          <w:i w:val="0"/>
        </w:rPr>
        <w:t xml:space="preserve">) </w:t>
      </w:r>
      <w:r w:rsidR="00841E65">
        <w:rPr>
          <w:rFonts w:asciiTheme="majorHAnsi" w:hAnsiTheme="majorHAnsi"/>
          <w:i w:val="0"/>
        </w:rPr>
        <w:t xml:space="preserve">physically and observationally </w:t>
      </w:r>
      <w:r w:rsidR="00EC674D">
        <w:rPr>
          <w:rFonts w:asciiTheme="majorHAnsi" w:hAnsiTheme="majorHAnsi"/>
          <w:i w:val="0"/>
        </w:rPr>
        <w:t xml:space="preserve">“perfect” indicators of the sunspot and faculae sources at each wavelength, then </w:t>
      </w:r>
      <w:r w:rsidR="005761AE">
        <w:rPr>
          <w:rFonts w:asciiTheme="majorHAnsi" w:hAnsiTheme="majorHAnsi"/>
          <w:i w:val="0"/>
        </w:rPr>
        <w:t xml:space="preserve">the coefficients </w:t>
      </w:r>
      <w:r w:rsidR="005761AE" w:rsidRPr="00475F54">
        <w:rPr>
          <w:rFonts w:asciiTheme="majorHAnsi" w:hAnsiTheme="majorHAnsi"/>
        </w:rPr>
        <w:t>e</w:t>
      </w:r>
      <w:r w:rsidR="005761AE" w:rsidRPr="00475F54">
        <w:rPr>
          <w:rFonts w:asciiTheme="majorHAnsi" w:hAnsiTheme="majorHAnsi"/>
          <w:vertAlign w:val="subscript"/>
        </w:rPr>
        <w:t>F</w:t>
      </w:r>
      <w:r w:rsidR="005761AE">
        <w:rPr>
          <w:rFonts w:asciiTheme="majorHAnsi" w:hAnsiTheme="majorHAnsi"/>
          <w:i w:val="0"/>
        </w:rPr>
        <w:t xml:space="preserve"> and </w:t>
      </w:r>
      <w:r w:rsidR="005761AE" w:rsidRPr="00475F54">
        <w:rPr>
          <w:rFonts w:asciiTheme="majorHAnsi" w:hAnsiTheme="majorHAnsi"/>
        </w:rPr>
        <w:t>e</w:t>
      </w:r>
      <w:r w:rsidR="005761AE" w:rsidRPr="00475F54">
        <w:rPr>
          <w:rFonts w:asciiTheme="majorHAnsi" w:hAnsiTheme="majorHAnsi"/>
          <w:vertAlign w:val="subscript"/>
        </w:rPr>
        <w:t>S</w:t>
      </w:r>
      <w:r w:rsidR="00EC674D" w:rsidRPr="00475F54">
        <w:rPr>
          <w:rFonts w:asciiTheme="majorHAnsi" w:hAnsiTheme="majorHAnsi"/>
        </w:rPr>
        <w:t xml:space="preserve"> </w:t>
      </w:r>
      <w:r w:rsidR="00EC674D">
        <w:rPr>
          <w:rFonts w:asciiTheme="majorHAnsi" w:hAnsiTheme="majorHAnsi"/>
          <w:i w:val="0"/>
        </w:rPr>
        <w:t xml:space="preserve">would be zero. Improvements in </w:t>
      </w:r>
      <w:r w:rsidR="00EC674D" w:rsidRPr="00475F54">
        <w:rPr>
          <w:rFonts w:asciiTheme="majorHAnsi" w:hAnsiTheme="majorHAnsi"/>
        </w:rPr>
        <w:t>F</w:t>
      </w:r>
      <w:r w:rsidR="00EC674D">
        <w:rPr>
          <w:rFonts w:asciiTheme="majorHAnsi" w:hAnsiTheme="majorHAnsi"/>
          <w:i w:val="0"/>
        </w:rPr>
        <w:t>(</w:t>
      </w:r>
      <w:r w:rsidR="00EC674D" w:rsidRPr="00475F54">
        <w:rPr>
          <w:rFonts w:asciiTheme="majorHAnsi" w:hAnsiTheme="majorHAnsi"/>
        </w:rPr>
        <w:t>t</w:t>
      </w:r>
      <w:r w:rsidR="00EC674D">
        <w:rPr>
          <w:rFonts w:asciiTheme="majorHAnsi" w:hAnsiTheme="majorHAnsi"/>
          <w:i w:val="0"/>
        </w:rPr>
        <w:t xml:space="preserve">) </w:t>
      </w:r>
      <w:r w:rsidR="002B187C">
        <w:rPr>
          <w:rFonts w:asciiTheme="majorHAnsi" w:hAnsiTheme="majorHAnsi"/>
          <w:i w:val="0"/>
        </w:rPr>
        <w:t xml:space="preserve">and </w:t>
      </w:r>
      <w:r w:rsidR="002B187C" w:rsidRPr="00475F54">
        <w:rPr>
          <w:rFonts w:asciiTheme="majorHAnsi" w:hAnsiTheme="majorHAnsi"/>
        </w:rPr>
        <w:t>S</w:t>
      </w:r>
      <w:r w:rsidR="002B187C">
        <w:rPr>
          <w:rFonts w:asciiTheme="majorHAnsi" w:hAnsiTheme="majorHAnsi"/>
          <w:i w:val="0"/>
        </w:rPr>
        <w:t>(</w:t>
      </w:r>
      <w:r w:rsidR="002B187C" w:rsidRPr="00475F54">
        <w:rPr>
          <w:rFonts w:asciiTheme="majorHAnsi" w:hAnsiTheme="majorHAnsi"/>
        </w:rPr>
        <w:t>t</w:t>
      </w:r>
      <w:r w:rsidR="002B187C">
        <w:rPr>
          <w:rFonts w:asciiTheme="majorHAnsi" w:hAnsiTheme="majorHAnsi"/>
          <w:i w:val="0"/>
        </w:rPr>
        <w:t xml:space="preserve">) </w:t>
      </w:r>
      <w:r w:rsidR="00EC674D">
        <w:rPr>
          <w:rFonts w:asciiTheme="majorHAnsi" w:hAnsiTheme="majorHAnsi"/>
          <w:i w:val="0"/>
        </w:rPr>
        <w:t>may enable this in future versions of the algorithm.</w:t>
      </w:r>
    </w:p>
    <w:p w14:paraId="7649C952" w14:textId="11261FC0" w:rsidR="0026134A" w:rsidRDefault="005761AE" w:rsidP="0026134A">
      <w:pPr>
        <w:pStyle w:val="CDRGuidance"/>
        <w:rPr>
          <w:rFonts w:asciiTheme="majorHAnsi" w:hAnsiTheme="majorHAnsi"/>
          <w:i w:val="0"/>
        </w:rPr>
      </w:pPr>
      <w:r>
        <w:rPr>
          <w:rFonts w:asciiTheme="majorHAnsi" w:hAnsiTheme="majorHAnsi"/>
          <w:i w:val="0"/>
        </w:rPr>
        <w:t>The NRLTSI2 model uses</w:t>
      </w:r>
      <w:r w:rsidR="003634A2">
        <w:rPr>
          <w:rFonts w:asciiTheme="majorHAnsi" w:hAnsiTheme="majorHAnsi"/>
          <w:i w:val="0"/>
        </w:rPr>
        <w:t xml:space="preserve"> </w:t>
      </w:r>
      <w:r w:rsidR="0026134A">
        <w:rPr>
          <w:rFonts w:asciiTheme="majorHAnsi" w:hAnsiTheme="majorHAnsi"/>
          <w:i w:val="0"/>
        </w:rPr>
        <w:t xml:space="preserve">multiple linear regression </w:t>
      </w:r>
      <w:r w:rsidR="003634A2">
        <w:rPr>
          <w:rFonts w:asciiTheme="majorHAnsi" w:hAnsiTheme="majorHAnsi"/>
          <w:i w:val="0"/>
        </w:rPr>
        <w:t xml:space="preserve">to determine the scaling coefficients of the facular brightening </w:t>
      </w:r>
      <w:r w:rsidR="00841E65">
        <w:rPr>
          <w:rFonts w:asciiTheme="majorHAnsi" w:hAnsiTheme="majorHAnsi"/>
          <w:i w:val="0"/>
        </w:rPr>
        <w:t xml:space="preserve">and sunspot darkening </w:t>
      </w:r>
      <w:r w:rsidR="003634A2">
        <w:rPr>
          <w:rFonts w:asciiTheme="majorHAnsi" w:hAnsiTheme="majorHAnsi"/>
          <w:i w:val="0"/>
        </w:rPr>
        <w:t xml:space="preserve">time series that best </w:t>
      </w:r>
      <w:r w:rsidR="00841E65">
        <w:rPr>
          <w:rFonts w:asciiTheme="majorHAnsi" w:hAnsiTheme="majorHAnsi"/>
          <w:i w:val="0"/>
        </w:rPr>
        <w:t>reproduce</w:t>
      </w:r>
      <w:r w:rsidR="003634A2">
        <w:rPr>
          <w:rFonts w:asciiTheme="majorHAnsi" w:hAnsiTheme="majorHAnsi"/>
          <w:i w:val="0"/>
        </w:rPr>
        <w:t xml:space="preserve"> the total solar irradiance variability </w:t>
      </w:r>
      <w:r w:rsidR="0026134A">
        <w:rPr>
          <w:rFonts w:asciiTheme="majorHAnsi" w:hAnsiTheme="majorHAnsi"/>
          <w:i w:val="0"/>
        </w:rPr>
        <w:t xml:space="preserve">measure </w:t>
      </w:r>
      <w:r w:rsidR="003634A2">
        <w:rPr>
          <w:rFonts w:asciiTheme="majorHAnsi" w:hAnsiTheme="majorHAnsi"/>
          <w:i w:val="0"/>
        </w:rPr>
        <w:t xml:space="preserve">directly by </w:t>
      </w:r>
      <w:r w:rsidR="0026134A">
        <w:rPr>
          <w:rFonts w:asciiTheme="majorHAnsi" w:hAnsiTheme="majorHAnsi"/>
          <w:i w:val="0"/>
        </w:rPr>
        <w:t>TIM</w:t>
      </w:r>
      <w:r w:rsidR="007E6494">
        <w:rPr>
          <w:rFonts w:asciiTheme="majorHAnsi" w:hAnsiTheme="majorHAnsi"/>
          <w:i w:val="0"/>
        </w:rPr>
        <w:t xml:space="preserve"> from </w:t>
      </w:r>
      <w:r w:rsidR="00804797">
        <w:rPr>
          <w:rFonts w:asciiTheme="majorHAnsi" w:hAnsiTheme="majorHAnsi"/>
          <w:i w:val="0"/>
        </w:rPr>
        <w:t>200</w:t>
      </w:r>
      <w:r w:rsidR="00F02A2E">
        <w:rPr>
          <w:rFonts w:asciiTheme="majorHAnsi" w:hAnsiTheme="majorHAnsi"/>
          <w:i w:val="0"/>
        </w:rPr>
        <w:t>3</w:t>
      </w:r>
      <w:r w:rsidR="007E6494">
        <w:rPr>
          <w:rFonts w:asciiTheme="majorHAnsi" w:hAnsiTheme="majorHAnsi"/>
          <w:i w:val="0"/>
        </w:rPr>
        <w:t xml:space="preserve"> to 2014</w:t>
      </w:r>
      <w:r w:rsidR="003634A2">
        <w:rPr>
          <w:rFonts w:asciiTheme="majorHAnsi" w:hAnsiTheme="majorHAnsi"/>
          <w:i w:val="0"/>
        </w:rPr>
        <w:t xml:space="preserve">: </w:t>
      </w:r>
    </w:p>
    <w:p w14:paraId="2F85424B" w14:textId="2311B459" w:rsidR="0026134A" w:rsidRPr="000D3418" w:rsidRDefault="0026134A" w:rsidP="0026134A">
      <w:pPr>
        <w:pStyle w:val="CDRGuidance"/>
        <w:rPr>
          <w:rFonts w:asciiTheme="majorHAnsi" w:hAnsiTheme="majorHAnsi"/>
          <w:i w:val="0"/>
        </w:rPr>
      </w:pPr>
      <m:oMathPara>
        <m:oMath>
          <m:r>
            <w:rPr>
              <w:rFonts w:ascii="Cambria Math" w:hAnsi="Cambria Math"/>
            </w:rPr>
            <m:t xml:space="preserve"> </m:t>
          </m:r>
          <m:sSub>
            <m:sSubPr>
              <m:ctrlPr>
                <w:rPr>
                  <w:rFonts w:ascii="Cambria Math" w:hAnsi="Cambria Math"/>
                </w:rPr>
              </m:ctrlPr>
            </m:sSubPr>
            <m:e>
              <m:sSub>
                <m:sSubPr>
                  <m:ctrlPr>
                    <w:rPr>
                      <w:rFonts w:ascii="Cambria Math" w:hAnsi="Cambria Math"/>
                    </w:rPr>
                  </m:ctrlPr>
                </m:sSubPr>
                <m:e>
                  <m:r>
                    <w:rPr>
                      <w:rFonts w:ascii="Cambria Math" w:hAnsi="Cambria Math"/>
                    </w:rPr>
                    <m:t>T</m:t>
                  </m:r>
                </m:e>
                <m:sub>
                  <m:r>
                    <w:rPr>
                      <w:rFonts w:ascii="Cambria Math" w:hAnsi="Cambria Math"/>
                    </w:rPr>
                    <m:t>mod</m:t>
                  </m:r>
                </m:sub>
              </m:sSub>
              <m:d>
                <m:dPr>
                  <m:ctrlPr>
                    <w:rPr>
                      <w:rFonts w:ascii="Cambria Math" w:hAnsi="Cambria Math"/>
                    </w:rPr>
                  </m:ctrlPr>
                </m:dPr>
                <m:e>
                  <m:r>
                    <w:rPr>
                      <w:rFonts w:ascii="Cambria Math" w:hAnsi="Cambria Math"/>
                    </w:rPr>
                    <m:t>t</m:t>
                  </m:r>
                </m:e>
              </m:d>
              <m:r>
                <w:rPr>
                  <w:rFonts w:ascii="Cambria Math" w:hAnsi="Cambria Math"/>
                </w:rPr>
                <m:t>- T</m:t>
              </m:r>
            </m:e>
            <m:sub>
              <m:r>
                <w:rPr>
                  <w:rFonts w:ascii="Cambria Math" w:hAnsi="Cambria Math"/>
                </w:rPr>
                <m:t xml:space="preserve">Q  </m:t>
              </m:r>
            </m:sub>
          </m:sSub>
          <m:r>
            <w:rPr>
              <w:rFonts w:ascii="Cambria Math" w:hAnsi="Cambria Math"/>
            </w:rPr>
            <m:t xml:space="preserve">=a+ </m:t>
          </m:r>
          <m:sSub>
            <m:sSubPr>
              <m:ctrlPr>
                <w:rPr>
                  <w:rFonts w:ascii="Cambria Math" w:hAnsi="Cambria Math"/>
                </w:rPr>
              </m:ctrlPr>
            </m:sSubPr>
            <m:e>
              <m:r>
                <w:rPr>
                  <w:rFonts w:ascii="Cambria Math" w:hAnsi="Cambria Math"/>
                </w:rPr>
                <m:t>b</m:t>
              </m:r>
            </m:e>
            <m:sub>
              <m:r>
                <w:rPr>
                  <w:rFonts w:ascii="Cambria Math" w:hAnsi="Cambria Math"/>
                </w:rPr>
                <m:t>F</m:t>
              </m:r>
            </m:sub>
          </m:sSub>
          <m:r>
            <w:rPr>
              <w:rFonts w:ascii="Cambria Math" w:hAnsi="Cambria Math"/>
            </w:rPr>
            <m:t xml:space="preserve">× </m:t>
          </m:r>
          <m:d>
            <m:dPr>
              <m:begChr m:val="["/>
              <m:endChr m:val="]"/>
              <m:ctrlPr>
                <w:rPr>
                  <w:rFonts w:ascii="Cambria Math" w:hAnsi="Cambria Math"/>
                </w:rPr>
              </m:ctrlPr>
            </m:dPr>
            <m:e>
              <m:r>
                <w:rPr>
                  <w:rFonts w:ascii="Cambria Math" w:hAnsi="Cambria Math"/>
                </w:rPr>
                <m:t>F</m:t>
              </m:r>
              <m:d>
                <m:dPr>
                  <m:ctrlPr>
                    <w:rPr>
                      <w:rFonts w:ascii="Cambria Math" w:hAnsi="Cambria Math"/>
                    </w:rPr>
                  </m:ctrlPr>
                </m:dPr>
                <m:e>
                  <m:r>
                    <w:rPr>
                      <w:rFonts w:ascii="Cambria Math" w:hAnsi="Cambria Math"/>
                    </w:rPr>
                    <m:t>t</m:t>
                  </m:r>
                </m:e>
              </m:d>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Q</m:t>
                  </m:r>
                </m:sub>
              </m:sSub>
            </m:e>
          </m:d>
          <m:sSub>
            <m:sSubPr>
              <m:ctrlPr>
                <w:rPr>
                  <w:rFonts w:ascii="Cambria Math" w:hAnsi="Cambria Math"/>
                </w:rPr>
              </m:ctrlPr>
            </m:sSubPr>
            <m:e>
              <m:r>
                <w:rPr>
                  <w:rFonts w:ascii="Cambria Math" w:hAnsi="Cambria Math"/>
                </w:rPr>
                <m:t xml:space="preserve"> + b</m:t>
              </m:r>
            </m:e>
            <m:sub>
              <m:r>
                <w:rPr>
                  <w:rFonts w:ascii="Cambria Math" w:hAnsi="Cambria Math"/>
                </w:rPr>
                <m:t>S</m:t>
              </m:r>
            </m:sub>
          </m:sSub>
          <m:r>
            <w:rPr>
              <w:rFonts w:ascii="Cambria Math" w:hAnsi="Cambria Math"/>
            </w:rPr>
            <m:t xml:space="preserve">× </m:t>
          </m:r>
          <m:d>
            <m:dPr>
              <m:begChr m:val="["/>
              <m:endChr m:val="]"/>
              <m:ctrlPr>
                <w:rPr>
                  <w:rFonts w:ascii="Cambria Math" w:hAnsi="Cambria Math"/>
                </w:rPr>
              </m:ctrlPr>
            </m:dPr>
            <m:e>
              <m:r>
                <w:rPr>
                  <w:rFonts w:ascii="Cambria Math" w:hAnsi="Cambria Math"/>
                </w:rPr>
                <m:t>S</m:t>
              </m:r>
              <m:d>
                <m:dPr>
                  <m:ctrlPr>
                    <w:rPr>
                      <w:rFonts w:ascii="Cambria Math" w:hAnsi="Cambria Math"/>
                    </w:rPr>
                  </m:ctrlPr>
                </m:dPr>
                <m:e>
                  <m:r>
                    <w:rPr>
                      <w:rFonts w:ascii="Cambria Math" w:hAnsi="Cambria Math"/>
                    </w:rPr>
                    <m:t>t</m:t>
                  </m:r>
                </m:e>
              </m:d>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Q</m:t>
                  </m:r>
                </m:sub>
              </m:sSub>
            </m:e>
          </m:d>
        </m:oMath>
      </m:oMathPara>
    </w:p>
    <w:p w14:paraId="63315947" w14:textId="132845DE" w:rsidR="0026134A" w:rsidRDefault="00772BF0" w:rsidP="00EC674D">
      <w:pPr>
        <w:pStyle w:val="CDRGuidance"/>
        <w:rPr>
          <w:rFonts w:asciiTheme="majorHAnsi" w:hAnsiTheme="majorHAnsi"/>
          <w:i w:val="0"/>
        </w:rPr>
      </w:pPr>
      <w:r>
        <w:rPr>
          <w:rFonts w:asciiTheme="majorHAnsi" w:hAnsiTheme="majorHAnsi"/>
          <w:i w:val="0"/>
        </w:rPr>
        <w:t xml:space="preserve">The </w:t>
      </w:r>
      <w:r w:rsidR="003634A2">
        <w:rPr>
          <w:rFonts w:asciiTheme="majorHAnsi" w:hAnsiTheme="majorHAnsi"/>
          <w:i w:val="0"/>
        </w:rPr>
        <w:t xml:space="preserve">observed, </w:t>
      </w:r>
      <w:r w:rsidR="003634A2" w:rsidRPr="00475F54">
        <w:rPr>
          <w:rFonts w:asciiTheme="majorHAnsi" w:hAnsiTheme="majorHAnsi"/>
        </w:rPr>
        <w:t>T</w:t>
      </w:r>
      <w:r w:rsidR="003634A2" w:rsidRPr="00475F54">
        <w:rPr>
          <w:rFonts w:asciiTheme="majorHAnsi" w:hAnsiTheme="majorHAnsi"/>
          <w:vertAlign w:val="subscript"/>
        </w:rPr>
        <w:t>TIM</w:t>
      </w:r>
      <w:r w:rsidR="003634A2">
        <w:rPr>
          <w:rFonts w:asciiTheme="majorHAnsi" w:hAnsiTheme="majorHAnsi"/>
          <w:i w:val="0"/>
        </w:rPr>
        <w:t xml:space="preserve"> and modeled, </w:t>
      </w:r>
      <w:r w:rsidR="003634A2" w:rsidRPr="00475F54">
        <w:rPr>
          <w:rFonts w:asciiTheme="majorHAnsi" w:hAnsiTheme="majorHAnsi"/>
        </w:rPr>
        <w:t>T</w:t>
      </w:r>
      <w:r w:rsidR="003634A2" w:rsidRPr="00475F54">
        <w:rPr>
          <w:rFonts w:asciiTheme="majorHAnsi" w:hAnsiTheme="majorHAnsi"/>
          <w:vertAlign w:val="subscript"/>
        </w:rPr>
        <w:t>mod</w:t>
      </w:r>
      <w:r w:rsidR="005761AE">
        <w:rPr>
          <w:rFonts w:asciiTheme="majorHAnsi" w:hAnsiTheme="majorHAnsi"/>
          <w:i w:val="0"/>
        </w:rPr>
        <w:t>,</w:t>
      </w:r>
      <w:r w:rsidR="003634A2" w:rsidRPr="003634A2">
        <w:rPr>
          <w:rFonts w:asciiTheme="majorHAnsi" w:hAnsiTheme="majorHAnsi"/>
          <w:i w:val="0"/>
          <w:vertAlign w:val="subscript"/>
        </w:rPr>
        <w:t xml:space="preserve"> </w:t>
      </w:r>
      <w:r w:rsidR="003634A2">
        <w:rPr>
          <w:rFonts w:asciiTheme="majorHAnsi" w:hAnsiTheme="majorHAnsi"/>
          <w:i w:val="0"/>
        </w:rPr>
        <w:t>total solar irradiance have a correlation</w:t>
      </w:r>
      <w:r w:rsidR="00F55901">
        <w:rPr>
          <w:rFonts w:asciiTheme="majorHAnsi" w:hAnsiTheme="majorHAnsi"/>
          <w:i w:val="0"/>
        </w:rPr>
        <w:t xml:space="preserve"> coefficient of 0.96</w:t>
      </w:r>
      <w:r w:rsidR="003634A2">
        <w:rPr>
          <w:rFonts w:asciiTheme="majorHAnsi" w:hAnsiTheme="majorHAnsi"/>
          <w:i w:val="0"/>
        </w:rPr>
        <w:t xml:space="preserve"> and the standard devia</w:t>
      </w:r>
      <w:r w:rsidR="007E6494">
        <w:rPr>
          <w:rFonts w:asciiTheme="majorHAnsi" w:hAnsiTheme="majorHAnsi"/>
          <w:i w:val="0"/>
        </w:rPr>
        <w:t>tion</w:t>
      </w:r>
      <w:r w:rsidR="003634A2">
        <w:rPr>
          <w:rFonts w:asciiTheme="majorHAnsi" w:hAnsiTheme="majorHAnsi"/>
          <w:i w:val="0"/>
        </w:rPr>
        <w:t xml:space="preserve"> of the residuals, </w:t>
      </w:r>
      <w:r w:rsidR="003634A2" w:rsidRPr="00475F54">
        <w:rPr>
          <w:rFonts w:asciiTheme="majorHAnsi" w:hAnsiTheme="majorHAnsi"/>
        </w:rPr>
        <w:t>T</w:t>
      </w:r>
      <w:r w:rsidR="003634A2" w:rsidRPr="00475F54">
        <w:rPr>
          <w:rFonts w:asciiTheme="majorHAnsi" w:hAnsiTheme="majorHAnsi"/>
          <w:vertAlign w:val="subscript"/>
        </w:rPr>
        <w:t>TIM</w:t>
      </w:r>
      <w:r w:rsidR="003634A2">
        <w:rPr>
          <w:rFonts w:asciiTheme="majorHAnsi" w:hAnsiTheme="majorHAnsi"/>
          <w:i w:val="0"/>
        </w:rPr>
        <w:t xml:space="preserve"> – </w:t>
      </w:r>
      <w:r w:rsidR="003634A2" w:rsidRPr="00475F54">
        <w:rPr>
          <w:rFonts w:asciiTheme="majorHAnsi" w:hAnsiTheme="majorHAnsi"/>
        </w:rPr>
        <w:t>T</w:t>
      </w:r>
      <w:r w:rsidR="003634A2" w:rsidRPr="00475F54">
        <w:rPr>
          <w:rFonts w:asciiTheme="majorHAnsi" w:hAnsiTheme="majorHAnsi"/>
          <w:vertAlign w:val="subscript"/>
        </w:rPr>
        <w:t>mod</w:t>
      </w:r>
      <w:r w:rsidR="003634A2">
        <w:rPr>
          <w:rFonts w:asciiTheme="majorHAnsi" w:hAnsiTheme="majorHAnsi"/>
          <w:i w:val="0"/>
        </w:rPr>
        <w:t xml:space="preserve">, is </w:t>
      </w:r>
      <w:r w:rsidR="00F55901">
        <w:rPr>
          <w:rFonts w:asciiTheme="majorHAnsi" w:hAnsiTheme="majorHAnsi"/>
          <w:i w:val="0"/>
        </w:rPr>
        <w:t>0.1 Wm</w:t>
      </w:r>
      <w:r w:rsidR="00F55901" w:rsidRPr="00F55901">
        <w:rPr>
          <w:rFonts w:asciiTheme="majorHAnsi" w:hAnsiTheme="majorHAnsi"/>
          <w:i w:val="0"/>
          <w:vertAlign w:val="superscript"/>
        </w:rPr>
        <w:t>-2</w:t>
      </w:r>
      <w:r w:rsidR="00F55901" w:rsidRPr="00F55901">
        <w:rPr>
          <w:rFonts w:asciiTheme="majorHAnsi" w:hAnsiTheme="majorHAnsi"/>
          <w:i w:val="0"/>
        </w:rPr>
        <w:t>.</w:t>
      </w:r>
      <w:r w:rsidR="00F02A2E">
        <w:rPr>
          <w:rFonts w:asciiTheme="majorHAnsi" w:hAnsiTheme="majorHAnsi"/>
          <w:i w:val="0"/>
        </w:rPr>
        <w:t xml:space="preserve"> </w:t>
      </w:r>
    </w:p>
    <w:p w14:paraId="60F65808" w14:textId="44DC3C83" w:rsidR="00F02A2E" w:rsidRDefault="00D85C6E" w:rsidP="00EC674D">
      <w:pPr>
        <w:pStyle w:val="CDRGuidance"/>
        <w:rPr>
          <w:rFonts w:asciiTheme="majorHAnsi" w:hAnsiTheme="majorHAnsi"/>
          <w:i w:val="0"/>
        </w:rPr>
      </w:pPr>
      <w:r>
        <w:rPr>
          <w:rFonts w:asciiTheme="majorHAnsi" w:hAnsiTheme="majorHAnsi"/>
          <w:i w:val="0"/>
        </w:rPr>
        <w:t xml:space="preserve">Because </w:t>
      </w:r>
      <w:r w:rsidR="00445D6C">
        <w:rPr>
          <w:rFonts w:asciiTheme="majorHAnsi" w:hAnsiTheme="majorHAnsi"/>
          <w:i w:val="0"/>
        </w:rPr>
        <w:t>SIM’s calibration is far less stable than TIM’s, it is likely that instrumental</w:t>
      </w:r>
      <w:r>
        <w:rPr>
          <w:rFonts w:asciiTheme="majorHAnsi" w:hAnsiTheme="majorHAnsi"/>
          <w:i w:val="0"/>
        </w:rPr>
        <w:t xml:space="preserve"> trends </w:t>
      </w:r>
      <w:r w:rsidR="00445D6C">
        <w:rPr>
          <w:rFonts w:asciiTheme="majorHAnsi" w:hAnsiTheme="majorHAnsi"/>
          <w:i w:val="0"/>
        </w:rPr>
        <w:t xml:space="preserve">are present </w:t>
      </w:r>
      <w:r>
        <w:rPr>
          <w:rFonts w:asciiTheme="majorHAnsi" w:hAnsiTheme="majorHAnsi"/>
          <w:i w:val="0"/>
        </w:rPr>
        <w:t xml:space="preserve">in </w:t>
      </w:r>
      <w:r w:rsidR="00445D6C">
        <w:rPr>
          <w:rFonts w:asciiTheme="majorHAnsi" w:hAnsiTheme="majorHAnsi"/>
          <w:i w:val="0"/>
        </w:rPr>
        <w:t xml:space="preserve">SIM’s </w:t>
      </w:r>
      <w:r>
        <w:rPr>
          <w:rFonts w:asciiTheme="majorHAnsi" w:hAnsiTheme="majorHAnsi"/>
          <w:i w:val="0"/>
        </w:rPr>
        <w:t>so</w:t>
      </w:r>
      <w:r w:rsidR="00445D6C">
        <w:rPr>
          <w:rFonts w:asciiTheme="majorHAnsi" w:hAnsiTheme="majorHAnsi"/>
          <w:i w:val="0"/>
        </w:rPr>
        <w:t>lar spectral irradiance measurements</w:t>
      </w:r>
      <w:r>
        <w:rPr>
          <w:rFonts w:asciiTheme="majorHAnsi" w:hAnsiTheme="majorHAnsi"/>
          <w:i w:val="0"/>
        </w:rPr>
        <w:t xml:space="preserve"> </w:t>
      </w:r>
      <w:r w:rsidR="00754697">
        <w:rPr>
          <w:rFonts w:asciiTheme="majorHAnsi" w:hAnsiTheme="majorHAnsi"/>
          <w:i w:val="0"/>
        </w:rPr>
        <w:t>(Lean and DeLand, 2012</w:t>
      </w:r>
      <w:r w:rsidR="00445D6C">
        <w:rPr>
          <w:rFonts w:asciiTheme="majorHAnsi" w:hAnsiTheme="majorHAnsi"/>
          <w:i w:val="0"/>
        </w:rPr>
        <w:t xml:space="preserve">). </w:t>
      </w:r>
      <w:r w:rsidR="00841E65">
        <w:rPr>
          <w:rFonts w:asciiTheme="majorHAnsi" w:hAnsiTheme="majorHAnsi"/>
          <w:i w:val="0"/>
        </w:rPr>
        <w:t>This precludes</w:t>
      </w:r>
      <w:r w:rsidR="00445D6C">
        <w:rPr>
          <w:rFonts w:asciiTheme="majorHAnsi" w:hAnsiTheme="majorHAnsi"/>
          <w:i w:val="0"/>
        </w:rPr>
        <w:t xml:space="preserve"> </w:t>
      </w:r>
      <w:r w:rsidR="00841E65">
        <w:rPr>
          <w:rFonts w:asciiTheme="majorHAnsi" w:hAnsiTheme="majorHAnsi"/>
          <w:i w:val="0"/>
        </w:rPr>
        <w:t>the formulation of r</w:t>
      </w:r>
      <w:r>
        <w:rPr>
          <w:rFonts w:asciiTheme="majorHAnsi" w:hAnsiTheme="majorHAnsi"/>
          <w:i w:val="0"/>
        </w:rPr>
        <w:t xml:space="preserve">eliable models </w:t>
      </w:r>
      <w:r w:rsidR="00445D6C">
        <w:rPr>
          <w:rFonts w:asciiTheme="majorHAnsi" w:hAnsiTheme="majorHAnsi"/>
          <w:i w:val="0"/>
        </w:rPr>
        <w:t>of</w:t>
      </w:r>
      <w:r>
        <w:rPr>
          <w:rFonts w:asciiTheme="majorHAnsi" w:hAnsiTheme="majorHAnsi"/>
          <w:i w:val="0"/>
        </w:rPr>
        <w:t xml:space="preserve"> solar spectral irradiance </w:t>
      </w:r>
      <w:r w:rsidR="00445D6C">
        <w:rPr>
          <w:rFonts w:asciiTheme="majorHAnsi" w:hAnsiTheme="majorHAnsi"/>
          <w:i w:val="0"/>
        </w:rPr>
        <w:t>from the</w:t>
      </w:r>
      <w:r>
        <w:rPr>
          <w:rFonts w:asciiTheme="majorHAnsi" w:hAnsiTheme="majorHAnsi"/>
          <w:i w:val="0"/>
        </w:rPr>
        <w:t xml:space="preserve"> SIM</w:t>
      </w:r>
      <w:r w:rsidR="00445D6C">
        <w:rPr>
          <w:rFonts w:asciiTheme="majorHAnsi" w:hAnsiTheme="majorHAnsi"/>
          <w:i w:val="0"/>
        </w:rPr>
        <w:t xml:space="preserve"> observations, directly</w:t>
      </w:r>
      <w:r>
        <w:rPr>
          <w:rFonts w:asciiTheme="majorHAnsi" w:hAnsiTheme="majorHAnsi"/>
          <w:i w:val="0"/>
        </w:rPr>
        <w:t xml:space="preserve">. Instead, </w:t>
      </w:r>
      <w:r w:rsidR="00445D6C">
        <w:rPr>
          <w:rFonts w:asciiTheme="majorHAnsi" w:hAnsiTheme="majorHAnsi"/>
          <w:i w:val="0"/>
        </w:rPr>
        <w:t>a</w:t>
      </w:r>
      <w:r>
        <w:rPr>
          <w:rFonts w:asciiTheme="majorHAnsi" w:hAnsiTheme="majorHAnsi"/>
          <w:i w:val="0"/>
        </w:rPr>
        <w:t xml:space="preserve"> relationship of solar spectral irradiance variability to sunspot darkening and facular brightening is </w:t>
      </w:r>
      <w:r w:rsidR="00445D6C">
        <w:rPr>
          <w:rFonts w:asciiTheme="majorHAnsi" w:hAnsiTheme="majorHAnsi"/>
          <w:i w:val="0"/>
        </w:rPr>
        <w:t xml:space="preserve">first </w:t>
      </w:r>
      <w:r>
        <w:rPr>
          <w:rFonts w:asciiTheme="majorHAnsi" w:hAnsiTheme="majorHAnsi"/>
          <w:i w:val="0"/>
        </w:rPr>
        <w:t xml:space="preserve">determined using observations </w:t>
      </w:r>
      <w:r w:rsidR="00445D6C">
        <w:rPr>
          <w:rFonts w:asciiTheme="majorHAnsi" w:hAnsiTheme="majorHAnsi"/>
          <w:i w:val="0"/>
        </w:rPr>
        <w:t>of</w:t>
      </w:r>
      <w:r>
        <w:rPr>
          <w:rFonts w:asciiTheme="majorHAnsi" w:hAnsiTheme="majorHAnsi"/>
          <w:i w:val="0"/>
        </w:rPr>
        <w:t xml:space="preserve"> solar rotation</w:t>
      </w:r>
      <w:r w:rsidR="00445D6C">
        <w:rPr>
          <w:rFonts w:asciiTheme="majorHAnsi" w:hAnsiTheme="majorHAnsi"/>
          <w:i w:val="0"/>
        </w:rPr>
        <w:t>al modulation</w:t>
      </w:r>
      <w:r>
        <w:rPr>
          <w:rFonts w:asciiTheme="majorHAnsi" w:hAnsiTheme="majorHAnsi"/>
          <w:i w:val="0"/>
        </w:rPr>
        <w:t xml:space="preserve">: instrumental trends are smaller over </w:t>
      </w:r>
      <w:r w:rsidR="007D19F9">
        <w:rPr>
          <w:rFonts w:asciiTheme="majorHAnsi" w:hAnsiTheme="majorHAnsi"/>
          <w:i w:val="0"/>
        </w:rPr>
        <w:t xml:space="preserve">the (much) shorter </w:t>
      </w:r>
      <w:r>
        <w:rPr>
          <w:rFonts w:asciiTheme="majorHAnsi" w:hAnsiTheme="majorHAnsi"/>
          <w:i w:val="0"/>
        </w:rPr>
        <w:t>rotational times scales than during the solar cycle</w:t>
      </w:r>
      <w:r w:rsidR="007D19F9">
        <w:rPr>
          <w:rFonts w:asciiTheme="majorHAnsi" w:hAnsiTheme="majorHAnsi"/>
          <w:i w:val="0"/>
        </w:rPr>
        <w:t>. For each 1 nm bin</w:t>
      </w:r>
      <w:r>
        <w:rPr>
          <w:rFonts w:asciiTheme="majorHAnsi" w:hAnsiTheme="majorHAnsi"/>
          <w:i w:val="0"/>
        </w:rPr>
        <w:t xml:space="preserve">, </w:t>
      </w:r>
      <w:r w:rsidR="00445D6C">
        <w:rPr>
          <w:rFonts w:asciiTheme="majorHAnsi" w:hAnsiTheme="majorHAnsi"/>
          <w:i w:val="0"/>
        </w:rPr>
        <w:t>the observed spectral irradiance and the facular brightening and sunspot darkening indices are detrended by subtracting 81-day running means. Multiple linear regression is then used to determine the relationship</w:t>
      </w:r>
      <w:r w:rsidR="00A85BB8">
        <w:rPr>
          <w:rFonts w:asciiTheme="majorHAnsi" w:hAnsiTheme="majorHAnsi"/>
          <w:i w:val="0"/>
        </w:rPr>
        <w:t>s</w:t>
      </w:r>
      <w:r w:rsidR="00445D6C">
        <w:rPr>
          <w:rFonts w:asciiTheme="majorHAnsi" w:hAnsiTheme="majorHAnsi"/>
          <w:i w:val="0"/>
        </w:rPr>
        <w:t xml:space="preserve"> of the detrended time series:</w:t>
      </w:r>
    </w:p>
    <w:p w14:paraId="0B1F78BF" w14:textId="1DE1DC15" w:rsidR="0090597F" w:rsidRDefault="00BD4413" w:rsidP="00EC674D">
      <w:pPr>
        <w:pStyle w:val="CDRGuidance"/>
        <w:rPr>
          <w:rFonts w:asciiTheme="majorHAnsi" w:hAnsiTheme="majorHAnsi"/>
          <w:i w:val="0"/>
        </w:rPr>
      </w:pPr>
      <m:oMathPara>
        <m:oMath>
          <m:sSub>
            <m:sSubPr>
              <m:ctrlPr>
                <w:rPr>
                  <w:rFonts w:ascii="Cambria Math" w:hAnsi="Cambria Math"/>
                </w:rPr>
              </m:ctrlPr>
            </m:sSubPr>
            <m:e>
              <m:sSub>
                <m:sSubPr>
                  <m:ctrlPr>
                    <w:rPr>
                      <w:rFonts w:ascii="Cambria Math" w:hAnsi="Cambria Math"/>
                    </w:rPr>
                  </m:ctrlPr>
                </m:sSubPr>
                <m:e>
                  <m:sSubSup>
                    <m:sSubSupPr>
                      <m:ctrlPr>
                        <w:rPr>
                          <w:rFonts w:ascii="Cambria Math" w:hAnsi="Cambria Math"/>
                        </w:rPr>
                      </m:ctrlPr>
                    </m:sSubSupPr>
                    <m:e>
                      <m:r>
                        <w:rPr>
                          <w:rFonts w:ascii="Cambria Math" w:hAnsi="Cambria Math"/>
                        </w:rPr>
                        <m:t>I</m:t>
                      </m:r>
                    </m:e>
                    <m:sub>
                      <m:r>
                        <w:rPr>
                          <w:rFonts w:ascii="Cambria Math" w:hAnsi="Cambria Math"/>
                        </w:rPr>
                        <m:t>mod</m:t>
                      </m:r>
                    </m:sub>
                    <m:sup>
                      <m:r>
                        <w:rPr>
                          <w:rFonts w:ascii="Cambria Math" w:hAnsi="Cambria Math"/>
                        </w:rPr>
                        <m:t>detrend</m:t>
                      </m:r>
                    </m:sup>
                  </m:sSubSup>
                  <m:d>
                    <m:dPr>
                      <m:ctrlPr>
                        <w:rPr>
                          <w:rFonts w:ascii="Cambria Math" w:hAnsi="Cambria Math"/>
                        </w:rPr>
                      </m:ctrlPr>
                    </m:dPr>
                    <m:e>
                      <m:r>
                        <w:rPr>
                          <w:rFonts w:ascii="Cambria Math" w:hAnsi="Cambria Math"/>
                        </w:rPr>
                        <m:t>λ,t</m:t>
                      </m:r>
                    </m:e>
                  </m:d>
                  <m:r>
                    <w:rPr>
                      <w:rFonts w:ascii="Cambria Math" w:hAnsi="Cambria Math"/>
                    </w:rPr>
                    <m:t>= I</m:t>
                  </m:r>
                </m:e>
                <m:sub>
                  <m:r>
                    <w:rPr>
                      <w:rFonts w:ascii="Cambria Math" w:hAnsi="Cambria Math"/>
                    </w:rPr>
                    <m:t>mod</m:t>
                  </m:r>
                </m:sub>
              </m:sSub>
              <m:d>
                <m:dPr>
                  <m:ctrlPr>
                    <w:rPr>
                      <w:rFonts w:ascii="Cambria Math" w:hAnsi="Cambria Math"/>
                    </w:rPr>
                  </m:ctrlPr>
                </m:dPr>
                <m:e>
                  <m:r>
                    <w:rPr>
                      <w:rFonts w:ascii="Cambria Math" w:hAnsi="Cambria Math"/>
                    </w:rPr>
                    <m:t>λ,t</m:t>
                  </m:r>
                </m:e>
              </m:d>
              <m:r>
                <w:rPr>
                  <w:rFonts w:ascii="Cambria Math" w:hAnsi="Cambria Math"/>
                </w:rPr>
                <m:t>- I</m:t>
              </m:r>
            </m:e>
            <m:sub>
              <m:r>
                <w:rPr>
                  <w:rFonts w:ascii="Cambria Math" w:hAnsi="Cambria Math"/>
                </w:rPr>
                <m:t xml:space="preserve">smooth </m:t>
              </m:r>
            </m:sub>
          </m:sSub>
          <m:d>
            <m:dPr>
              <m:ctrlPr>
                <w:rPr>
                  <w:rFonts w:ascii="Cambria Math" w:hAnsi="Cambria Math"/>
                </w:rPr>
              </m:ctrlPr>
            </m:dPr>
            <m:e>
              <m:r>
                <w:rPr>
                  <w:rFonts w:ascii="Cambria Math" w:hAnsi="Cambria Math"/>
                </w:rPr>
                <m:t>λ,t</m:t>
              </m:r>
            </m:e>
          </m:d>
          <m:r>
            <w:rPr>
              <w:rFonts w:ascii="Cambria Math" w:hAnsi="Cambria Math"/>
            </w:rPr>
            <m:t>=c</m:t>
          </m:r>
          <m:d>
            <m:dPr>
              <m:ctrlPr>
                <w:rPr>
                  <w:rFonts w:ascii="Cambria Math" w:hAnsi="Cambria Math"/>
                </w:rPr>
              </m:ctrlPr>
            </m:dPr>
            <m:e>
              <m:r>
                <w:rPr>
                  <w:rFonts w:ascii="Cambria Math" w:hAnsi="Cambria Math"/>
                </w:rPr>
                <m:t>λ</m:t>
              </m:r>
            </m:e>
          </m:d>
          <m:r>
            <w:rPr>
              <w:rFonts w:ascii="Cambria Math" w:hAnsi="Cambria Math"/>
            </w:rPr>
            <m:t xml:space="preserve">+ </m:t>
          </m:r>
          <m:sSubSup>
            <m:sSubSupPr>
              <m:ctrlPr>
                <w:rPr>
                  <w:rFonts w:ascii="Cambria Math" w:hAnsi="Cambria Math"/>
                </w:rPr>
              </m:ctrlPr>
            </m:sSubSupPr>
            <m:e>
              <m:r>
                <w:rPr>
                  <w:rFonts w:ascii="Cambria Math" w:hAnsi="Cambria Math"/>
                </w:rPr>
                <m:t>d</m:t>
              </m:r>
            </m:e>
            <m:sub>
              <m:r>
                <w:rPr>
                  <w:rFonts w:ascii="Cambria Math" w:hAnsi="Cambria Math"/>
                </w:rPr>
                <m:t>F</m:t>
              </m:r>
            </m:sub>
            <m:sup>
              <m:r>
                <w:rPr>
                  <w:rFonts w:ascii="Cambria Math" w:hAnsi="Cambria Math"/>
                </w:rPr>
                <m:t>detrend</m:t>
              </m:r>
            </m:sup>
          </m:sSubSup>
          <m:r>
            <w:rPr>
              <w:rFonts w:ascii="Cambria Math" w:hAnsi="Cambria Math"/>
            </w:rPr>
            <m:t xml:space="preserve">(λ)× </m:t>
          </m:r>
          <m:d>
            <m:dPr>
              <m:begChr m:val="["/>
              <m:endChr m:val="]"/>
              <m:ctrlPr>
                <w:rPr>
                  <w:rFonts w:ascii="Cambria Math" w:hAnsi="Cambria Math"/>
                </w:rPr>
              </m:ctrlPr>
            </m:dPr>
            <m:e>
              <m:r>
                <w:rPr>
                  <w:rFonts w:ascii="Cambria Math" w:hAnsi="Cambria Math"/>
                </w:rPr>
                <m:t>F</m:t>
              </m:r>
              <m:d>
                <m:dPr>
                  <m:ctrlPr>
                    <w:rPr>
                      <w:rFonts w:ascii="Cambria Math" w:hAnsi="Cambria Math"/>
                    </w:rPr>
                  </m:ctrlPr>
                </m:dPr>
                <m:e>
                  <m:r>
                    <w:rPr>
                      <w:rFonts w:ascii="Cambria Math" w:hAnsi="Cambria Math"/>
                    </w:rPr>
                    <m:t>t</m:t>
                  </m:r>
                </m:e>
              </m:d>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smooth</m:t>
                  </m:r>
                </m:sub>
              </m:sSub>
              <m:r>
                <w:rPr>
                  <w:rFonts w:ascii="Cambria Math" w:hAnsi="Cambria Math"/>
                </w:rPr>
                <m:t>(t)</m:t>
              </m:r>
            </m:e>
          </m:d>
          <m:sSubSup>
            <m:sSubSupPr>
              <m:ctrlPr>
                <w:rPr>
                  <w:rFonts w:ascii="Cambria Math" w:hAnsi="Cambria Math"/>
                </w:rPr>
              </m:ctrlPr>
            </m:sSubSupPr>
            <m:e>
              <m:r>
                <w:rPr>
                  <w:rFonts w:ascii="Cambria Math" w:hAnsi="Cambria Math"/>
                </w:rPr>
                <m:t xml:space="preserve"> + d</m:t>
              </m:r>
            </m:e>
            <m:sub>
              <m:r>
                <w:rPr>
                  <w:rFonts w:ascii="Cambria Math" w:hAnsi="Cambria Math"/>
                </w:rPr>
                <m:t>S</m:t>
              </m:r>
            </m:sub>
            <m:sup>
              <m:r>
                <w:rPr>
                  <w:rFonts w:ascii="Cambria Math" w:hAnsi="Cambria Math"/>
                </w:rPr>
                <m:t>detrend</m:t>
              </m:r>
            </m:sup>
          </m:sSubSup>
          <m:d>
            <m:dPr>
              <m:ctrlPr>
                <w:rPr>
                  <w:rFonts w:ascii="Cambria Math" w:hAnsi="Cambria Math"/>
                </w:rPr>
              </m:ctrlPr>
            </m:dPr>
            <m:e>
              <m:r>
                <w:rPr>
                  <w:rFonts w:ascii="Cambria Math" w:hAnsi="Cambria Math"/>
                </w:rPr>
                <m:t>λ</m:t>
              </m:r>
            </m:e>
          </m:d>
          <m:r>
            <w:rPr>
              <w:rFonts w:ascii="Cambria Math" w:hAnsi="Cambria Math"/>
            </w:rPr>
            <m:t xml:space="preserve">× </m:t>
          </m:r>
          <m:d>
            <m:dPr>
              <m:begChr m:val="["/>
              <m:endChr m:val="]"/>
              <m:ctrlPr>
                <w:rPr>
                  <w:rFonts w:ascii="Cambria Math" w:hAnsi="Cambria Math"/>
                </w:rPr>
              </m:ctrlPr>
            </m:dPr>
            <m:e>
              <m:r>
                <w:rPr>
                  <w:rFonts w:ascii="Cambria Math" w:hAnsi="Cambria Math"/>
                </w:rPr>
                <m:t>S</m:t>
              </m:r>
              <m:d>
                <m:dPr>
                  <m:ctrlPr>
                    <w:rPr>
                      <w:rFonts w:ascii="Cambria Math" w:hAnsi="Cambria Math"/>
                    </w:rPr>
                  </m:ctrlPr>
                </m:dPr>
                <m:e>
                  <m:r>
                    <w:rPr>
                      <w:rFonts w:ascii="Cambria Math" w:hAnsi="Cambria Math"/>
                    </w:rPr>
                    <m:t>t</m:t>
                  </m:r>
                </m:e>
              </m:d>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smooth</m:t>
                  </m:r>
                </m:sub>
              </m:sSub>
              <m:d>
                <m:dPr>
                  <m:ctrlPr>
                    <w:rPr>
                      <w:rFonts w:ascii="Cambria Math" w:hAnsi="Cambria Math"/>
                    </w:rPr>
                  </m:ctrlPr>
                </m:dPr>
                <m:e>
                  <m:r>
                    <w:rPr>
                      <w:rFonts w:ascii="Cambria Math" w:hAnsi="Cambria Math"/>
                    </w:rPr>
                    <m:t>t</m:t>
                  </m:r>
                </m:e>
              </m:d>
            </m:e>
          </m:d>
        </m:oMath>
      </m:oMathPara>
    </w:p>
    <w:p w14:paraId="67FA1FA3" w14:textId="2FC0D5FD" w:rsidR="002D1EF8" w:rsidRDefault="00445D6C" w:rsidP="008C75A3">
      <w:pPr>
        <w:pStyle w:val="CDRGuidance"/>
        <w:rPr>
          <w:rFonts w:asciiTheme="majorHAnsi" w:hAnsiTheme="majorHAnsi"/>
          <w:i w:val="0"/>
        </w:rPr>
      </w:pPr>
      <w:r>
        <w:rPr>
          <w:rFonts w:asciiTheme="majorHAnsi" w:hAnsiTheme="majorHAnsi"/>
          <w:i w:val="0"/>
        </w:rPr>
        <w:t>T</w:t>
      </w:r>
      <w:r w:rsidR="0090597F">
        <w:rPr>
          <w:rFonts w:asciiTheme="majorHAnsi" w:hAnsiTheme="majorHAnsi"/>
          <w:i w:val="0"/>
        </w:rPr>
        <w:t xml:space="preserve">he range of </w:t>
      </w:r>
      <w:r>
        <w:rPr>
          <w:rFonts w:asciiTheme="majorHAnsi" w:hAnsiTheme="majorHAnsi"/>
          <w:i w:val="0"/>
        </w:rPr>
        <w:t xml:space="preserve">facular </w:t>
      </w:r>
      <w:r w:rsidR="0090597F">
        <w:rPr>
          <w:rFonts w:asciiTheme="majorHAnsi" w:hAnsiTheme="majorHAnsi"/>
          <w:i w:val="0"/>
        </w:rPr>
        <w:t xml:space="preserve">variability </w:t>
      </w:r>
      <w:r>
        <w:rPr>
          <w:rFonts w:asciiTheme="majorHAnsi" w:hAnsiTheme="majorHAnsi"/>
          <w:i w:val="0"/>
        </w:rPr>
        <w:t xml:space="preserve">in the detrended time series </w:t>
      </w:r>
      <w:r w:rsidR="0090597F">
        <w:rPr>
          <w:rFonts w:asciiTheme="majorHAnsi" w:hAnsiTheme="majorHAnsi"/>
          <w:i w:val="0"/>
        </w:rPr>
        <w:t>is smaller than during the solar cycle</w:t>
      </w:r>
      <w:r>
        <w:rPr>
          <w:rFonts w:asciiTheme="majorHAnsi" w:hAnsiTheme="majorHAnsi"/>
          <w:i w:val="0"/>
        </w:rPr>
        <w:t xml:space="preserve"> which</w:t>
      </w:r>
      <w:r w:rsidR="00A85BB8">
        <w:rPr>
          <w:rFonts w:asciiTheme="majorHAnsi" w:hAnsiTheme="majorHAnsi"/>
          <w:i w:val="0"/>
        </w:rPr>
        <w:t>,</w:t>
      </w:r>
      <w:r>
        <w:rPr>
          <w:rFonts w:asciiTheme="majorHAnsi" w:hAnsiTheme="majorHAnsi"/>
          <w:i w:val="0"/>
        </w:rPr>
        <w:t xml:space="preserve"> together with the “imperfect” nature of the </w:t>
      </w:r>
      <w:r w:rsidR="008172B1">
        <w:rPr>
          <w:rFonts w:asciiTheme="majorHAnsi" w:hAnsiTheme="majorHAnsi"/>
          <w:i w:val="0"/>
        </w:rPr>
        <w:t>facular</w:t>
      </w:r>
      <w:r>
        <w:rPr>
          <w:rFonts w:asciiTheme="majorHAnsi" w:hAnsiTheme="majorHAnsi"/>
          <w:i w:val="0"/>
        </w:rPr>
        <w:t xml:space="preserve"> brightening</w:t>
      </w:r>
      <w:r w:rsidR="008172B1">
        <w:rPr>
          <w:rFonts w:asciiTheme="majorHAnsi" w:hAnsiTheme="majorHAnsi"/>
          <w:i w:val="0"/>
        </w:rPr>
        <w:t xml:space="preserve"> </w:t>
      </w:r>
      <w:r w:rsidR="00841E65">
        <w:rPr>
          <w:rFonts w:asciiTheme="majorHAnsi" w:hAnsiTheme="majorHAnsi"/>
          <w:i w:val="0"/>
        </w:rPr>
        <w:t xml:space="preserve">(and sunspot darkening) </w:t>
      </w:r>
      <w:r w:rsidR="008172B1">
        <w:rPr>
          <w:rFonts w:asciiTheme="majorHAnsi" w:hAnsiTheme="majorHAnsi"/>
          <w:i w:val="0"/>
        </w:rPr>
        <w:t>index,</w:t>
      </w:r>
      <w:r w:rsidR="0090597F">
        <w:rPr>
          <w:rFonts w:asciiTheme="majorHAnsi" w:hAnsiTheme="majorHAnsi"/>
          <w:i w:val="0"/>
        </w:rPr>
        <w:t xml:space="preserve"> </w:t>
      </w:r>
      <w:r w:rsidR="008172B1">
        <w:rPr>
          <w:rFonts w:asciiTheme="majorHAnsi" w:hAnsiTheme="majorHAnsi"/>
          <w:i w:val="0"/>
        </w:rPr>
        <w:t>causes</w:t>
      </w:r>
      <w:r>
        <w:rPr>
          <w:rFonts w:asciiTheme="majorHAnsi" w:hAnsiTheme="majorHAnsi"/>
          <w:i w:val="0"/>
        </w:rPr>
        <w:t xml:space="preserve"> the </w:t>
      </w:r>
      <w:r w:rsidR="00E249DA">
        <w:rPr>
          <w:rFonts w:asciiTheme="majorHAnsi" w:hAnsiTheme="majorHAnsi"/>
          <w:i w:val="0"/>
        </w:rPr>
        <w:t>coefficients o</w:t>
      </w:r>
      <w:r w:rsidR="002D1EF8">
        <w:rPr>
          <w:rFonts w:asciiTheme="majorHAnsi" w:hAnsiTheme="majorHAnsi"/>
          <w:i w:val="0"/>
        </w:rPr>
        <w:t>f models developed from detrend</w:t>
      </w:r>
      <w:r w:rsidR="00E249DA">
        <w:rPr>
          <w:rFonts w:asciiTheme="majorHAnsi" w:hAnsiTheme="majorHAnsi"/>
          <w:i w:val="0"/>
        </w:rPr>
        <w:t xml:space="preserve">ed time series </w:t>
      </w:r>
      <w:r w:rsidR="008C75A3">
        <w:rPr>
          <w:rFonts w:asciiTheme="majorHAnsi" w:hAnsiTheme="majorHAnsi"/>
          <w:i w:val="0"/>
        </w:rPr>
        <w:t>to</w:t>
      </w:r>
      <w:r w:rsidR="00E249DA">
        <w:rPr>
          <w:rFonts w:asciiTheme="majorHAnsi" w:hAnsiTheme="majorHAnsi"/>
          <w:i w:val="0"/>
        </w:rPr>
        <w:t xml:space="preserve"> differ from those developed from direct </w:t>
      </w:r>
      <w:r w:rsidR="008172B1">
        <w:rPr>
          <w:rFonts w:asciiTheme="majorHAnsi" w:hAnsiTheme="majorHAnsi"/>
          <w:i w:val="0"/>
        </w:rPr>
        <w:t xml:space="preserve">(i.e., not detrended) </w:t>
      </w:r>
      <w:r w:rsidR="00E249DA">
        <w:rPr>
          <w:rFonts w:asciiTheme="majorHAnsi" w:hAnsiTheme="majorHAnsi"/>
          <w:i w:val="0"/>
        </w:rPr>
        <w:t>obs</w:t>
      </w:r>
      <w:r w:rsidR="002D1EF8">
        <w:rPr>
          <w:rFonts w:asciiTheme="majorHAnsi" w:hAnsiTheme="majorHAnsi"/>
          <w:i w:val="0"/>
        </w:rPr>
        <w:t xml:space="preserve">ervations. </w:t>
      </w:r>
    </w:p>
    <w:p w14:paraId="0964E7FA" w14:textId="0B0D2108" w:rsidR="00E249DA" w:rsidRPr="000D3418" w:rsidRDefault="00A85BB8" w:rsidP="0090597F">
      <w:pPr>
        <w:pStyle w:val="CDRGuidance"/>
        <w:rPr>
          <w:rFonts w:asciiTheme="majorHAnsi" w:hAnsiTheme="majorHAnsi"/>
          <w:i w:val="0"/>
        </w:rPr>
      </w:pPr>
      <w:r>
        <w:rPr>
          <w:rFonts w:asciiTheme="majorHAnsi" w:hAnsiTheme="majorHAnsi"/>
          <w:i w:val="0"/>
        </w:rPr>
        <w:t>The total irradiance observations are used to numerically determine ratios of the coefficients obtained from multiple regression using direct observations of solar irradiance, with those obtained from multiple regression of detrended observations. A</w:t>
      </w:r>
      <w:r w:rsidR="00E249DA">
        <w:rPr>
          <w:rFonts w:asciiTheme="majorHAnsi" w:hAnsiTheme="majorHAnsi"/>
          <w:i w:val="0"/>
        </w:rPr>
        <w:t xml:space="preserve"> second model </w:t>
      </w:r>
      <w:r w:rsidR="002D1EF8">
        <w:rPr>
          <w:rFonts w:asciiTheme="majorHAnsi" w:hAnsiTheme="majorHAnsi"/>
          <w:i w:val="0"/>
        </w:rPr>
        <w:t>of</w:t>
      </w:r>
      <w:r w:rsidR="00E249DA">
        <w:rPr>
          <w:rFonts w:asciiTheme="majorHAnsi" w:hAnsiTheme="majorHAnsi"/>
          <w:i w:val="0"/>
        </w:rPr>
        <w:t xml:space="preserve"> the TIM </w:t>
      </w:r>
      <w:r w:rsidR="002B187C">
        <w:rPr>
          <w:rFonts w:asciiTheme="majorHAnsi" w:hAnsiTheme="majorHAnsi"/>
          <w:i w:val="0"/>
        </w:rPr>
        <w:t>observations</w:t>
      </w:r>
      <w:r w:rsidR="00E249DA">
        <w:rPr>
          <w:rFonts w:asciiTheme="majorHAnsi" w:hAnsiTheme="majorHAnsi"/>
          <w:i w:val="0"/>
        </w:rPr>
        <w:t xml:space="preserve"> </w:t>
      </w:r>
      <w:r>
        <w:rPr>
          <w:rFonts w:asciiTheme="majorHAnsi" w:hAnsiTheme="majorHAnsi"/>
          <w:i w:val="0"/>
        </w:rPr>
        <w:t xml:space="preserve">was formulated analogous to that used for NRLTSI2, but </w:t>
      </w:r>
      <w:r w:rsidR="002D1EF8">
        <w:rPr>
          <w:rFonts w:asciiTheme="majorHAnsi" w:hAnsiTheme="majorHAnsi"/>
          <w:i w:val="0"/>
        </w:rPr>
        <w:t>using detrended</w:t>
      </w:r>
      <w:r>
        <w:rPr>
          <w:rFonts w:asciiTheme="majorHAnsi" w:hAnsiTheme="majorHAnsi"/>
          <w:i w:val="0"/>
        </w:rPr>
        <w:t>, instead of direct,</w:t>
      </w:r>
      <w:r w:rsidR="002D1EF8">
        <w:rPr>
          <w:rFonts w:asciiTheme="majorHAnsi" w:hAnsiTheme="majorHAnsi"/>
          <w:i w:val="0"/>
        </w:rPr>
        <w:t xml:space="preserve"> time series.</w:t>
      </w:r>
      <w:r w:rsidR="00E249DA">
        <w:rPr>
          <w:rFonts w:asciiTheme="majorHAnsi" w:hAnsiTheme="majorHAnsi"/>
          <w:i w:val="0"/>
        </w:rPr>
        <w:t xml:space="preserve"> The ratios of the coefficients for the two different approaches were then used to adjust the coefficients for spectral irradiance variations, determined from the detrended time series. </w:t>
      </w:r>
      <w:r w:rsidR="00AE065E">
        <w:rPr>
          <w:rFonts w:asciiTheme="majorHAnsi" w:hAnsiTheme="majorHAnsi"/>
          <w:i w:val="0"/>
        </w:rPr>
        <w:t>For wavelengths longer than 295 nm, where both sunspots and faculae modulate the spectral irradiance</w:t>
      </w:r>
      <w:r w:rsidR="00841E65">
        <w:rPr>
          <w:rFonts w:asciiTheme="majorHAnsi" w:hAnsiTheme="majorHAnsi"/>
          <w:i w:val="0"/>
        </w:rPr>
        <w:t xml:space="preserve"> (as they do total irradiance)</w:t>
      </w:r>
      <w:r w:rsidR="00AE065E">
        <w:rPr>
          <w:rFonts w:asciiTheme="majorHAnsi" w:hAnsiTheme="majorHAnsi"/>
          <w:i w:val="0"/>
        </w:rPr>
        <w:t xml:space="preserve">, </w:t>
      </w:r>
      <w:r w:rsidR="00AE065E" w:rsidRPr="00475F54">
        <w:rPr>
          <w:rFonts w:asciiTheme="majorHAnsi" w:hAnsiTheme="majorHAnsi"/>
        </w:rPr>
        <w:t>d</w:t>
      </w:r>
      <w:r w:rsidR="00AE065E" w:rsidRPr="00475F54">
        <w:rPr>
          <w:rFonts w:asciiTheme="majorHAnsi" w:hAnsiTheme="majorHAnsi"/>
          <w:vertAlign w:val="subscript"/>
        </w:rPr>
        <w:t>S</w:t>
      </w:r>
      <w:r w:rsidR="00AE065E">
        <w:rPr>
          <w:rFonts w:asciiTheme="majorHAnsi" w:hAnsiTheme="majorHAnsi"/>
          <w:i w:val="0"/>
        </w:rPr>
        <w:t xml:space="preserve"> and </w:t>
      </w:r>
      <w:r w:rsidR="00AE065E" w:rsidRPr="00475F54">
        <w:rPr>
          <w:rFonts w:asciiTheme="majorHAnsi" w:hAnsiTheme="majorHAnsi"/>
        </w:rPr>
        <w:t>d</w:t>
      </w:r>
      <w:r w:rsidR="00AE065E" w:rsidRPr="00475F54">
        <w:rPr>
          <w:rFonts w:asciiTheme="majorHAnsi" w:hAnsiTheme="majorHAnsi"/>
          <w:vertAlign w:val="subscript"/>
        </w:rPr>
        <w:t>F</w:t>
      </w:r>
      <w:r w:rsidR="00AE065E">
        <w:rPr>
          <w:rFonts w:asciiTheme="majorHAnsi" w:hAnsiTheme="majorHAnsi"/>
          <w:i w:val="0"/>
          <w:vertAlign w:val="subscript"/>
        </w:rPr>
        <w:t xml:space="preserve"> </w:t>
      </w:r>
      <w:r w:rsidR="00AE065E">
        <w:rPr>
          <w:rFonts w:asciiTheme="majorHAnsi" w:hAnsiTheme="majorHAnsi"/>
          <w:i w:val="0"/>
        </w:rPr>
        <w:t>are estimated as</w:t>
      </w:r>
    </w:p>
    <w:p w14:paraId="64613347" w14:textId="3208CA2A" w:rsidR="00E249DA" w:rsidRDefault="00BD4413" w:rsidP="00EC674D">
      <w:pPr>
        <w:pStyle w:val="CDRGuidance"/>
        <w:rPr>
          <w:rFonts w:asciiTheme="majorHAnsi" w:hAnsiTheme="majorHAnsi"/>
          <w:i w:val="0"/>
        </w:rPr>
      </w:pPr>
      <m:oMathPara>
        <m:oMath>
          <m:sSub>
            <m:sSubPr>
              <m:ctrlPr>
                <w:rPr>
                  <w:rFonts w:ascii="Cambria Math" w:hAnsi="Cambria Math"/>
                </w:rPr>
              </m:ctrlPr>
            </m:sSubPr>
            <m:e>
              <m:r>
                <w:rPr>
                  <w:rFonts w:ascii="Cambria Math" w:hAnsi="Cambria Math"/>
                </w:rPr>
                <m:t>d</m:t>
              </m:r>
            </m:e>
            <m:sub>
              <m:r>
                <w:rPr>
                  <w:rFonts w:ascii="Cambria Math" w:hAnsi="Cambria Math"/>
                </w:rPr>
                <m:t>F</m:t>
              </m:r>
            </m:sub>
          </m:sSub>
          <m:r>
            <w:rPr>
              <w:rFonts w:ascii="Cambria Math" w:hAnsi="Cambria Math"/>
            </w:rPr>
            <m:t xml:space="preserve">= </m:t>
          </m:r>
          <m:sSubSup>
            <m:sSubSupPr>
              <m:ctrlPr>
                <w:rPr>
                  <w:rFonts w:ascii="Cambria Math" w:hAnsi="Cambria Math"/>
                </w:rPr>
              </m:ctrlPr>
            </m:sSubSupPr>
            <m:e>
              <m:r>
                <w:rPr>
                  <w:rFonts w:ascii="Cambria Math" w:hAnsi="Cambria Math"/>
                </w:rPr>
                <m:t>d</m:t>
              </m:r>
            </m:e>
            <m:sub>
              <m:r>
                <w:rPr>
                  <w:rFonts w:ascii="Cambria Math" w:hAnsi="Cambria Math"/>
                </w:rPr>
                <m:t>F</m:t>
              </m:r>
            </m:sub>
            <m:sup>
              <m:r>
                <w:rPr>
                  <w:rFonts w:ascii="Cambria Math" w:hAnsi="Cambria Math"/>
                </w:rPr>
                <m:t>detrend</m:t>
              </m:r>
            </m:sup>
          </m:sSubSup>
          <m:f>
            <m:fPr>
              <m:ctrlPr>
                <w:rPr>
                  <w:rFonts w:ascii="Cambria Math" w:hAnsi="Cambria Math"/>
                </w:rPr>
              </m:ctrlPr>
            </m:fPr>
            <m:num>
              <m:sSub>
                <m:sSubPr>
                  <m:ctrlPr>
                    <w:rPr>
                      <w:rFonts w:ascii="Cambria Math" w:hAnsi="Cambria Math"/>
                    </w:rPr>
                  </m:ctrlPr>
                </m:sSubPr>
                <m:e>
                  <m:r>
                    <w:rPr>
                      <w:rFonts w:ascii="Cambria Math" w:hAnsi="Cambria Math"/>
                    </w:rPr>
                    <m:t>b</m:t>
                  </m:r>
                </m:e>
                <m:sub>
                  <m:r>
                    <w:rPr>
                      <w:rFonts w:ascii="Cambria Math" w:hAnsi="Cambria Math"/>
                    </w:rPr>
                    <m:t>F</m:t>
                  </m:r>
                </m:sub>
              </m:sSub>
            </m:num>
            <m:den>
              <m:sSubSup>
                <m:sSubSupPr>
                  <m:ctrlPr>
                    <w:rPr>
                      <w:rFonts w:ascii="Cambria Math" w:hAnsi="Cambria Math"/>
                    </w:rPr>
                  </m:ctrlPr>
                </m:sSubSupPr>
                <m:e>
                  <m:r>
                    <w:rPr>
                      <w:rFonts w:ascii="Cambria Math" w:hAnsi="Cambria Math"/>
                    </w:rPr>
                    <m:t>b</m:t>
                  </m:r>
                </m:e>
                <m:sub>
                  <m:r>
                    <w:rPr>
                      <w:rFonts w:ascii="Cambria Math" w:hAnsi="Cambria Math"/>
                    </w:rPr>
                    <m:t>F</m:t>
                  </m:r>
                </m:sub>
                <m:sup>
                  <m:r>
                    <w:rPr>
                      <w:rFonts w:ascii="Cambria Math" w:hAnsi="Cambria Math"/>
                    </w:rPr>
                    <m:t>detrend</m:t>
                  </m:r>
                </m:sup>
              </m:sSubSup>
            </m:den>
          </m:f>
          <m:r>
            <m:rPr>
              <m:sty m:val="p"/>
            </m:rPr>
            <w:rPr>
              <w:rStyle w:val="CommentReference"/>
              <w:rFonts w:ascii="Arial" w:hAnsi="Arial"/>
              <w:i w:val="0"/>
            </w:rPr>
            <w:commentReference w:id="34"/>
          </m:r>
          <m:r>
            <w:rPr>
              <w:rFonts w:ascii="Cambria Math" w:hAnsi="Cambria Math"/>
            </w:rPr>
            <m:t xml:space="preserve"> </m:t>
          </m:r>
        </m:oMath>
      </m:oMathPara>
    </w:p>
    <w:p w14:paraId="2E82ADB1" w14:textId="77777777" w:rsidR="00AE065E" w:rsidRDefault="00BD4413" w:rsidP="00AE065E">
      <w:pPr>
        <w:pStyle w:val="CDRGuidance"/>
        <w:rPr>
          <w:rFonts w:asciiTheme="majorHAnsi" w:hAnsiTheme="majorHAnsi"/>
          <w:i w:val="0"/>
        </w:rPr>
      </w:pPr>
      <m:oMathPara>
        <m:oMath>
          <m:sSubSup>
            <m:sSubSupPr>
              <m:ctrlPr>
                <w:rPr>
                  <w:rFonts w:ascii="Cambria Math" w:hAnsi="Cambria Math"/>
                </w:rPr>
              </m:ctrlPr>
            </m:sSubSupPr>
            <m:e>
              <m:sSub>
                <m:sSubPr>
                  <m:ctrlPr>
                    <w:rPr>
                      <w:rFonts w:ascii="Cambria Math" w:hAnsi="Cambria Math"/>
                    </w:rPr>
                  </m:ctrlPr>
                </m:sSubPr>
                <m:e>
                  <m:r>
                    <w:rPr>
                      <w:rFonts w:ascii="Cambria Math" w:hAnsi="Cambria Math"/>
                    </w:rPr>
                    <m:t>d</m:t>
                  </m:r>
                </m:e>
                <m:sub>
                  <m:r>
                    <w:rPr>
                      <w:rFonts w:ascii="Cambria Math" w:hAnsi="Cambria Math"/>
                    </w:rPr>
                    <m:t>S</m:t>
                  </m:r>
                </m:sub>
              </m:sSub>
              <m:r>
                <w:rPr>
                  <w:rFonts w:ascii="Cambria Math" w:hAnsi="Cambria Math"/>
                </w:rPr>
                <m:t>=d</m:t>
              </m:r>
            </m:e>
            <m:sub>
              <m:r>
                <w:rPr>
                  <w:rFonts w:ascii="Cambria Math" w:hAnsi="Cambria Math"/>
                </w:rPr>
                <m:t>S</m:t>
              </m:r>
            </m:sub>
            <m:sup>
              <m:r>
                <w:rPr>
                  <w:rFonts w:ascii="Cambria Math" w:hAnsi="Cambria Math"/>
                </w:rPr>
                <m:t>detrend</m:t>
              </m:r>
            </m:sup>
          </m:sSubSup>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b</m:t>
                      </m:r>
                    </m:e>
                    <m:sub>
                      <m:r>
                        <w:rPr>
                          <w:rFonts w:ascii="Cambria Math" w:hAnsi="Cambria Math"/>
                        </w:rPr>
                        <m:t>S</m:t>
                      </m:r>
                    </m:sub>
                  </m:sSub>
                </m:num>
                <m:den>
                  <m:sSubSup>
                    <m:sSubSupPr>
                      <m:ctrlPr>
                        <w:rPr>
                          <w:rFonts w:ascii="Cambria Math" w:hAnsi="Cambria Math"/>
                        </w:rPr>
                      </m:ctrlPr>
                    </m:sSubSupPr>
                    <m:e>
                      <m:r>
                        <w:rPr>
                          <w:rFonts w:ascii="Cambria Math" w:hAnsi="Cambria Math"/>
                        </w:rPr>
                        <m:t>b</m:t>
                      </m:r>
                    </m:e>
                    <m:sub>
                      <m:r>
                        <w:rPr>
                          <w:rFonts w:ascii="Cambria Math" w:hAnsi="Cambria Math"/>
                        </w:rPr>
                        <m:t>F</m:t>
                      </m:r>
                    </m:sub>
                    <m:sup>
                      <m:r>
                        <w:rPr>
                          <w:rFonts w:ascii="Cambria Math" w:hAnsi="Cambria Math"/>
                        </w:rPr>
                        <m:t>detrend</m:t>
                      </m:r>
                    </m:sup>
                  </m:sSubSup>
                </m:den>
              </m:f>
            </m:e>
          </m:d>
        </m:oMath>
      </m:oMathPara>
    </w:p>
    <w:p w14:paraId="1C535ED2" w14:textId="121B2730" w:rsidR="0090597F" w:rsidRDefault="00DB08B1" w:rsidP="00EC674D">
      <w:pPr>
        <w:pStyle w:val="CDRGuidance"/>
        <w:rPr>
          <w:rFonts w:asciiTheme="majorHAnsi" w:hAnsiTheme="majorHAnsi"/>
          <w:i w:val="0"/>
        </w:rPr>
      </w:pPr>
      <w:r>
        <w:rPr>
          <w:rFonts w:asciiTheme="majorHAnsi" w:hAnsiTheme="majorHAnsi"/>
          <w:i w:val="0"/>
        </w:rPr>
        <w:lastRenderedPageBreak/>
        <w:t>For wavelength</w:t>
      </w:r>
      <w:r w:rsidR="002D1EF8">
        <w:rPr>
          <w:rFonts w:asciiTheme="majorHAnsi" w:hAnsiTheme="majorHAnsi"/>
          <w:i w:val="0"/>
        </w:rPr>
        <w:t>s</w:t>
      </w:r>
      <w:r>
        <w:rPr>
          <w:rFonts w:asciiTheme="majorHAnsi" w:hAnsiTheme="majorHAnsi"/>
          <w:i w:val="0"/>
        </w:rPr>
        <w:t xml:space="preserve"> shorter than 295 nm where faculae are the dominant cause of irradiance variability (and </w:t>
      </w:r>
      <w:r w:rsidRPr="008D617F">
        <w:rPr>
          <w:rFonts w:asciiTheme="majorHAnsi" w:hAnsiTheme="majorHAnsi"/>
        </w:rPr>
        <w:t>d</w:t>
      </w:r>
      <w:r w:rsidRPr="008D617F">
        <w:rPr>
          <w:rFonts w:asciiTheme="majorHAnsi" w:hAnsiTheme="majorHAnsi"/>
          <w:vertAlign w:val="subscript"/>
        </w:rPr>
        <w:t>S</w:t>
      </w:r>
      <w:r>
        <w:rPr>
          <w:rFonts w:asciiTheme="majorHAnsi" w:hAnsiTheme="majorHAnsi"/>
          <w:i w:val="0"/>
        </w:rPr>
        <w:t>(</w:t>
      </w:r>
      <w:r w:rsidRPr="008D617F">
        <w:rPr>
          <w:rFonts w:asciiTheme="majorHAnsi" w:hAnsiTheme="majorHAnsi"/>
        </w:rPr>
        <w:sym w:font="Symbol" w:char="F06C"/>
      </w:r>
      <w:r>
        <w:rPr>
          <w:rFonts w:asciiTheme="majorHAnsi" w:hAnsiTheme="majorHAnsi"/>
          <w:i w:val="0"/>
        </w:rPr>
        <w:t xml:space="preserve">) </w:t>
      </w:r>
      <w:r>
        <w:rPr>
          <w:rFonts w:asciiTheme="majorHAnsi" w:hAnsiTheme="majorHAnsi"/>
          <w:i w:val="0"/>
        </w:rPr>
        <w:sym w:font="Symbol" w:char="F07E"/>
      </w:r>
      <w:r>
        <w:rPr>
          <w:rFonts w:asciiTheme="majorHAnsi" w:hAnsiTheme="majorHAnsi"/>
          <w:i w:val="0"/>
        </w:rPr>
        <w:t xml:space="preserve"> 0), </w:t>
      </w:r>
      <w:r w:rsidR="00AE065E">
        <w:rPr>
          <w:rFonts w:asciiTheme="majorHAnsi" w:hAnsiTheme="majorHAnsi"/>
          <w:i w:val="0"/>
        </w:rPr>
        <w:t xml:space="preserve">the adjustments for the coefficients </w:t>
      </w:r>
      <w:r w:rsidR="008C75A3">
        <w:rPr>
          <w:rFonts w:asciiTheme="majorHAnsi" w:hAnsiTheme="majorHAnsi"/>
          <w:i w:val="0"/>
        </w:rPr>
        <w:t>w</w:t>
      </w:r>
      <w:r w:rsidR="00AE065E">
        <w:rPr>
          <w:rFonts w:asciiTheme="majorHAnsi" w:hAnsiTheme="majorHAnsi"/>
          <w:i w:val="0"/>
        </w:rPr>
        <w:t>ere</w:t>
      </w:r>
      <w:r>
        <w:rPr>
          <w:rFonts w:asciiTheme="majorHAnsi" w:hAnsiTheme="majorHAnsi"/>
          <w:i w:val="0"/>
        </w:rPr>
        <w:t xml:space="preserve"> </w:t>
      </w:r>
      <w:r w:rsidR="002D1EF8">
        <w:rPr>
          <w:rFonts w:asciiTheme="majorHAnsi" w:hAnsiTheme="majorHAnsi"/>
          <w:i w:val="0"/>
        </w:rPr>
        <w:t>estimated</w:t>
      </w:r>
      <w:r>
        <w:rPr>
          <w:rFonts w:asciiTheme="majorHAnsi" w:hAnsiTheme="majorHAnsi"/>
          <w:i w:val="0"/>
        </w:rPr>
        <w:t xml:space="preserve"> using the Ca K time series, a facular index that is independent of the Mg I</w:t>
      </w:r>
      <w:r w:rsidR="00784B57">
        <w:rPr>
          <w:rFonts w:asciiTheme="majorHAnsi" w:hAnsiTheme="majorHAnsi"/>
          <w:i w:val="0"/>
        </w:rPr>
        <w:t>I</w:t>
      </w:r>
      <w:r>
        <w:rPr>
          <w:rFonts w:asciiTheme="majorHAnsi" w:hAnsiTheme="majorHAnsi"/>
          <w:i w:val="0"/>
        </w:rPr>
        <w:t xml:space="preserve"> index, and a well-recognized indicator of UV spectral irradiance variability.</w:t>
      </w:r>
      <w:r w:rsidR="000A6C3E">
        <w:rPr>
          <w:rFonts w:asciiTheme="majorHAnsi" w:hAnsiTheme="majorHAnsi"/>
          <w:i w:val="0"/>
        </w:rPr>
        <w:t xml:space="preserve"> </w:t>
      </w:r>
    </w:p>
    <w:p w14:paraId="49C4E77C" w14:textId="6DFC8AA7" w:rsidR="00841E65" w:rsidRPr="00CB0AFB" w:rsidRDefault="00CB0AFB" w:rsidP="00EC674D">
      <w:pPr>
        <w:pStyle w:val="CDRGuidance"/>
        <w:rPr>
          <w:rFonts w:asciiTheme="majorHAnsi" w:hAnsiTheme="majorHAnsi"/>
          <w:i w:val="0"/>
        </w:rPr>
      </w:pPr>
      <w:r>
        <w:rPr>
          <w:rFonts w:asciiTheme="majorHAnsi" w:hAnsiTheme="majorHAnsi"/>
          <w:i w:val="0"/>
        </w:rPr>
        <w:t xml:space="preserve">The average difference between </w:t>
      </w:r>
      <w:r w:rsidR="00841E65">
        <w:rPr>
          <w:rFonts w:asciiTheme="majorHAnsi" w:hAnsiTheme="majorHAnsi"/>
          <w:i w:val="0"/>
        </w:rPr>
        <w:t xml:space="preserve">the spectrally integrated NRLSSI2 model </w:t>
      </w:r>
      <w:r>
        <w:rPr>
          <w:rFonts w:asciiTheme="majorHAnsi" w:hAnsiTheme="majorHAnsi"/>
          <w:i w:val="0"/>
        </w:rPr>
        <w:t>and</w:t>
      </w:r>
      <w:r w:rsidR="00841E65">
        <w:rPr>
          <w:rFonts w:asciiTheme="majorHAnsi" w:hAnsiTheme="majorHAnsi"/>
          <w:i w:val="0"/>
        </w:rPr>
        <w:t xml:space="preserve"> NRLTSI2</w:t>
      </w:r>
      <w:r>
        <w:rPr>
          <w:rFonts w:asciiTheme="majorHAnsi" w:hAnsiTheme="majorHAnsi"/>
          <w:i w:val="0"/>
        </w:rPr>
        <w:t xml:space="preserve"> from 2003 to 2014, is </w:t>
      </w:r>
      <w:r w:rsidR="00AA717D">
        <w:rPr>
          <w:rFonts w:asciiTheme="majorHAnsi" w:hAnsiTheme="majorHAnsi"/>
          <w:i w:val="0"/>
        </w:rPr>
        <w:t>0.016</w:t>
      </w:r>
      <w:r w:rsidRPr="00AA717D">
        <w:rPr>
          <w:rFonts w:asciiTheme="majorHAnsi" w:hAnsiTheme="majorHAnsi"/>
          <w:i w:val="0"/>
        </w:rPr>
        <w:t xml:space="preserve"> Wm</w:t>
      </w:r>
      <w:r w:rsidRPr="00AA717D">
        <w:rPr>
          <w:rFonts w:asciiTheme="majorHAnsi" w:hAnsiTheme="majorHAnsi"/>
          <w:i w:val="0"/>
          <w:vertAlign w:val="superscript"/>
        </w:rPr>
        <w:t>-2</w:t>
      </w:r>
      <w:r>
        <w:rPr>
          <w:rFonts w:asciiTheme="majorHAnsi" w:hAnsiTheme="majorHAnsi"/>
          <w:i w:val="0"/>
        </w:rPr>
        <w:t xml:space="preserve"> and the standard deviation of the differences is </w:t>
      </w:r>
      <w:r w:rsidR="00AA717D" w:rsidRPr="00AA717D">
        <w:rPr>
          <w:rFonts w:asciiTheme="majorHAnsi" w:hAnsiTheme="majorHAnsi"/>
          <w:i w:val="0"/>
        </w:rPr>
        <w:t>0.0</w:t>
      </w:r>
      <w:r w:rsidRPr="00AA717D">
        <w:rPr>
          <w:rFonts w:asciiTheme="majorHAnsi" w:hAnsiTheme="majorHAnsi"/>
          <w:i w:val="0"/>
        </w:rPr>
        <w:t>1</w:t>
      </w:r>
      <w:r w:rsidR="00AA717D" w:rsidRPr="00AA717D">
        <w:rPr>
          <w:rFonts w:asciiTheme="majorHAnsi" w:hAnsiTheme="majorHAnsi"/>
          <w:i w:val="0"/>
        </w:rPr>
        <w:t>2</w:t>
      </w:r>
      <w:r w:rsidRPr="00AA717D">
        <w:rPr>
          <w:rFonts w:asciiTheme="majorHAnsi" w:hAnsiTheme="majorHAnsi"/>
          <w:i w:val="0"/>
        </w:rPr>
        <w:t xml:space="preserve"> Wm</w:t>
      </w:r>
      <w:r w:rsidRPr="00AA717D">
        <w:rPr>
          <w:rFonts w:asciiTheme="majorHAnsi" w:hAnsiTheme="majorHAnsi"/>
          <w:i w:val="0"/>
          <w:vertAlign w:val="superscript"/>
        </w:rPr>
        <w:t>-2</w:t>
      </w:r>
      <w:r w:rsidRPr="00AA717D">
        <w:rPr>
          <w:rFonts w:asciiTheme="majorHAnsi" w:hAnsiTheme="majorHAnsi"/>
          <w:i w:val="0"/>
        </w:rPr>
        <w:t>.</w:t>
      </w:r>
    </w:p>
    <w:p w14:paraId="72E37F35" w14:textId="44427E6D" w:rsidR="00500A52" w:rsidRPr="00500A52" w:rsidRDefault="00500A52" w:rsidP="00500A52">
      <w:pPr>
        <w:pStyle w:val="CDRGuidance"/>
        <w:rPr>
          <w:b/>
          <w:sz w:val="28"/>
          <w:szCs w:val="28"/>
        </w:rPr>
      </w:pPr>
      <w:r w:rsidRPr="00500A52">
        <w:rPr>
          <w:b/>
          <w:sz w:val="28"/>
          <w:szCs w:val="28"/>
        </w:rPr>
        <w:t>Speculated Irradiance Changes beyond the Solar Cycle</w:t>
      </w:r>
    </w:p>
    <w:p w14:paraId="1C9400C1" w14:textId="63FC26C7" w:rsidR="00500A52" w:rsidRPr="00082272" w:rsidRDefault="00500A52" w:rsidP="00500A52">
      <w:pPr>
        <w:pStyle w:val="CDRBodyText"/>
        <w:ind w:firstLine="0"/>
        <w:rPr>
          <w:rFonts w:asciiTheme="majorHAnsi" w:hAnsiTheme="majorHAnsi"/>
        </w:rPr>
      </w:pPr>
      <w:r w:rsidRPr="00082272">
        <w:rPr>
          <w:rFonts w:asciiTheme="majorHAnsi" w:hAnsiTheme="majorHAnsi"/>
        </w:rPr>
        <w:t xml:space="preserve">As well as being </w:t>
      </w:r>
      <w:r w:rsidR="00564909">
        <w:rPr>
          <w:rFonts w:asciiTheme="majorHAnsi" w:hAnsiTheme="majorHAnsi"/>
        </w:rPr>
        <w:t>a</w:t>
      </w:r>
      <w:r w:rsidRPr="00082272">
        <w:rPr>
          <w:rFonts w:asciiTheme="majorHAnsi" w:hAnsiTheme="majorHAnsi"/>
        </w:rPr>
        <w:t xml:space="preserve"> dominant determinant of solar cycle irradiance variations, faculae are speculated to </w:t>
      </w:r>
      <w:r w:rsidR="00AD477B">
        <w:rPr>
          <w:rFonts w:asciiTheme="majorHAnsi" w:hAnsiTheme="majorHAnsi"/>
        </w:rPr>
        <w:t>cause</w:t>
      </w:r>
      <w:r w:rsidRPr="00082272">
        <w:rPr>
          <w:rFonts w:asciiTheme="majorHAnsi" w:hAnsiTheme="majorHAnsi"/>
        </w:rPr>
        <w:t xml:space="preserve"> longer-term</w:t>
      </w:r>
      <w:r w:rsidR="00564909">
        <w:rPr>
          <w:rFonts w:asciiTheme="majorHAnsi" w:hAnsiTheme="majorHAnsi"/>
        </w:rPr>
        <w:t xml:space="preserve"> (decadal to centennial) </w:t>
      </w:r>
      <w:r w:rsidRPr="00082272">
        <w:rPr>
          <w:rFonts w:asciiTheme="majorHAnsi" w:hAnsiTheme="majorHAnsi"/>
        </w:rPr>
        <w:t xml:space="preserve">irradiance trends. Specifying the past evolution of the facular signal is therefore </w:t>
      </w:r>
      <w:r w:rsidR="00AD477B">
        <w:rPr>
          <w:rFonts w:asciiTheme="majorHAnsi" w:hAnsiTheme="majorHAnsi"/>
        </w:rPr>
        <w:t>necessary</w:t>
      </w:r>
      <w:r w:rsidRPr="00082272">
        <w:rPr>
          <w:rFonts w:asciiTheme="majorHAnsi" w:hAnsiTheme="majorHAnsi"/>
        </w:rPr>
        <w:t xml:space="preserve"> for reconstructing historical irradiance variations. But unlike the sunspot signal, which is suggested by direct observations of sunspot numbers, the facular component is highly uncertain and dependent on circumstantial evidence. For example, based on current observations of facular contrast and disk coverage, the disappearance of all faculae from the Sun's surface is estimated to decrease total solar irradiance about 0.1% (Lean et al., 1992). Attempts have been made to translate variations in the chromospheric activity in Sun-like stars to a plausible range of the facular influence on solar irradiance (Lean et al., 1992, 1995), with results broadly consistent with inferences from the cosmogenic and geomagnetic indices. Changes in solar structure are also considered as possible sources of long-term irradiance variations in addition to, or instead of, facular variations (Hoyt and Schatten, 1993; Tapping et al., 2007) producing levels as much as 0.3% below contemporary solar minima values (e.g., review of Maunder Minimum levels in Lean et al., 2005). </w:t>
      </w:r>
    </w:p>
    <w:p w14:paraId="74EDA02F" w14:textId="59003592" w:rsidR="00500A52" w:rsidRPr="00082272" w:rsidRDefault="00500A52" w:rsidP="00500A52">
      <w:pPr>
        <w:pStyle w:val="CDRBodyText"/>
        <w:ind w:firstLine="0"/>
        <w:rPr>
          <w:rFonts w:asciiTheme="majorHAnsi" w:hAnsiTheme="majorHAnsi"/>
        </w:rPr>
      </w:pPr>
      <w:r w:rsidRPr="00082272">
        <w:rPr>
          <w:rFonts w:asciiTheme="majorHAnsi" w:hAnsiTheme="majorHAnsi"/>
        </w:rPr>
        <w:t xml:space="preserve">In the original version of NRLSSI (Lean, 2000) the long-term </w:t>
      </w:r>
      <w:r w:rsidR="00564909">
        <w:rPr>
          <w:rFonts w:asciiTheme="majorHAnsi" w:hAnsiTheme="majorHAnsi"/>
        </w:rPr>
        <w:t xml:space="preserve">“background” </w:t>
      </w:r>
      <w:r w:rsidRPr="00082272">
        <w:rPr>
          <w:rFonts w:asciiTheme="majorHAnsi" w:hAnsiTheme="majorHAnsi"/>
        </w:rPr>
        <w:t xml:space="preserve">component of </w:t>
      </w:r>
      <w:r w:rsidR="00564909">
        <w:rPr>
          <w:rFonts w:asciiTheme="majorHAnsi" w:hAnsiTheme="majorHAnsi"/>
        </w:rPr>
        <w:t xml:space="preserve">the facular index, </w:t>
      </w:r>
      <w:r w:rsidR="00564909" w:rsidRPr="008D617F">
        <w:rPr>
          <w:rFonts w:asciiTheme="majorHAnsi" w:hAnsiTheme="majorHAnsi"/>
          <w:i/>
        </w:rPr>
        <w:t>F</w:t>
      </w:r>
      <w:r w:rsidR="00564909" w:rsidRPr="008D617F">
        <w:rPr>
          <w:rFonts w:asciiTheme="majorHAnsi" w:hAnsiTheme="majorHAnsi"/>
          <w:i/>
          <w:vertAlign w:val="subscript"/>
        </w:rPr>
        <w:t>BG</w:t>
      </w:r>
      <w:r w:rsidR="00564909">
        <w:rPr>
          <w:rFonts w:asciiTheme="majorHAnsi" w:hAnsiTheme="majorHAnsi"/>
        </w:rPr>
        <w:t>(</w:t>
      </w:r>
      <w:r w:rsidR="00564909" w:rsidRPr="008D617F">
        <w:rPr>
          <w:rFonts w:asciiTheme="majorHAnsi" w:hAnsiTheme="majorHAnsi"/>
          <w:i/>
        </w:rPr>
        <w:t>t</w:t>
      </w:r>
      <w:r w:rsidR="00564909">
        <w:rPr>
          <w:rFonts w:asciiTheme="majorHAnsi" w:hAnsiTheme="majorHAnsi"/>
        </w:rPr>
        <w:t>)</w:t>
      </w:r>
      <w:r w:rsidR="00AD477B">
        <w:rPr>
          <w:rFonts w:asciiTheme="majorHAnsi" w:hAnsiTheme="majorHAnsi"/>
        </w:rPr>
        <w:t>,</w:t>
      </w:r>
      <w:r w:rsidR="00564909">
        <w:rPr>
          <w:rFonts w:asciiTheme="majorHAnsi" w:hAnsiTheme="majorHAnsi"/>
        </w:rPr>
        <w:t xml:space="preserve"> was</w:t>
      </w:r>
      <w:r w:rsidRPr="00082272">
        <w:rPr>
          <w:rFonts w:asciiTheme="majorHAnsi" w:hAnsiTheme="majorHAnsi"/>
        </w:rPr>
        <w:t xml:space="preserve"> </w:t>
      </w:r>
      <w:r w:rsidR="00564909">
        <w:rPr>
          <w:rFonts w:asciiTheme="majorHAnsi" w:hAnsiTheme="majorHAnsi"/>
        </w:rPr>
        <w:t xml:space="preserve">specified as </w:t>
      </w:r>
      <w:r w:rsidRPr="00082272">
        <w:rPr>
          <w:rFonts w:asciiTheme="majorHAnsi" w:hAnsiTheme="majorHAnsi"/>
        </w:rPr>
        <w:t xml:space="preserve">a 15-year running mean of annual sunspot group numbers in which the reduction from the quiet Sun to the Maunder Minimum is 92% of the increase in </w:t>
      </w:r>
      <w:r w:rsidR="009E2D98" w:rsidRPr="008D617F">
        <w:rPr>
          <w:rFonts w:asciiTheme="majorHAnsi" w:hAnsiTheme="majorHAnsi"/>
          <w:i/>
        </w:rPr>
        <w:t>F</w:t>
      </w:r>
      <w:r w:rsidR="009E2D98" w:rsidRPr="008D617F">
        <w:rPr>
          <w:rFonts w:asciiTheme="majorHAnsi" w:hAnsiTheme="majorHAnsi"/>
          <w:i/>
          <w:vertAlign w:val="subscript"/>
        </w:rPr>
        <w:t>BG</w:t>
      </w:r>
      <w:r w:rsidR="009E2D98">
        <w:rPr>
          <w:rFonts w:asciiTheme="majorHAnsi" w:hAnsiTheme="majorHAnsi"/>
        </w:rPr>
        <w:t>(</w:t>
      </w:r>
      <w:r w:rsidR="009E2D98" w:rsidRPr="008D617F">
        <w:rPr>
          <w:rFonts w:asciiTheme="majorHAnsi" w:hAnsiTheme="majorHAnsi"/>
          <w:i/>
        </w:rPr>
        <w:t>t</w:t>
      </w:r>
      <w:r w:rsidR="009E2D98">
        <w:rPr>
          <w:rFonts w:asciiTheme="majorHAnsi" w:hAnsiTheme="majorHAnsi"/>
        </w:rPr>
        <w:t xml:space="preserve">) </w:t>
      </w:r>
      <w:r w:rsidRPr="00082272">
        <w:rPr>
          <w:rFonts w:asciiTheme="majorHAnsi" w:hAnsiTheme="majorHAnsi"/>
        </w:rPr>
        <w:t>from the quiet Sun to cycle maximum (Nov. 1989). These changes mimicked the reduced Ca fluxes in non-cycling Sun-like stars compared with the range of fluxes in cycling Sun-like stars  (Radick e</w:t>
      </w:r>
      <w:r w:rsidR="009774C1">
        <w:rPr>
          <w:rFonts w:asciiTheme="majorHAnsi" w:hAnsiTheme="majorHAnsi"/>
        </w:rPr>
        <w:t>t al, 1998 and Lean et al., 2001</w:t>
      </w:r>
      <w:r w:rsidRPr="00082272">
        <w:rPr>
          <w:rFonts w:asciiTheme="majorHAnsi" w:hAnsiTheme="majorHAnsi"/>
        </w:rPr>
        <w:t>, provide additional details) which at the time of the NRLSSI model were thought to exemplify long-term solar irradiance changes. However, a subsequent re</w:t>
      </w:r>
      <w:r w:rsidR="008D617F">
        <w:rPr>
          <w:rFonts w:asciiTheme="majorHAnsi" w:hAnsiTheme="majorHAnsi"/>
        </w:rPr>
        <w:t>assessment of the stellar data h</w:t>
      </w:r>
      <w:r w:rsidRPr="00082272">
        <w:rPr>
          <w:rFonts w:asciiTheme="majorHAnsi" w:hAnsiTheme="majorHAnsi"/>
        </w:rPr>
        <w:t>as been unable to recover the original bimodal separation of (lower) Ca emission in non-cycling stars (assumed to be in Maunder Minimum type states) compared with (higher) emission in cycling stars (Hall and Lockwood, 2004). Nor do long-term trends in the aa index and cosmogenic isotopes (generated by open flux) necessarily imply equivalent long-term trends in solar irradiance (which track closed flux) according to simulations of the transport of magnetic flux on the Sun and propagation of open flux into the heliosphere (Lean et al., 2002; Wang et al., 2005).</w:t>
      </w:r>
    </w:p>
    <w:p w14:paraId="5B27347E" w14:textId="77777777" w:rsidR="00500A52" w:rsidRPr="00082272" w:rsidRDefault="00500A52" w:rsidP="00500A52">
      <w:pPr>
        <w:pStyle w:val="CDRBodyText"/>
        <w:ind w:firstLine="0"/>
        <w:rPr>
          <w:rFonts w:asciiTheme="majorHAnsi" w:hAnsiTheme="majorHAnsi"/>
        </w:rPr>
      </w:pPr>
      <w:r w:rsidRPr="00082272">
        <w:rPr>
          <w:rFonts w:asciiTheme="majorHAnsi" w:hAnsiTheme="majorHAnsi"/>
        </w:rPr>
        <w:t xml:space="preserve">These developments motivated revision of the long-term “background” component of the NRLSSI model using a flux transport model to estimate the plausible magnitude of a long-term secular facular component. The flux transport model (with variable meridional flow) simulates the eruption, transport, and accumulation of magnetic flux on the Sun’s surface from the </w:t>
      </w:r>
      <w:r w:rsidRPr="00082272">
        <w:rPr>
          <w:rFonts w:asciiTheme="majorHAnsi" w:hAnsiTheme="majorHAnsi"/>
        </w:rPr>
        <w:lastRenderedPageBreak/>
        <w:t xml:space="preserve">Maunder Minimum to the present in strengths and numbers proportional to the sunspot number (Wang et al., 2005). The model estimated variations in both open and total flux arising from the deposition of bipolar magnetic regions (active regions) and smaller-scale ephemeral regions on the Sun’s surface: The open flux compares reasonably well with the geomagnetic and cosmogenic isotopes, which gives confidence that the approach is plausible. A small accumulation of total flux (and possibly ephemeral regions) produces a net increase in facular brightness that, in combination with sunspot blocking, permits the reconstruction of total solar irradiance. </w:t>
      </w:r>
    </w:p>
    <w:p w14:paraId="0A15A4B6" w14:textId="77777777" w:rsidR="00500A52" w:rsidRPr="00082272" w:rsidRDefault="00500A52" w:rsidP="00500A52">
      <w:pPr>
        <w:pStyle w:val="CDRBodyText"/>
        <w:ind w:firstLine="0"/>
        <w:rPr>
          <w:rFonts w:asciiTheme="majorHAnsi" w:hAnsiTheme="majorHAnsi"/>
        </w:rPr>
      </w:pPr>
      <w:r w:rsidRPr="00082272">
        <w:rPr>
          <w:rFonts w:asciiTheme="majorHAnsi" w:hAnsiTheme="majorHAnsi"/>
        </w:rPr>
        <w:t xml:space="preserve">The increase in total solar irradiance from the Maunder Minimum to the present-day quiet Sun is about 0.04%, based on the flux transport model simulations. For comparison, because of the larger background facular component adopted in Lean (2000), the increase from the Maunder Minimum to the present-day quiet Sun in the original version of the NRLSSI model is about 0.16%, four times larger. (See Lean et al., 2005, for comparison of different estimates of TSI from the Maunder minimum to the present). The spectral irradiance changes in the </w:t>
      </w:r>
      <w:r>
        <w:rPr>
          <w:rFonts w:asciiTheme="majorHAnsi" w:hAnsiTheme="majorHAnsi"/>
        </w:rPr>
        <w:t xml:space="preserve">NRLSSI2 </w:t>
      </w:r>
      <w:r w:rsidRPr="00082272">
        <w:rPr>
          <w:rFonts w:asciiTheme="majorHAnsi" w:hAnsiTheme="majorHAnsi"/>
        </w:rPr>
        <w:t>model are consistent with the Wang et al. (2005) flux transport simulations and were obtained by using a background component 27% of that adopted in the spectral irradiance reconstructions of Lean (2000).</w:t>
      </w:r>
    </w:p>
    <w:p w14:paraId="6B6C12C3" w14:textId="77777777" w:rsidR="000C19D7" w:rsidRDefault="000C19D7" w:rsidP="00F16A28">
      <w:pPr>
        <w:pStyle w:val="CDRHeading3"/>
      </w:pPr>
      <w:bookmarkStart w:id="35" w:name="_Toc269030686"/>
      <w:r w:rsidRPr="00AB2930">
        <w:t>Physical and Mathematical Description</w:t>
      </w:r>
      <w:bookmarkEnd w:id="35"/>
    </w:p>
    <w:p w14:paraId="00BC1DBF" w14:textId="18F477F4" w:rsidR="00F13548" w:rsidRDefault="00F13548" w:rsidP="00F13548">
      <w:pPr>
        <w:pStyle w:val="CDRGuidance"/>
        <w:rPr>
          <w:i w:val="0"/>
        </w:rPr>
      </w:pPr>
      <w:r>
        <w:rPr>
          <w:i w:val="0"/>
        </w:rPr>
        <w:t>The NRLTSI2 and NRLSSI2</w:t>
      </w:r>
      <w:r w:rsidRPr="00716D73">
        <w:rPr>
          <w:i w:val="0"/>
        </w:rPr>
        <w:t xml:space="preserve"> models</w:t>
      </w:r>
      <w:r>
        <w:rPr>
          <w:i w:val="0"/>
        </w:rPr>
        <w:t>, which the Solar Irradiance Climate Data re</w:t>
      </w:r>
      <w:r w:rsidR="00107693">
        <w:rPr>
          <w:i w:val="0"/>
        </w:rPr>
        <w:t>cord algorithm utilizes, assume</w:t>
      </w:r>
      <w:r>
        <w:rPr>
          <w:i w:val="0"/>
        </w:rPr>
        <w:t xml:space="preserve"> that bright faculae </w:t>
      </w:r>
      <w:r w:rsidR="00AD477B">
        <w:rPr>
          <w:i w:val="0"/>
        </w:rPr>
        <w:t xml:space="preserve">and dark sunspots </w:t>
      </w:r>
      <w:r w:rsidR="00107693">
        <w:rPr>
          <w:i w:val="0"/>
        </w:rPr>
        <w:t>are the only causes of</w:t>
      </w:r>
      <w:r>
        <w:rPr>
          <w:i w:val="0"/>
        </w:rPr>
        <w:t xml:space="preserve"> solar irradiance variability on contemporary time scales. The occurrence</w:t>
      </w:r>
      <w:r w:rsidRPr="00716D73">
        <w:rPr>
          <w:i w:val="0"/>
        </w:rPr>
        <w:t xml:space="preserve"> </w:t>
      </w:r>
      <w:r>
        <w:rPr>
          <w:i w:val="0"/>
        </w:rPr>
        <w:t xml:space="preserve">of these features </w:t>
      </w:r>
      <w:r w:rsidRPr="00716D73">
        <w:rPr>
          <w:i w:val="0"/>
        </w:rPr>
        <w:t xml:space="preserve">on the Sun </w:t>
      </w:r>
      <w:r>
        <w:rPr>
          <w:i w:val="0"/>
        </w:rPr>
        <w:t>varies during the Sun’s 11-year activity cycle, producing a pr</w:t>
      </w:r>
      <w:r w:rsidR="00107693">
        <w:rPr>
          <w:i w:val="0"/>
        </w:rPr>
        <w:t xml:space="preserve">ominent 11-year cycle in solar </w:t>
      </w:r>
      <w:r>
        <w:rPr>
          <w:i w:val="0"/>
        </w:rPr>
        <w:t xml:space="preserve">irradiance. The rotation of the Sun on its axis alters the population of faculae </w:t>
      </w:r>
      <w:r w:rsidR="00AD477B">
        <w:rPr>
          <w:i w:val="0"/>
        </w:rPr>
        <w:t xml:space="preserve">and sunspots </w:t>
      </w:r>
      <w:r w:rsidR="00107693">
        <w:rPr>
          <w:i w:val="0"/>
        </w:rPr>
        <w:t>projected to</w:t>
      </w:r>
      <w:r>
        <w:rPr>
          <w:i w:val="0"/>
        </w:rPr>
        <w:t xml:space="preserve"> earth, producing an additional 27-day irradiance</w:t>
      </w:r>
      <w:r w:rsidR="00107693">
        <w:rPr>
          <w:i w:val="0"/>
        </w:rPr>
        <w:t xml:space="preserve"> modulation</w:t>
      </w:r>
      <w:r>
        <w:rPr>
          <w:i w:val="0"/>
        </w:rPr>
        <w:t>.</w:t>
      </w:r>
    </w:p>
    <w:p w14:paraId="4BCDCD1A" w14:textId="18624B3C" w:rsidR="00F13548" w:rsidRPr="00602E00" w:rsidRDefault="00F13548" w:rsidP="00F13548">
      <w:pPr>
        <w:pStyle w:val="CDRBodyText"/>
        <w:ind w:firstLine="0"/>
        <w:rPr>
          <w:rFonts w:asciiTheme="majorHAnsi" w:hAnsiTheme="majorHAnsi"/>
        </w:rPr>
      </w:pPr>
      <w:r>
        <w:rPr>
          <w:rFonts w:asciiTheme="majorHAnsi" w:hAnsiTheme="majorHAnsi"/>
        </w:rPr>
        <w:t xml:space="preserve">Following the approach of Lean et al (1998), when the sun is inactive, the “quiet” irradiance at the Earth (at a distance of 215 times the solar radius) is determined by integrating the radiance, </w:t>
      </w:r>
      <w:r w:rsidRPr="00541E50">
        <w:rPr>
          <w:rFonts w:asciiTheme="majorHAnsi" w:hAnsiTheme="majorHAnsi"/>
          <w:i/>
        </w:rPr>
        <w:t>R</w:t>
      </w:r>
      <w:r>
        <w:rPr>
          <w:rFonts w:asciiTheme="majorHAnsi" w:hAnsiTheme="majorHAnsi"/>
        </w:rPr>
        <w:t>(</w:t>
      </w:r>
      <w:r w:rsidRPr="00541E50">
        <w:rPr>
          <w:rFonts w:asciiTheme="majorHAnsi" w:hAnsiTheme="majorHAnsi"/>
          <w:i/>
        </w:rPr>
        <w:sym w:font="Symbol" w:char="F06C"/>
      </w:r>
      <w:r>
        <w:rPr>
          <w:rFonts w:asciiTheme="majorHAnsi" w:hAnsiTheme="majorHAnsi"/>
        </w:rPr>
        <w:t>,</w:t>
      </w:r>
      <w:r>
        <w:rPr>
          <w:rFonts w:ascii="Calibri" w:hAnsi="Calibri"/>
        </w:rPr>
        <w:t>1</w:t>
      </w:r>
      <w:r w:rsidR="00B4021C">
        <w:rPr>
          <w:rFonts w:asciiTheme="majorHAnsi" w:hAnsiTheme="majorHAnsi"/>
        </w:rPr>
        <w:t xml:space="preserve">), </w:t>
      </w:r>
      <w:r>
        <w:rPr>
          <w:rFonts w:asciiTheme="majorHAnsi" w:hAnsiTheme="majorHAnsi"/>
        </w:rPr>
        <w:t>at the center of the disk (</w:t>
      </w:r>
      <w:r w:rsidRPr="00AC62C1">
        <w:rPr>
          <w:rFonts w:ascii="Calibri" w:hAnsi="Calibri"/>
          <w:i/>
        </w:rPr>
        <w:t>µ</w:t>
      </w:r>
      <w:r>
        <w:rPr>
          <w:rFonts w:asciiTheme="majorHAnsi" w:hAnsiTheme="majorHAnsi"/>
        </w:rPr>
        <w:t xml:space="preserve"> = 1) over the entire disk using the center-to-limb function, </w:t>
      </w:r>
      <w:r w:rsidRPr="00AC62C1">
        <w:rPr>
          <w:rFonts w:asciiTheme="majorHAnsi" w:hAnsiTheme="majorHAnsi"/>
          <w:i/>
        </w:rPr>
        <w:t>L</w:t>
      </w:r>
      <w:r>
        <w:rPr>
          <w:rFonts w:asciiTheme="majorHAnsi" w:hAnsiTheme="majorHAnsi"/>
        </w:rPr>
        <w:t>(</w:t>
      </w:r>
      <w:r w:rsidRPr="00AC62C1">
        <w:rPr>
          <w:rFonts w:asciiTheme="majorHAnsi" w:hAnsiTheme="majorHAnsi"/>
          <w:i/>
        </w:rPr>
        <w:sym w:font="Symbol" w:char="F06C"/>
      </w:r>
      <w:r>
        <w:rPr>
          <w:rFonts w:asciiTheme="majorHAnsi" w:hAnsiTheme="majorHAnsi"/>
        </w:rPr>
        <w:t xml:space="preserve">, </w:t>
      </w:r>
      <w:r w:rsidRPr="00AC62C1">
        <w:rPr>
          <w:rFonts w:ascii="Calibri" w:hAnsi="Calibri"/>
          <w:i/>
        </w:rPr>
        <w:t>µ</w:t>
      </w:r>
      <w:r>
        <w:rPr>
          <w:rFonts w:ascii="Calibri" w:hAnsi="Calibri"/>
        </w:rPr>
        <w:t xml:space="preserve">) to define the ratio of </w:t>
      </w:r>
      <w:r w:rsidRPr="00AC62C1">
        <w:rPr>
          <w:rFonts w:asciiTheme="majorHAnsi" w:hAnsiTheme="majorHAnsi"/>
          <w:i/>
        </w:rPr>
        <w:t>R</w:t>
      </w:r>
      <w:r>
        <w:rPr>
          <w:rFonts w:asciiTheme="majorHAnsi" w:hAnsiTheme="majorHAnsi"/>
        </w:rPr>
        <w:t>(</w:t>
      </w:r>
      <w:r w:rsidRPr="00AC62C1">
        <w:rPr>
          <w:rFonts w:asciiTheme="majorHAnsi" w:hAnsiTheme="majorHAnsi"/>
          <w:i/>
        </w:rPr>
        <w:sym w:font="Symbol" w:char="F06C"/>
      </w:r>
      <w:r>
        <w:rPr>
          <w:rFonts w:asciiTheme="majorHAnsi" w:hAnsiTheme="majorHAnsi"/>
        </w:rPr>
        <w:t xml:space="preserve">, </w:t>
      </w:r>
      <w:r w:rsidRPr="00AC62C1">
        <w:rPr>
          <w:rFonts w:ascii="Calibri" w:hAnsi="Calibri"/>
          <w:i/>
        </w:rPr>
        <w:t>µ</w:t>
      </w:r>
      <w:r>
        <w:rPr>
          <w:rFonts w:asciiTheme="majorHAnsi" w:hAnsiTheme="majorHAnsi"/>
        </w:rPr>
        <w:t xml:space="preserve">) to </w:t>
      </w:r>
      <w:r w:rsidRPr="00AC62C1">
        <w:rPr>
          <w:rFonts w:asciiTheme="majorHAnsi" w:hAnsiTheme="majorHAnsi"/>
          <w:i/>
        </w:rPr>
        <w:t>R</w:t>
      </w:r>
      <w:r>
        <w:rPr>
          <w:rFonts w:asciiTheme="majorHAnsi" w:hAnsiTheme="majorHAnsi"/>
        </w:rPr>
        <w:t>(</w:t>
      </w:r>
      <w:r w:rsidRPr="00AC62C1">
        <w:rPr>
          <w:rFonts w:asciiTheme="majorHAnsi" w:hAnsiTheme="majorHAnsi"/>
          <w:i/>
        </w:rPr>
        <w:sym w:font="Symbol" w:char="F06C"/>
      </w:r>
      <w:r>
        <w:rPr>
          <w:rFonts w:asciiTheme="majorHAnsi" w:hAnsiTheme="majorHAnsi"/>
        </w:rPr>
        <w:t xml:space="preserve">, </w:t>
      </w:r>
      <w:r>
        <w:rPr>
          <w:rFonts w:ascii="Calibri" w:hAnsi="Calibri"/>
        </w:rPr>
        <w:t>1</w:t>
      </w:r>
      <w:r>
        <w:rPr>
          <w:rFonts w:asciiTheme="majorHAnsi" w:hAnsiTheme="majorHAnsi"/>
        </w:rPr>
        <w:t xml:space="preserve">) at heliocentric position </w:t>
      </w:r>
      <w:r w:rsidRPr="00AC62C1">
        <w:rPr>
          <w:rFonts w:ascii="Calibri" w:hAnsi="Calibri"/>
          <w:i/>
        </w:rPr>
        <w:t>µ</w:t>
      </w:r>
      <w:r>
        <w:rPr>
          <w:rFonts w:ascii="Calibri" w:hAnsi="Calibri"/>
        </w:rPr>
        <w:t>, which ranges from 0 (at the disk’s limb) to 1 (at disk center)</w:t>
      </w:r>
      <w:r w:rsidR="00107693">
        <w:rPr>
          <w:rFonts w:ascii="Calibri" w:hAnsi="Calibri"/>
        </w:rPr>
        <w:t>. Thus the irradiance of the quiet sun is</w:t>
      </w:r>
    </w:p>
    <w:p w14:paraId="31423870" w14:textId="77777777" w:rsidR="00F13548" w:rsidRPr="002A5483" w:rsidRDefault="00BD4413" w:rsidP="00F13548">
      <w:pPr>
        <w:pStyle w:val="CDRGuidance"/>
        <w:rPr>
          <w:i w:val="0"/>
        </w:rPr>
      </w:pPr>
      <m:oMathPara>
        <m:oMath>
          <m:sSub>
            <m:sSubPr>
              <m:ctrlPr>
                <w:rPr>
                  <w:rFonts w:ascii="Cambria Math" w:hAnsi="Cambria Math"/>
                </w:rPr>
              </m:ctrlPr>
            </m:sSubPr>
            <m:e>
              <m:r>
                <w:rPr>
                  <w:rFonts w:ascii="Cambria Math" w:hAnsi="Cambria Math"/>
                </w:rPr>
                <m:t>I</m:t>
              </m:r>
            </m:e>
            <m:sub>
              <m:r>
                <w:rPr>
                  <w:rFonts w:ascii="Cambria Math" w:hAnsi="Cambria Math"/>
                </w:rPr>
                <m:t>Q</m:t>
              </m:r>
            </m:sub>
          </m:sSub>
          <m:r>
            <w:rPr>
              <w:rFonts w:ascii="Cambria Math" w:hAnsi="Cambria Math"/>
            </w:rPr>
            <m:t xml:space="preserve">(λ)= </m:t>
          </m:r>
          <m:f>
            <m:fPr>
              <m:ctrlPr>
                <w:rPr>
                  <w:rFonts w:ascii="Cambria Math" w:hAnsi="Cambria Math"/>
                </w:rPr>
              </m:ctrlPr>
            </m:fPr>
            <m:num>
              <m:r>
                <w:rPr>
                  <w:rFonts w:ascii="Cambria Math" w:hAnsi="Cambria Math"/>
                </w:rPr>
                <m:t>2π</m:t>
              </m:r>
              <m:sSub>
                <m:sSubPr>
                  <m:ctrlPr>
                    <w:rPr>
                      <w:rFonts w:ascii="Cambria Math" w:hAnsi="Cambria Math"/>
                    </w:rPr>
                  </m:ctrlPr>
                </m:sSubPr>
                <m:e>
                  <m:r>
                    <w:rPr>
                      <w:rFonts w:ascii="Cambria Math" w:hAnsi="Cambria Math"/>
                    </w:rPr>
                    <m:t>R</m:t>
                  </m:r>
                </m:e>
                <m:sub>
                  <m:r>
                    <w:rPr>
                      <w:rFonts w:ascii="Cambria Math" w:hAnsi="Cambria Math"/>
                    </w:rPr>
                    <m:t>Q</m:t>
                  </m:r>
                </m:sub>
              </m:sSub>
              <m:r>
                <w:rPr>
                  <w:rFonts w:ascii="Cambria Math" w:hAnsi="Cambria Math"/>
                </w:rPr>
                <m:t>(λ,1)</m:t>
              </m:r>
              <m:nary>
                <m:naryPr>
                  <m:limLoc m:val="subSup"/>
                  <m:ctrlPr>
                    <w:rPr>
                      <w:rFonts w:ascii="Cambria Math" w:hAnsi="Cambria Math"/>
                    </w:rPr>
                  </m:ctrlPr>
                </m:naryPr>
                <m:sub>
                  <m:r>
                    <w:rPr>
                      <w:rFonts w:ascii="Cambria Math" w:hAnsi="Cambria Math"/>
                    </w:rPr>
                    <m:t>0</m:t>
                  </m:r>
                </m:sub>
                <m:sup>
                  <m:r>
                    <w:rPr>
                      <w:rFonts w:ascii="Cambria Math" w:hAnsi="Cambria Math"/>
                    </w:rPr>
                    <m:t>1</m:t>
                  </m:r>
                </m:sup>
                <m:e>
                  <m:r>
                    <w:rPr>
                      <w:rFonts w:ascii="Cambria Math" w:hAnsi="Cambria Math"/>
                    </w:rPr>
                    <m:t>L</m:t>
                  </m:r>
                  <m:d>
                    <m:dPr>
                      <m:ctrlPr>
                        <w:rPr>
                          <w:rFonts w:ascii="Cambria Math" w:hAnsi="Cambria Math"/>
                        </w:rPr>
                      </m:ctrlPr>
                    </m:dPr>
                    <m:e>
                      <m:r>
                        <w:rPr>
                          <w:rFonts w:ascii="Cambria Math" w:hAnsi="Cambria Math"/>
                        </w:rPr>
                        <m:t>λ,μ</m:t>
                      </m:r>
                    </m:e>
                  </m:d>
                </m:e>
              </m:nary>
              <m:r>
                <w:rPr>
                  <w:rFonts w:ascii="Cambria Math" w:hAnsi="Cambria Math"/>
                </w:rPr>
                <m:t>μdμ</m:t>
              </m:r>
            </m:num>
            <m:den>
              <m:sSup>
                <m:sSupPr>
                  <m:ctrlPr>
                    <w:rPr>
                      <w:rFonts w:ascii="Cambria Math" w:hAnsi="Cambria Math"/>
                    </w:rPr>
                  </m:ctrlPr>
                </m:sSupPr>
                <m:e>
                  <m:r>
                    <w:rPr>
                      <w:rFonts w:ascii="Cambria Math" w:hAnsi="Cambria Math"/>
                    </w:rPr>
                    <m:t>(215)</m:t>
                  </m:r>
                </m:e>
                <m:sup>
                  <m:r>
                    <w:rPr>
                      <w:rFonts w:ascii="Cambria Math" w:hAnsi="Cambria Math"/>
                    </w:rPr>
                    <m:t>2</m:t>
                  </m:r>
                </m:sup>
              </m:sSup>
            </m:den>
          </m:f>
        </m:oMath>
      </m:oMathPara>
    </w:p>
    <w:p w14:paraId="547BE565" w14:textId="77777777" w:rsidR="00F13548" w:rsidRPr="00DC76E8" w:rsidRDefault="00BD4413" w:rsidP="00F13548">
      <w:pPr>
        <w:pStyle w:val="CDRGuidance"/>
        <w:rPr>
          <w:i w:val="0"/>
        </w:rPr>
      </w:pPr>
      <m:oMathPara>
        <m:oMath>
          <m:sSub>
            <m:sSubPr>
              <m:ctrlPr>
                <w:rPr>
                  <w:rFonts w:ascii="Cambria Math" w:hAnsi="Cambria Math"/>
                </w:rPr>
              </m:ctrlPr>
            </m:sSubPr>
            <m:e>
              <m:r>
                <w:rPr>
                  <w:rFonts w:ascii="Cambria Math" w:hAnsi="Cambria Math"/>
                </w:rPr>
                <m:t>T</m:t>
              </m:r>
            </m:e>
            <m:sub>
              <m:r>
                <w:rPr>
                  <w:rFonts w:ascii="Cambria Math" w:hAnsi="Cambria Math"/>
                </w:rPr>
                <m:t>Q</m:t>
              </m:r>
            </m:sub>
          </m:sSub>
          <m:r>
            <w:rPr>
              <w:rFonts w:ascii="Cambria Math" w:hAnsi="Cambria Math"/>
            </w:rPr>
            <m:t xml:space="preserve">= </m:t>
          </m:r>
          <m:nary>
            <m:naryPr>
              <m:limLoc m:val="subSup"/>
              <m:ctrlPr>
                <w:rPr>
                  <w:rFonts w:ascii="Cambria Math" w:hAnsi="Cambria Math"/>
                </w:rPr>
              </m:ctrlPr>
            </m:naryPr>
            <m:sub>
              <m:sSub>
                <m:sSubPr>
                  <m:ctrlPr>
                    <w:rPr>
                      <w:rFonts w:ascii="Cambria Math" w:hAnsi="Cambria Math"/>
                    </w:rPr>
                  </m:ctrlPr>
                </m:sSubPr>
                <m:e>
                  <m:r>
                    <w:rPr>
                      <w:rFonts w:ascii="Cambria Math" w:hAnsi="Cambria Math"/>
                    </w:rPr>
                    <m:t>λ</m:t>
                  </m:r>
                </m:e>
                <m:sub>
                  <m:r>
                    <w:rPr>
                      <w:rFonts w:ascii="Cambria Math" w:hAnsi="Cambria Math"/>
                    </w:rPr>
                    <m:t>0</m:t>
                  </m:r>
                </m:sub>
              </m:sSub>
            </m:sub>
            <m:sup>
              <m:sSub>
                <m:sSubPr>
                  <m:ctrlPr>
                    <w:rPr>
                      <w:rFonts w:ascii="Cambria Math" w:hAnsi="Cambria Math"/>
                    </w:rPr>
                  </m:ctrlPr>
                </m:sSubPr>
                <m:e>
                  <m:r>
                    <w:rPr>
                      <w:rFonts w:ascii="Cambria Math" w:hAnsi="Cambria Math"/>
                    </w:rPr>
                    <m:t>λ</m:t>
                  </m:r>
                </m:e>
                <m:sub>
                  <m:r>
                    <w:rPr>
                      <w:rFonts w:ascii="Cambria Math" w:hAnsi="Cambria Math"/>
                    </w:rPr>
                    <m:t>∞</m:t>
                  </m:r>
                </m:sub>
              </m:sSub>
            </m:sup>
            <m:e>
              <m:sSub>
                <m:sSubPr>
                  <m:ctrlPr>
                    <w:rPr>
                      <w:rFonts w:ascii="Cambria Math" w:hAnsi="Cambria Math"/>
                    </w:rPr>
                  </m:ctrlPr>
                </m:sSubPr>
                <m:e>
                  <m:r>
                    <w:rPr>
                      <w:rFonts w:ascii="Cambria Math" w:hAnsi="Cambria Math"/>
                    </w:rPr>
                    <m:t>I</m:t>
                  </m:r>
                </m:e>
                <m:sub>
                  <m:r>
                    <w:rPr>
                      <w:rFonts w:ascii="Cambria Math" w:hAnsi="Cambria Math"/>
                    </w:rPr>
                    <m:t>Q</m:t>
                  </m:r>
                </m:sub>
              </m:sSub>
              <m:d>
                <m:dPr>
                  <m:ctrlPr>
                    <w:rPr>
                      <w:rFonts w:ascii="Cambria Math" w:hAnsi="Cambria Math"/>
                    </w:rPr>
                  </m:ctrlPr>
                </m:dPr>
                <m:e>
                  <m:r>
                    <w:rPr>
                      <w:rFonts w:ascii="Cambria Math" w:hAnsi="Cambria Math"/>
                    </w:rPr>
                    <m:t>λ</m:t>
                  </m:r>
                </m:e>
              </m:d>
            </m:e>
          </m:nary>
          <m:r>
            <w:rPr>
              <w:rFonts w:ascii="Cambria Math" w:hAnsi="Cambria Math"/>
            </w:rPr>
            <m:t>dλ</m:t>
          </m:r>
        </m:oMath>
      </m:oMathPara>
    </w:p>
    <w:p w14:paraId="301C4330" w14:textId="206BFA3E" w:rsidR="00F13548" w:rsidRDefault="00F13548" w:rsidP="00F13548">
      <w:pPr>
        <w:pStyle w:val="CDRBodyText"/>
        <w:ind w:firstLine="0"/>
        <w:rPr>
          <w:rFonts w:asciiTheme="majorHAnsi" w:hAnsiTheme="majorHAnsi"/>
        </w:rPr>
      </w:pPr>
      <w:r>
        <w:rPr>
          <w:rFonts w:asciiTheme="majorHAnsi" w:hAnsiTheme="majorHAnsi"/>
        </w:rPr>
        <w:t xml:space="preserve">Magnetic features – dark sunspots and bright faculae – when present on the solar disk solar disk alter the otherwise homogeneous distribution of radiance, and hence the irradiance at the Earth, which is </w:t>
      </w:r>
      <w:r w:rsidR="00107693">
        <w:rPr>
          <w:rFonts w:asciiTheme="majorHAnsi" w:hAnsiTheme="majorHAnsi"/>
        </w:rPr>
        <w:t xml:space="preserve">at some (non-quiet) time, </w:t>
      </w:r>
      <w:r w:rsidR="00107693" w:rsidRPr="00AC62C1">
        <w:rPr>
          <w:rFonts w:asciiTheme="majorHAnsi" w:hAnsiTheme="majorHAnsi"/>
          <w:i/>
        </w:rPr>
        <w:t>t</w:t>
      </w:r>
      <w:r w:rsidR="00107693">
        <w:rPr>
          <w:rFonts w:asciiTheme="majorHAnsi" w:hAnsiTheme="majorHAnsi"/>
        </w:rPr>
        <w:t>, given as</w:t>
      </w:r>
    </w:p>
    <w:p w14:paraId="474A46B4" w14:textId="7255B319" w:rsidR="00F13548" w:rsidRPr="002A5483" w:rsidRDefault="00F13548" w:rsidP="00F13548">
      <w:pPr>
        <w:pStyle w:val="CDRGuidance"/>
        <w:rPr>
          <w:i w:val="0"/>
        </w:rPr>
      </w:pPr>
      <m:oMathPara>
        <m:oMath>
          <m:r>
            <w:rPr>
              <w:rFonts w:ascii="Cambria Math" w:hAnsi="Cambria Math"/>
            </w:rPr>
            <w:lastRenderedPageBreak/>
            <m:t xml:space="preserve">I(λ,t)= </m:t>
          </m:r>
          <m:f>
            <m:fPr>
              <m:ctrlPr>
                <w:rPr>
                  <w:rFonts w:ascii="Cambria Math" w:hAnsi="Cambria Math"/>
                </w:rPr>
              </m:ctrlPr>
            </m:fPr>
            <m:num>
              <m:r>
                <w:rPr>
                  <w:rFonts w:ascii="Cambria Math" w:hAnsi="Cambria Math"/>
                </w:rPr>
                <m:t>2π</m:t>
              </m:r>
              <m:sSub>
                <m:sSubPr>
                  <m:ctrlPr>
                    <w:rPr>
                      <w:rFonts w:ascii="Cambria Math" w:hAnsi="Cambria Math"/>
                    </w:rPr>
                  </m:ctrlPr>
                </m:sSubPr>
                <m:e>
                  <m:r>
                    <w:rPr>
                      <w:rFonts w:ascii="Cambria Math" w:hAnsi="Cambria Math"/>
                    </w:rPr>
                    <m:t>R</m:t>
                  </m:r>
                </m:e>
                <m:sub>
                  <m:r>
                    <w:rPr>
                      <w:rFonts w:ascii="Cambria Math" w:hAnsi="Cambria Math"/>
                    </w:rPr>
                    <m:t>Q</m:t>
                  </m:r>
                </m:sub>
              </m:sSub>
              <m:r>
                <w:rPr>
                  <w:rFonts w:ascii="Cambria Math" w:hAnsi="Cambria Math"/>
                </w:rPr>
                <m:t>(λ,1)</m:t>
              </m:r>
              <m:nary>
                <m:naryPr>
                  <m:limLoc m:val="subSup"/>
                  <m:ctrlPr>
                    <w:rPr>
                      <w:rFonts w:ascii="Cambria Math" w:hAnsi="Cambria Math"/>
                    </w:rPr>
                  </m:ctrlPr>
                </m:naryPr>
                <m:sub>
                  <m:r>
                    <w:rPr>
                      <w:rFonts w:ascii="Cambria Math" w:hAnsi="Cambria Math"/>
                    </w:rPr>
                    <m:t>0</m:t>
                  </m:r>
                </m:sub>
                <m:sup>
                  <m:r>
                    <w:rPr>
                      <w:rFonts w:ascii="Cambria Math" w:hAnsi="Cambria Math"/>
                    </w:rPr>
                    <m:t>1</m:t>
                  </m:r>
                </m:sup>
                <m:e>
                  <m:r>
                    <w:rPr>
                      <w:rFonts w:ascii="Cambria Math" w:hAnsi="Cambria Math"/>
                    </w:rPr>
                    <m:t>C</m:t>
                  </m:r>
                  <m:d>
                    <m:dPr>
                      <m:ctrlPr>
                        <w:rPr>
                          <w:rFonts w:ascii="Cambria Math" w:hAnsi="Cambria Math"/>
                        </w:rPr>
                      </m:ctrlPr>
                    </m:dPr>
                    <m:e>
                      <m:r>
                        <w:rPr>
                          <w:rFonts w:ascii="Cambria Math" w:hAnsi="Cambria Math"/>
                        </w:rPr>
                        <m:t>λ,μ</m:t>
                      </m:r>
                    </m:e>
                  </m:d>
                  <m:r>
                    <w:rPr>
                      <w:rFonts w:ascii="Cambria Math" w:hAnsi="Cambria Math"/>
                    </w:rPr>
                    <m:t>L</m:t>
                  </m:r>
                  <m:d>
                    <m:dPr>
                      <m:ctrlPr>
                        <w:rPr>
                          <w:rFonts w:ascii="Cambria Math" w:hAnsi="Cambria Math"/>
                        </w:rPr>
                      </m:ctrlPr>
                    </m:dPr>
                    <m:e>
                      <m:r>
                        <w:rPr>
                          <w:rFonts w:ascii="Cambria Math" w:hAnsi="Cambria Math"/>
                        </w:rPr>
                        <m:t>λ,μ</m:t>
                      </m:r>
                    </m:e>
                  </m:d>
                </m:e>
              </m:nary>
              <m:r>
                <w:rPr>
                  <w:rFonts w:ascii="Cambria Math" w:hAnsi="Cambria Math"/>
                </w:rPr>
                <m:t>μdμ</m:t>
              </m:r>
            </m:num>
            <m:den>
              <m:sSup>
                <m:sSupPr>
                  <m:ctrlPr>
                    <w:rPr>
                      <w:rFonts w:ascii="Cambria Math" w:hAnsi="Cambria Math"/>
                    </w:rPr>
                  </m:ctrlPr>
                </m:sSupPr>
                <m:e>
                  <m:r>
                    <w:rPr>
                      <w:rFonts w:ascii="Cambria Math" w:hAnsi="Cambria Math"/>
                    </w:rPr>
                    <m:t>(215)</m:t>
                  </m:r>
                </m:e>
                <m:sup>
                  <m:r>
                    <w:rPr>
                      <w:rFonts w:ascii="Cambria Math" w:hAnsi="Cambria Math"/>
                    </w:rPr>
                    <m:t>2</m:t>
                  </m:r>
                </m:sup>
              </m:sSup>
            </m:den>
          </m:f>
        </m:oMath>
      </m:oMathPara>
    </w:p>
    <w:p w14:paraId="07873F0F" w14:textId="77777777" w:rsidR="00F13548" w:rsidRDefault="00F13548" w:rsidP="00F13548">
      <w:pPr>
        <w:pStyle w:val="CDRBodyText"/>
        <w:ind w:firstLine="0"/>
        <w:rPr>
          <w:rFonts w:asciiTheme="majorHAnsi" w:hAnsiTheme="majorHAnsi"/>
        </w:rPr>
      </w:pPr>
      <w:r>
        <w:rPr>
          <w:rFonts w:asciiTheme="majorHAnsi" w:hAnsiTheme="majorHAnsi"/>
        </w:rPr>
        <w:t xml:space="preserve">where </w:t>
      </w:r>
    </w:p>
    <w:p w14:paraId="6A8AE9DB" w14:textId="77777777" w:rsidR="00F13548" w:rsidRDefault="00F13548" w:rsidP="00F13548">
      <w:pPr>
        <w:pStyle w:val="CDRBodyText"/>
        <w:ind w:firstLine="0"/>
        <w:rPr>
          <w:rFonts w:asciiTheme="majorHAnsi" w:hAnsiTheme="majorHAnsi"/>
        </w:rPr>
      </w:pPr>
      <m:oMathPara>
        <m:oMath>
          <m:r>
            <m:rPr>
              <m:sty m:val="p"/>
            </m:rPr>
            <w:rPr>
              <w:rFonts w:ascii="Cambria Math" w:hAnsi="Cambria Math"/>
            </w:rPr>
            <m:t>C</m:t>
          </m:r>
          <m:d>
            <m:dPr>
              <m:ctrlPr>
                <w:rPr>
                  <w:rFonts w:ascii="Cambria Math" w:hAnsi="Cambria Math"/>
                </w:rPr>
              </m:ctrlPr>
            </m:dPr>
            <m:e>
              <m:r>
                <m:rPr>
                  <m:sty m:val="p"/>
                </m:rPr>
                <w:rPr>
                  <w:rFonts w:ascii="Cambria Math" w:hAnsi="Cambria Math"/>
                </w:rPr>
                <m:t>λ,μ</m:t>
              </m:r>
            </m:e>
          </m:d>
          <m:r>
            <m:rPr>
              <m:sty m:val="p"/>
            </m:rPr>
            <w:rPr>
              <w:rFonts w:ascii="Cambria Math" w:hAnsi="Cambria Math"/>
            </w:rPr>
            <m:t xml:space="preserve">= </m:t>
          </m:r>
          <m:f>
            <m:fPr>
              <m:ctrlPr>
                <w:rPr>
                  <w:rFonts w:ascii="Cambria Math" w:hAnsi="Cambria Math"/>
                </w:rPr>
              </m:ctrlPr>
            </m:fPr>
            <m:num>
              <m:r>
                <m:rPr>
                  <m:sty m:val="p"/>
                </m:rPr>
                <w:rPr>
                  <w:rFonts w:ascii="Cambria Math" w:hAnsi="Cambria Math"/>
                </w:rPr>
                <m:t>R</m:t>
              </m:r>
              <m:d>
                <m:dPr>
                  <m:ctrlPr>
                    <w:rPr>
                      <w:rFonts w:ascii="Cambria Math" w:hAnsi="Cambria Math"/>
                    </w:rPr>
                  </m:ctrlPr>
                </m:dPr>
                <m:e>
                  <m:r>
                    <m:rPr>
                      <m:sty m:val="p"/>
                    </m:rPr>
                    <w:rPr>
                      <w:rFonts w:ascii="Cambria Math" w:hAnsi="Cambria Math"/>
                    </w:rPr>
                    <m:t>λ,μ</m:t>
                  </m:r>
                </m:e>
              </m:d>
            </m:num>
            <m:den>
              <m:sSub>
                <m:sSubPr>
                  <m:ctrlPr>
                    <w:rPr>
                      <w:rFonts w:ascii="Cambria Math" w:hAnsi="Cambria Math"/>
                      <w:i/>
                    </w:rPr>
                  </m:ctrlPr>
                </m:sSubPr>
                <m:e>
                  <m:r>
                    <w:rPr>
                      <w:rFonts w:ascii="Cambria Math" w:hAnsi="Cambria Math"/>
                    </w:rPr>
                    <m:t>R</m:t>
                  </m:r>
                </m:e>
                <m:sub>
                  <m:r>
                    <w:rPr>
                      <w:rFonts w:ascii="Cambria Math" w:hAnsi="Cambria Math"/>
                    </w:rPr>
                    <m:t>Q</m:t>
                  </m:r>
                </m:sub>
              </m:sSub>
              <m:r>
                <w:rPr>
                  <w:rFonts w:ascii="Cambria Math" w:hAnsi="Cambria Math"/>
                </w:rPr>
                <m:t>(λ.μ)</m:t>
              </m:r>
            </m:den>
          </m:f>
        </m:oMath>
      </m:oMathPara>
    </w:p>
    <w:p w14:paraId="6E3A545E" w14:textId="3E92B771" w:rsidR="00F13548" w:rsidRDefault="00F13548" w:rsidP="00F13548">
      <w:pPr>
        <w:pStyle w:val="CDRBodyText"/>
        <w:ind w:firstLine="0"/>
        <w:rPr>
          <w:rFonts w:asciiTheme="majorHAnsi" w:hAnsiTheme="majorHAnsi"/>
        </w:rPr>
      </w:pPr>
      <w:r>
        <w:rPr>
          <w:rFonts w:asciiTheme="majorHAnsi" w:hAnsiTheme="majorHAnsi"/>
        </w:rPr>
        <w:t xml:space="preserve">is the ratio of the Sun’s radiance at heliocentric location, </w:t>
      </w:r>
      <w:r w:rsidRPr="00AC62C1">
        <w:rPr>
          <w:rFonts w:asciiTheme="majorHAnsi" w:hAnsiTheme="majorHAnsi"/>
          <w:i/>
        </w:rPr>
        <w:sym w:font="Symbol" w:char="F06D"/>
      </w:r>
      <w:r>
        <w:rPr>
          <w:rFonts w:asciiTheme="majorHAnsi" w:hAnsiTheme="majorHAnsi"/>
        </w:rPr>
        <w:t>, relative to the radiance of the</w:t>
      </w:r>
      <w:r w:rsidR="00107693">
        <w:rPr>
          <w:rFonts w:asciiTheme="majorHAnsi" w:hAnsiTheme="majorHAnsi"/>
        </w:rPr>
        <w:t xml:space="preserve"> surrounding quiet Sun. This ratio is termed the contrast.</w:t>
      </w:r>
    </w:p>
    <w:p w14:paraId="4EC383DF" w14:textId="6EFCDD39" w:rsidR="00F13548" w:rsidRDefault="00F13548" w:rsidP="00F13548">
      <w:pPr>
        <w:pStyle w:val="CDRBodyText"/>
        <w:ind w:firstLine="0"/>
        <w:rPr>
          <w:rFonts w:asciiTheme="majorHAnsi" w:hAnsiTheme="majorHAnsi"/>
        </w:rPr>
      </w:pPr>
      <w:r>
        <w:rPr>
          <w:rFonts w:asciiTheme="majorHAnsi" w:hAnsiTheme="majorHAnsi"/>
        </w:rPr>
        <w:t xml:space="preserve">Separating radiance elements on the </w:t>
      </w:r>
      <w:r w:rsidR="00E815C5">
        <w:rPr>
          <w:rFonts w:asciiTheme="majorHAnsi" w:hAnsiTheme="majorHAnsi"/>
        </w:rPr>
        <w:t>solar disk into those that are brighter</w:t>
      </w:r>
      <w:r>
        <w:rPr>
          <w:rFonts w:asciiTheme="majorHAnsi" w:hAnsiTheme="majorHAnsi"/>
        </w:rPr>
        <w:t xml:space="preserve"> than, </w:t>
      </w:r>
      <w:r w:rsidR="00E815C5">
        <w:rPr>
          <w:rFonts w:asciiTheme="majorHAnsi" w:hAnsiTheme="majorHAnsi"/>
        </w:rPr>
        <w:t>darker</w:t>
      </w:r>
      <w:r>
        <w:rPr>
          <w:rFonts w:asciiTheme="majorHAnsi" w:hAnsiTheme="majorHAnsi"/>
        </w:rPr>
        <w:t xml:space="preserve"> than </w:t>
      </w:r>
      <w:r w:rsidR="00E815C5">
        <w:rPr>
          <w:rFonts w:asciiTheme="majorHAnsi" w:hAnsiTheme="majorHAnsi"/>
        </w:rPr>
        <w:t>or</w:t>
      </w:r>
      <w:r>
        <w:rPr>
          <w:rFonts w:asciiTheme="majorHAnsi" w:hAnsiTheme="majorHAnsi"/>
        </w:rPr>
        <w:t xml:space="preserve"> equal to the quiet sun radiance permits expression of the irradiance as</w:t>
      </w:r>
    </w:p>
    <w:p w14:paraId="2DB1140E" w14:textId="41B77D6B" w:rsidR="00277E28" w:rsidRPr="002A5483" w:rsidRDefault="00277E28" w:rsidP="00277E28">
      <w:pPr>
        <w:pStyle w:val="CDRGuidance"/>
        <w:rPr>
          <w:i w:val="0"/>
        </w:rPr>
      </w:pPr>
      <m:oMathPara>
        <m:oMath>
          <m:r>
            <w:rPr>
              <w:rFonts w:ascii="Cambria Math" w:hAnsi="Cambria Math"/>
            </w:rPr>
            <m:t>I</m:t>
          </m:r>
          <m:d>
            <m:dPr>
              <m:ctrlPr>
                <w:rPr>
                  <w:rFonts w:ascii="Cambria Math" w:hAnsi="Cambria Math"/>
                </w:rPr>
              </m:ctrlPr>
            </m:dPr>
            <m:e>
              <m:r>
                <w:rPr>
                  <w:rFonts w:ascii="Cambria Math" w:hAnsi="Cambria Math"/>
                </w:rPr>
                <m:t>λ,t</m:t>
              </m:r>
            </m:e>
          </m:d>
          <m: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Q</m:t>
              </m:r>
            </m:sub>
          </m:sSub>
          <m:d>
            <m:dPr>
              <m:ctrlPr>
                <w:rPr>
                  <w:rFonts w:ascii="Cambria Math" w:hAnsi="Cambria Math"/>
                </w:rPr>
              </m:ctrlPr>
            </m:dPr>
            <m:e>
              <m:r>
                <w:rPr>
                  <w:rFonts w:ascii="Cambria Math" w:hAnsi="Cambria Math"/>
                </w:rPr>
                <m:t>λ</m:t>
              </m:r>
            </m:e>
          </m:d>
          <m:r>
            <w:rPr>
              <w:rFonts w:ascii="Cambria Math" w:hAnsi="Cambria Math"/>
            </w:rPr>
            <m:t xml:space="preserve">+ </m:t>
          </m:r>
          <m:f>
            <m:fPr>
              <m:ctrlPr>
                <w:rPr>
                  <w:rFonts w:ascii="Cambria Math" w:hAnsi="Cambria Math"/>
                </w:rPr>
              </m:ctrlPr>
            </m:fPr>
            <m:num>
              <m:r>
                <w:rPr>
                  <w:rFonts w:ascii="Cambria Math" w:hAnsi="Cambria Math"/>
                </w:rPr>
                <m:t>2π</m:t>
              </m:r>
              <m:sSub>
                <m:sSubPr>
                  <m:ctrlPr>
                    <w:rPr>
                      <w:rFonts w:ascii="Cambria Math" w:hAnsi="Cambria Math"/>
                    </w:rPr>
                  </m:ctrlPr>
                </m:sSubPr>
                <m:e>
                  <m:r>
                    <w:rPr>
                      <w:rFonts w:ascii="Cambria Math" w:hAnsi="Cambria Math"/>
                    </w:rPr>
                    <m:t>R</m:t>
                  </m:r>
                </m:e>
                <m:sub>
                  <m:r>
                    <w:rPr>
                      <w:rFonts w:ascii="Cambria Math" w:hAnsi="Cambria Math"/>
                    </w:rPr>
                    <m:t>Q</m:t>
                  </m:r>
                </m:sub>
              </m:sSub>
              <m:r>
                <w:rPr>
                  <w:rFonts w:ascii="Cambria Math" w:hAnsi="Cambria Math"/>
                </w:rPr>
                <m:t>(λ,1)</m:t>
              </m:r>
            </m:num>
            <m:den>
              <m:sSup>
                <m:sSupPr>
                  <m:ctrlPr>
                    <w:rPr>
                      <w:rFonts w:ascii="Cambria Math" w:hAnsi="Cambria Math"/>
                    </w:rPr>
                  </m:ctrlPr>
                </m:sSupPr>
                <m:e>
                  <m:r>
                    <w:rPr>
                      <w:rFonts w:ascii="Cambria Math" w:hAnsi="Cambria Math"/>
                    </w:rPr>
                    <m:t>(215)</m:t>
                  </m:r>
                </m:e>
                <m:sup>
                  <m:r>
                    <w:rPr>
                      <w:rFonts w:ascii="Cambria Math" w:hAnsi="Cambria Math"/>
                    </w:rPr>
                    <m:t>2</m:t>
                  </m:r>
                </m:sup>
              </m:sSup>
            </m:den>
          </m:f>
          <m:nary>
            <m:naryPr>
              <m:limLoc m:val="subSup"/>
              <m:ctrlPr>
                <w:rPr>
                  <w:rFonts w:ascii="Cambria Math" w:hAnsi="Cambria Math"/>
                </w:rPr>
              </m:ctrlPr>
            </m:naryPr>
            <m:sub>
              <m:r>
                <w:rPr>
                  <w:rFonts w:ascii="Cambria Math" w:hAnsi="Cambria Math"/>
                </w:rPr>
                <m:t>0</m:t>
              </m:r>
            </m:sub>
            <m:sup>
              <m:r>
                <w:rPr>
                  <w:rFonts w:ascii="Cambria Math" w:hAnsi="Cambria Math"/>
                </w:rPr>
                <m:t>1</m:t>
              </m:r>
            </m:sup>
            <m:e>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F</m:t>
                      </m:r>
                    </m:sub>
                  </m:sSub>
                  <m:d>
                    <m:dPr>
                      <m:ctrlPr>
                        <w:rPr>
                          <w:rFonts w:ascii="Cambria Math" w:hAnsi="Cambria Math"/>
                        </w:rPr>
                      </m:ctrlPr>
                    </m:dPr>
                    <m:e>
                      <m:r>
                        <w:rPr>
                          <w:rFonts w:ascii="Cambria Math" w:hAnsi="Cambria Math"/>
                        </w:rPr>
                        <m:t>λ,μ</m:t>
                      </m:r>
                    </m:e>
                  </m:d>
                  <m:r>
                    <w:rPr>
                      <w:rFonts w:ascii="Cambria Math" w:hAnsi="Cambria Math"/>
                    </w:rPr>
                    <m:t>-1</m:t>
                  </m:r>
                </m:e>
              </m:d>
              <m:r>
                <w:rPr>
                  <w:rFonts w:ascii="Cambria Math" w:hAnsi="Cambria Math"/>
                </w:rPr>
                <m:t>L</m:t>
              </m:r>
              <m:d>
                <m:dPr>
                  <m:ctrlPr>
                    <w:rPr>
                      <w:rFonts w:ascii="Cambria Math" w:hAnsi="Cambria Math"/>
                    </w:rPr>
                  </m:ctrlPr>
                </m:dPr>
                <m:e>
                  <m:r>
                    <w:rPr>
                      <w:rFonts w:ascii="Cambria Math" w:hAnsi="Cambria Math"/>
                    </w:rPr>
                    <m:t>λ,μ</m:t>
                  </m:r>
                </m:e>
              </m:d>
            </m:e>
          </m:nary>
          <m:r>
            <w:rPr>
              <w:rFonts w:ascii="Cambria Math" w:hAnsi="Cambria Math"/>
            </w:rPr>
            <m:t xml:space="preserve">μdμ+ </m:t>
          </m:r>
          <m:f>
            <m:fPr>
              <m:ctrlPr>
                <w:rPr>
                  <w:rFonts w:ascii="Cambria Math" w:hAnsi="Cambria Math"/>
                </w:rPr>
              </m:ctrlPr>
            </m:fPr>
            <m:num>
              <m:r>
                <w:rPr>
                  <w:rFonts w:ascii="Cambria Math" w:hAnsi="Cambria Math"/>
                </w:rPr>
                <m:t>2π</m:t>
              </m:r>
              <m:sSub>
                <m:sSubPr>
                  <m:ctrlPr>
                    <w:rPr>
                      <w:rFonts w:ascii="Cambria Math" w:hAnsi="Cambria Math"/>
                    </w:rPr>
                  </m:ctrlPr>
                </m:sSubPr>
                <m:e>
                  <m:r>
                    <w:rPr>
                      <w:rFonts w:ascii="Cambria Math" w:hAnsi="Cambria Math"/>
                    </w:rPr>
                    <m:t>R</m:t>
                  </m:r>
                </m:e>
                <m:sub>
                  <m:r>
                    <w:rPr>
                      <w:rFonts w:ascii="Cambria Math" w:hAnsi="Cambria Math"/>
                    </w:rPr>
                    <m:t>Q</m:t>
                  </m:r>
                </m:sub>
              </m:sSub>
              <m:r>
                <w:rPr>
                  <w:rFonts w:ascii="Cambria Math" w:hAnsi="Cambria Math"/>
                </w:rPr>
                <m:t>(λ,1)</m:t>
              </m:r>
            </m:num>
            <m:den>
              <m:sSup>
                <m:sSupPr>
                  <m:ctrlPr>
                    <w:rPr>
                      <w:rFonts w:ascii="Cambria Math" w:hAnsi="Cambria Math"/>
                    </w:rPr>
                  </m:ctrlPr>
                </m:sSupPr>
                <m:e>
                  <m:r>
                    <w:rPr>
                      <w:rFonts w:ascii="Cambria Math" w:hAnsi="Cambria Math"/>
                    </w:rPr>
                    <m:t>(215)</m:t>
                  </m:r>
                </m:e>
                <m:sup>
                  <m:r>
                    <w:rPr>
                      <w:rFonts w:ascii="Cambria Math" w:hAnsi="Cambria Math"/>
                    </w:rPr>
                    <m:t>2</m:t>
                  </m:r>
                </m:sup>
              </m:sSup>
            </m:den>
          </m:f>
          <m:nary>
            <m:naryPr>
              <m:limLoc m:val="subSup"/>
              <m:ctrlPr>
                <w:rPr>
                  <w:rFonts w:ascii="Cambria Math" w:hAnsi="Cambria Math"/>
                </w:rPr>
              </m:ctrlPr>
            </m:naryPr>
            <m:sub>
              <m:r>
                <w:rPr>
                  <w:rFonts w:ascii="Cambria Math" w:hAnsi="Cambria Math"/>
                </w:rPr>
                <m:t>0</m:t>
              </m:r>
            </m:sub>
            <m:sup>
              <m:r>
                <w:rPr>
                  <w:rFonts w:ascii="Cambria Math" w:hAnsi="Cambria Math"/>
                </w:rPr>
                <m:t>1</m:t>
              </m:r>
            </m:sup>
            <m:e>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S</m:t>
                      </m:r>
                    </m:sub>
                  </m:sSub>
                  <m:d>
                    <m:dPr>
                      <m:ctrlPr>
                        <w:rPr>
                          <w:rFonts w:ascii="Cambria Math" w:hAnsi="Cambria Math"/>
                        </w:rPr>
                      </m:ctrlPr>
                    </m:dPr>
                    <m:e>
                      <m:r>
                        <w:rPr>
                          <w:rFonts w:ascii="Cambria Math" w:hAnsi="Cambria Math"/>
                        </w:rPr>
                        <m:t>λ,μ</m:t>
                      </m:r>
                    </m:e>
                  </m:d>
                  <m:r>
                    <w:rPr>
                      <w:rFonts w:ascii="Cambria Math" w:hAnsi="Cambria Math"/>
                    </w:rPr>
                    <m:t>-1</m:t>
                  </m:r>
                </m:e>
              </m:d>
              <m:r>
                <w:rPr>
                  <w:rFonts w:ascii="Cambria Math" w:hAnsi="Cambria Math"/>
                </w:rPr>
                <m:t>L</m:t>
              </m:r>
              <m:d>
                <m:dPr>
                  <m:ctrlPr>
                    <w:rPr>
                      <w:rFonts w:ascii="Cambria Math" w:hAnsi="Cambria Math"/>
                    </w:rPr>
                  </m:ctrlPr>
                </m:dPr>
                <m:e>
                  <m:r>
                    <w:rPr>
                      <w:rFonts w:ascii="Cambria Math" w:hAnsi="Cambria Math"/>
                    </w:rPr>
                    <m:t>λ,μ</m:t>
                  </m:r>
                </m:e>
              </m:d>
            </m:e>
          </m:nary>
          <m:r>
            <w:rPr>
              <w:rFonts w:ascii="Cambria Math" w:hAnsi="Cambria Math"/>
            </w:rPr>
            <m:t>μdμ</m:t>
          </m:r>
        </m:oMath>
      </m:oMathPara>
    </w:p>
    <w:p w14:paraId="4701F836" w14:textId="34291DA9" w:rsidR="00F13548" w:rsidRPr="000A6974" w:rsidRDefault="00F13548" w:rsidP="00F13548">
      <w:pPr>
        <w:pStyle w:val="CDRBodyText"/>
        <w:ind w:firstLine="0"/>
        <w:rPr>
          <w:rFonts w:asciiTheme="majorHAnsi" w:hAnsiTheme="majorHAnsi"/>
        </w:rPr>
      </w:pPr>
      <w:r>
        <w:rPr>
          <w:rFonts w:asciiTheme="majorHAnsi" w:hAnsiTheme="majorHAnsi"/>
        </w:rPr>
        <w:t xml:space="preserve">where </w:t>
      </w:r>
      <w:r w:rsidRPr="00AC62C1">
        <w:rPr>
          <w:rFonts w:asciiTheme="majorHAnsi" w:hAnsiTheme="majorHAnsi"/>
          <w:i/>
        </w:rPr>
        <w:t>C</w:t>
      </w:r>
      <w:r w:rsidRPr="00AC62C1">
        <w:rPr>
          <w:rFonts w:asciiTheme="majorHAnsi" w:hAnsiTheme="majorHAnsi"/>
          <w:i/>
          <w:vertAlign w:val="subscript"/>
        </w:rPr>
        <w:t>F</w:t>
      </w:r>
      <w:r>
        <w:rPr>
          <w:rFonts w:asciiTheme="majorHAnsi" w:hAnsiTheme="majorHAnsi"/>
        </w:rPr>
        <w:t>(</w:t>
      </w:r>
      <w:r w:rsidRPr="00AC62C1">
        <w:rPr>
          <w:rFonts w:asciiTheme="majorHAnsi" w:hAnsiTheme="majorHAnsi"/>
          <w:i/>
        </w:rPr>
        <w:sym w:font="Symbol" w:char="F06C"/>
      </w:r>
      <w:r>
        <w:rPr>
          <w:rFonts w:asciiTheme="majorHAnsi" w:hAnsiTheme="majorHAnsi"/>
        </w:rPr>
        <w:t>,</w:t>
      </w:r>
      <w:r w:rsidRPr="00AC62C1">
        <w:rPr>
          <w:rFonts w:asciiTheme="majorHAnsi" w:hAnsiTheme="majorHAnsi"/>
          <w:i/>
        </w:rPr>
        <w:sym w:font="Symbol" w:char="F06D"/>
      </w:r>
      <w:r>
        <w:rPr>
          <w:rFonts w:asciiTheme="majorHAnsi" w:hAnsiTheme="majorHAnsi"/>
        </w:rPr>
        <w:t>)</w:t>
      </w:r>
      <w:r w:rsidR="00E815C5">
        <w:rPr>
          <w:rFonts w:asciiTheme="majorHAnsi" w:hAnsiTheme="majorHAnsi"/>
        </w:rPr>
        <w:t xml:space="preserve"> and </w:t>
      </w:r>
      <w:r w:rsidR="00E815C5" w:rsidRPr="00AC62C1">
        <w:rPr>
          <w:rFonts w:asciiTheme="majorHAnsi" w:hAnsiTheme="majorHAnsi"/>
          <w:i/>
        </w:rPr>
        <w:t>C</w:t>
      </w:r>
      <w:r w:rsidR="00E815C5" w:rsidRPr="00AC62C1">
        <w:rPr>
          <w:rFonts w:asciiTheme="majorHAnsi" w:hAnsiTheme="majorHAnsi"/>
          <w:i/>
          <w:vertAlign w:val="subscript"/>
        </w:rPr>
        <w:t>S</w:t>
      </w:r>
      <w:r w:rsidR="00E815C5">
        <w:rPr>
          <w:rFonts w:asciiTheme="majorHAnsi" w:hAnsiTheme="majorHAnsi"/>
        </w:rPr>
        <w:t>(</w:t>
      </w:r>
      <w:r w:rsidR="00E815C5" w:rsidRPr="00AC62C1">
        <w:rPr>
          <w:rFonts w:asciiTheme="majorHAnsi" w:hAnsiTheme="majorHAnsi"/>
          <w:i/>
        </w:rPr>
        <w:sym w:font="Symbol" w:char="F06C"/>
      </w:r>
      <w:r w:rsidR="00E815C5">
        <w:rPr>
          <w:rFonts w:asciiTheme="majorHAnsi" w:hAnsiTheme="majorHAnsi"/>
        </w:rPr>
        <w:t>,</w:t>
      </w:r>
      <w:r w:rsidR="00E815C5" w:rsidRPr="00AC62C1">
        <w:rPr>
          <w:rFonts w:asciiTheme="majorHAnsi" w:hAnsiTheme="majorHAnsi"/>
          <w:i/>
        </w:rPr>
        <w:sym w:font="Symbol" w:char="F06D"/>
      </w:r>
      <w:r w:rsidR="00E815C5">
        <w:rPr>
          <w:rFonts w:asciiTheme="majorHAnsi" w:hAnsiTheme="majorHAnsi"/>
        </w:rPr>
        <w:t>)</w:t>
      </w:r>
      <w:r>
        <w:rPr>
          <w:rFonts w:asciiTheme="majorHAnsi" w:hAnsiTheme="majorHAnsi"/>
        </w:rPr>
        <w:t>are the contrasts of the faculae</w:t>
      </w:r>
      <w:r w:rsidR="00E815C5">
        <w:rPr>
          <w:rFonts w:asciiTheme="majorHAnsi" w:hAnsiTheme="majorHAnsi"/>
        </w:rPr>
        <w:t xml:space="preserve"> and sunspots</w:t>
      </w:r>
      <w:r>
        <w:rPr>
          <w:rFonts w:asciiTheme="majorHAnsi" w:hAnsiTheme="majorHAnsi"/>
        </w:rPr>
        <w:t>, respectively. For the number of radiance elements</w:t>
      </w:r>
      <w:r w:rsidR="000A6974">
        <w:rPr>
          <w:rFonts w:asciiTheme="majorHAnsi" w:hAnsiTheme="majorHAnsi"/>
        </w:rPr>
        <w:t xml:space="preserve"> defined</w:t>
      </w:r>
      <w:r>
        <w:rPr>
          <w:rFonts w:asciiTheme="majorHAnsi" w:hAnsiTheme="majorHAnsi"/>
        </w:rPr>
        <w:t xml:space="preserve"> </w:t>
      </w:r>
      <w:r w:rsidR="000A6974">
        <w:rPr>
          <w:rFonts w:asciiTheme="majorHAnsi" w:hAnsiTheme="majorHAnsi"/>
        </w:rPr>
        <w:t>as</w:t>
      </w:r>
      <w:r>
        <w:rPr>
          <w:rFonts w:asciiTheme="majorHAnsi" w:hAnsiTheme="majorHAnsi"/>
        </w:rPr>
        <w:t xml:space="preserve"> faculae, </w:t>
      </w:r>
      <w:r w:rsidRPr="00AC62C1">
        <w:rPr>
          <w:rFonts w:asciiTheme="majorHAnsi" w:hAnsiTheme="majorHAnsi"/>
          <w:i/>
        </w:rPr>
        <w:t>N</w:t>
      </w:r>
      <w:r w:rsidRPr="00AC62C1">
        <w:rPr>
          <w:rFonts w:asciiTheme="majorHAnsi" w:hAnsiTheme="majorHAnsi"/>
          <w:i/>
          <w:vertAlign w:val="subscript"/>
        </w:rPr>
        <w:t>fac</w:t>
      </w:r>
      <w:r>
        <w:rPr>
          <w:rFonts w:asciiTheme="majorHAnsi" w:hAnsiTheme="majorHAnsi"/>
        </w:rPr>
        <w:t xml:space="preserve">, </w:t>
      </w:r>
      <w:r w:rsidR="00E815C5">
        <w:rPr>
          <w:rFonts w:asciiTheme="majorHAnsi" w:hAnsiTheme="majorHAnsi"/>
        </w:rPr>
        <w:t xml:space="preserve">and sunspots, </w:t>
      </w:r>
      <w:r w:rsidR="00E815C5" w:rsidRPr="00AC62C1">
        <w:rPr>
          <w:rFonts w:asciiTheme="majorHAnsi" w:hAnsiTheme="majorHAnsi"/>
          <w:i/>
        </w:rPr>
        <w:t>N</w:t>
      </w:r>
      <w:r w:rsidR="00E815C5" w:rsidRPr="00AC62C1">
        <w:rPr>
          <w:rFonts w:asciiTheme="majorHAnsi" w:hAnsiTheme="majorHAnsi"/>
          <w:i/>
          <w:vertAlign w:val="subscript"/>
        </w:rPr>
        <w:t>spot</w:t>
      </w:r>
      <w:r w:rsidR="00E815C5">
        <w:rPr>
          <w:rFonts w:asciiTheme="majorHAnsi" w:hAnsiTheme="majorHAnsi"/>
        </w:rPr>
        <w:t xml:space="preserve">, </w:t>
      </w:r>
      <w:r w:rsidR="000A6974">
        <w:rPr>
          <w:rFonts w:asciiTheme="majorHAnsi" w:hAnsiTheme="majorHAnsi"/>
        </w:rPr>
        <w:t xml:space="preserve">with </w:t>
      </w:r>
      <w:r w:rsidR="006C6056">
        <w:rPr>
          <w:rFonts w:asciiTheme="majorHAnsi" w:hAnsiTheme="majorHAnsi"/>
        </w:rPr>
        <w:t xml:space="preserve">actual </w:t>
      </w:r>
      <w:r w:rsidR="000A6974">
        <w:rPr>
          <w:rFonts w:asciiTheme="majorHAnsi" w:hAnsiTheme="majorHAnsi"/>
        </w:rPr>
        <w:t xml:space="preserve">area on the solar </w:t>
      </w:r>
      <w:r w:rsidR="0050161B">
        <w:rPr>
          <w:rFonts w:asciiTheme="majorHAnsi" w:hAnsiTheme="majorHAnsi"/>
        </w:rPr>
        <w:t>surface</w:t>
      </w:r>
      <w:r w:rsidR="000A6974">
        <w:rPr>
          <w:rFonts w:asciiTheme="majorHAnsi" w:hAnsiTheme="majorHAnsi"/>
        </w:rPr>
        <w:t xml:space="preserve"> of </w:t>
      </w:r>
      <w:r w:rsidR="000A6974" w:rsidRPr="00AC62C1">
        <w:rPr>
          <w:rFonts w:asciiTheme="majorHAnsi" w:hAnsiTheme="majorHAnsi"/>
          <w:i/>
        </w:rPr>
        <w:t>A</w:t>
      </w:r>
      <w:r w:rsidR="000A6974" w:rsidRPr="00AC62C1">
        <w:rPr>
          <w:rFonts w:asciiTheme="majorHAnsi" w:hAnsiTheme="majorHAnsi"/>
          <w:i/>
          <w:vertAlign w:val="subscript"/>
        </w:rPr>
        <w:t>fac</w:t>
      </w:r>
      <w:r w:rsidR="000A6974" w:rsidRPr="00AC62C1">
        <w:rPr>
          <w:rFonts w:asciiTheme="majorHAnsi" w:hAnsiTheme="majorHAnsi"/>
          <w:i/>
        </w:rPr>
        <w:t xml:space="preserve"> </w:t>
      </w:r>
      <w:r w:rsidR="000A6974">
        <w:rPr>
          <w:rFonts w:asciiTheme="majorHAnsi" w:hAnsiTheme="majorHAnsi"/>
        </w:rPr>
        <w:t xml:space="preserve">and </w:t>
      </w:r>
      <w:r w:rsidR="000A6974" w:rsidRPr="00AC62C1">
        <w:rPr>
          <w:rFonts w:asciiTheme="majorHAnsi" w:hAnsiTheme="majorHAnsi"/>
          <w:i/>
        </w:rPr>
        <w:t>A</w:t>
      </w:r>
      <w:r w:rsidR="000A6974" w:rsidRPr="00AC62C1">
        <w:rPr>
          <w:rFonts w:asciiTheme="majorHAnsi" w:hAnsiTheme="majorHAnsi"/>
          <w:i/>
          <w:vertAlign w:val="subscript"/>
        </w:rPr>
        <w:t>spot</w:t>
      </w:r>
      <w:r w:rsidR="00AC62C1">
        <w:rPr>
          <w:rFonts w:asciiTheme="majorHAnsi" w:hAnsiTheme="majorHAnsi"/>
        </w:rPr>
        <w:t>,</w:t>
      </w:r>
      <w:r w:rsidR="000A6974">
        <w:rPr>
          <w:rFonts w:asciiTheme="majorHAnsi" w:hAnsiTheme="majorHAnsi"/>
          <w:vertAlign w:val="subscript"/>
        </w:rPr>
        <w:t xml:space="preserve"> </w:t>
      </w:r>
      <w:r>
        <w:rPr>
          <w:rFonts w:asciiTheme="majorHAnsi" w:hAnsiTheme="majorHAnsi"/>
        </w:rPr>
        <w:t xml:space="preserve">at a given time, </w:t>
      </w:r>
      <w:r w:rsidRPr="00AC62C1">
        <w:rPr>
          <w:rFonts w:asciiTheme="majorHAnsi" w:hAnsiTheme="majorHAnsi"/>
          <w:i/>
        </w:rPr>
        <w:t>t</w:t>
      </w:r>
      <w:r>
        <w:rPr>
          <w:rFonts w:asciiTheme="majorHAnsi" w:hAnsiTheme="majorHAnsi"/>
        </w:rPr>
        <w:t>, the corresponding solar irradiance is</w:t>
      </w:r>
      <w:r w:rsidR="00C17073">
        <w:rPr>
          <w:rFonts w:asciiTheme="majorHAnsi" w:hAnsiTheme="majorHAnsi"/>
        </w:rPr>
        <w:t xml:space="preserve"> (with </w:t>
      </w:r>
      <w:r w:rsidR="000A6974" w:rsidRPr="00AC62C1">
        <w:rPr>
          <w:rFonts w:asciiTheme="majorHAnsi" w:hAnsiTheme="majorHAnsi"/>
          <w:i/>
        </w:rPr>
        <w:t>A</w:t>
      </w:r>
      <w:r w:rsidR="000A6974">
        <w:rPr>
          <w:rFonts w:asciiTheme="majorHAnsi" w:hAnsiTheme="majorHAnsi"/>
        </w:rPr>
        <w:t xml:space="preserve"> = </w:t>
      </w:r>
      <m:oMath>
        <m:sSubSup>
          <m:sSubSupPr>
            <m:ctrlPr>
              <w:rPr>
                <w:rFonts w:ascii="Cambria Math" w:hAnsi="Cambria Math"/>
                <w:vertAlign w:val="subscript"/>
              </w:rPr>
            </m:ctrlPr>
          </m:sSubSupPr>
          <m:e>
            <m:r>
              <m:rPr>
                <m:sty m:val="p"/>
              </m:rPr>
              <w:rPr>
                <w:rFonts w:ascii="Cambria Math" w:hAnsi="Cambria Math"/>
                <w:vertAlign w:val="subscript"/>
              </w:rPr>
              <m:t>2πr</m:t>
            </m:r>
          </m:e>
          <m:sub>
            <m:r>
              <m:rPr>
                <m:sty m:val="p"/>
              </m:rPr>
              <w:rPr>
                <w:rFonts w:ascii="Cambria Math" w:hAnsi="Cambria Math"/>
                <w:vertAlign w:val="subscript"/>
              </w:rPr>
              <m:t>sun</m:t>
            </m:r>
          </m:sub>
          <m:sup>
            <m:r>
              <m:rPr>
                <m:sty m:val="p"/>
              </m:rPr>
              <w:rPr>
                <w:rFonts w:ascii="Cambria Math" w:hAnsi="Cambria Math"/>
                <w:vertAlign w:val="subscript"/>
              </w:rPr>
              <m:t>2</m:t>
            </m:r>
          </m:sup>
        </m:sSubSup>
      </m:oMath>
      <w:r w:rsidR="000A6974" w:rsidRPr="00974F73">
        <w:rPr>
          <w:rFonts w:asciiTheme="majorHAnsi" w:hAnsiTheme="majorHAnsi"/>
        </w:rPr>
        <w:t>d</w:t>
      </w:r>
      <w:r w:rsidR="000A6974" w:rsidRPr="00974F73">
        <w:rPr>
          <w:rFonts w:asciiTheme="majorHAnsi" w:hAnsiTheme="majorHAnsi"/>
        </w:rPr>
        <w:sym w:font="Symbol" w:char="F06D"/>
      </w:r>
      <w:r w:rsidR="000A6974" w:rsidRPr="000A6974">
        <w:rPr>
          <w:rFonts w:asciiTheme="majorHAnsi" w:hAnsiTheme="majorHAnsi"/>
        </w:rPr>
        <w:t xml:space="preserve"> </w:t>
      </w:r>
      <w:r w:rsidR="000A6974" w:rsidRPr="00BE38E8">
        <w:rPr>
          <w:rFonts w:asciiTheme="majorHAnsi" w:hAnsiTheme="majorHAnsi"/>
        </w:rPr>
        <w:t xml:space="preserve">for solar radius </w:t>
      </w:r>
      <w:r w:rsidR="000A6974" w:rsidRPr="00AC62C1">
        <w:rPr>
          <w:rFonts w:asciiTheme="majorHAnsi" w:hAnsiTheme="majorHAnsi"/>
          <w:i/>
        </w:rPr>
        <w:t>r</w:t>
      </w:r>
      <w:r w:rsidR="000A6974" w:rsidRPr="00AC62C1">
        <w:rPr>
          <w:rFonts w:asciiTheme="majorHAnsi" w:hAnsiTheme="majorHAnsi"/>
          <w:i/>
          <w:vertAlign w:val="subscript"/>
        </w:rPr>
        <w:t>sun</w:t>
      </w:r>
      <w:r w:rsidR="00977072" w:rsidRPr="00977072">
        <w:rPr>
          <w:rFonts w:asciiTheme="majorHAnsi" w:hAnsiTheme="majorHAnsi"/>
        </w:rPr>
        <w:t>)</w:t>
      </w:r>
    </w:p>
    <w:p w14:paraId="319BFC6B" w14:textId="1189E2EA" w:rsidR="00F13548" w:rsidRPr="00D4092C" w:rsidRDefault="00F13548" w:rsidP="00F13548">
      <w:pPr>
        <w:pStyle w:val="CDRGuidance"/>
        <w:rPr>
          <w:rFonts w:asciiTheme="majorHAnsi" w:hAnsiTheme="majorHAnsi"/>
          <w:i w:val="0"/>
        </w:rPr>
      </w:pPr>
      <m:oMathPara>
        <m:oMath>
          <m:r>
            <w:rPr>
              <w:rFonts w:ascii="Cambria Math" w:hAnsi="Cambria Math"/>
            </w:rPr>
            <m:t>I</m:t>
          </m:r>
          <m:d>
            <m:dPr>
              <m:ctrlPr>
                <w:rPr>
                  <w:rFonts w:ascii="Cambria Math" w:hAnsi="Cambria Math"/>
                </w:rPr>
              </m:ctrlPr>
            </m:dPr>
            <m:e>
              <m:r>
                <w:rPr>
                  <w:rFonts w:ascii="Cambria Math" w:hAnsi="Cambria Math"/>
                </w:rPr>
                <m:t>λ,t</m:t>
              </m:r>
            </m:e>
          </m:d>
          <m: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Q</m:t>
              </m:r>
            </m:sub>
          </m:sSub>
          <m:d>
            <m:dPr>
              <m:ctrlPr>
                <w:rPr>
                  <w:rFonts w:ascii="Cambria Math" w:hAnsi="Cambria Math"/>
                </w:rPr>
              </m:ctrlPr>
            </m:dPr>
            <m:e>
              <m:r>
                <w:rPr>
                  <w:rFonts w:ascii="Cambria Math" w:hAnsi="Cambria Math"/>
                </w:rPr>
                <m:t>λ</m:t>
              </m:r>
            </m:e>
          </m:d>
          <m:r>
            <w:rPr>
              <w:rFonts w:ascii="Cambria Math" w:hAnsi="Cambria Math"/>
            </w:rPr>
            <m:t xml:space="preserve">+ </m:t>
          </m:r>
          <m:f>
            <m:fPr>
              <m:ctrlPr>
                <w:rPr>
                  <w:rFonts w:ascii="Cambria Math" w:hAnsi="Cambria Math"/>
                </w:rPr>
              </m:ctrlPr>
            </m:fPr>
            <m:num>
              <m:r>
                <w:rPr>
                  <w:rFonts w:ascii="Cambria Math" w:hAnsi="Cambria Math"/>
                </w:rPr>
                <m:t>2π</m:t>
              </m:r>
              <m:sSub>
                <m:sSubPr>
                  <m:ctrlPr>
                    <w:rPr>
                      <w:rFonts w:ascii="Cambria Math" w:hAnsi="Cambria Math"/>
                    </w:rPr>
                  </m:ctrlPr>
                </m:sSubPr>
                <m:e>
                  <m:r>
                    <w:rPr>
                      <w:rFonts w:ascii="Cambria Math" w:hAnsi="Cambria Math"/>
                    </w:rPr>
                    <m:t>R</m:t>
                  </m:r>
                </m:e>
                <m:sub>
                  <m:r>
                    <w:rPr>
                      <w:rFonts w:ascii="Cambria Math" w:hAnsi="Cambria Math"/>
                    </w:rPr>
                    <m:t>Q</m:t>
                  </m:r>
                </m:sub>
              </m:sSub>
              <m:d>
                <m:dPr>
                  <m:ctrlPr>
                    <w:rPr>
                      <w:rFonts w:ascii="Cambria Math" w:hAnsi="Cambria Math"/>
                    </w:rPr>
                  </m:ctrlPr>
                </m:dPr>
                <m:e>
                  <m:r>
                    <w:rPr>
                      <w:rFonts w:ascii="Cambria Math" w:hAnsi="Cambria Math"/>
                    </w:rPr>
                    <m:t>λ,1</m:t>
                  </m:r>
                </m:e>
              </m:d>
            </m:num>
            <m:den>
              <m:sSup>
                <m:sSupPr>
                  <m:ctrlPr>
                    <w:rPr>
                      <w:rFonts w:ascii="Cambria Math" w:hAnsi="Cambria Math"/>
                    </w:rPr>
                  </m:ctrlPr>
                </m:sSupPr>
                <m:e>
                  <m:d>
                    <m:dPr>
                      <m:ctrlPr>
                        <w:rPr>
                          <w:rFonts w:ascii="Cambria Math" w:hAnsi="Cambria Math"/>
                        </w:rPr>
                      </m:ctrlPr>
                    </m:dPr>
                    <m:e>
                      <m:r>
                        <w:rPr>
                          <w:rFonts w:ascii="Cambria Math" w:hAnsi="Cambria Math"/>
                        </w:rPr>
                        <m:t>215</m:t>
                      </m:r>
                    </m:e>
                  </m:d>
                </m:e>
                <m:sup>
                  <m:r>
                    <w:rPr>
                      <w:rFonts w:ascii="Cambria Math" w:hAnsi="Cambria Math"/>
                    </w:rPr>
                    <m:t>2</m:t>
                  </m:r>
                </m:sup>
              </m:sSup>
            </m:den>
          </m:f>
          <m:r>
            <w:rPr>
              <w:rFonts w:ascii="Cambria Math" w:hAnsi="Cambria Math"/>
            </w:rPr>
            <m:t xml:space="preserve"> </m:t>
          </m:r>
          <m:nary>
            <m:naryPr>
              <m:chr m:val="∑"/>
              <m:limLoc m:val="subSup"/>
              <m:ctrlPr>
                <w:rPr>
                  <w:rFonts w:ascii="Cambria Math" w:hAnsi="Cambria Math"/>
                </w:rPr>
              </m:ctrlPr>
            </m:naryPr>
            <m:sub>
              <m:r>
                <w:rPr>
                  <w:rFonts w:ascii="Cambria Math" w:hAnsi="Cambria Math"/>
                </w:rPr>
                <m:t>1</m:t>
              </m:r>
            </m:sub>
            <m:sup>
              <m:sSub>
                <m:sSubPr>
                  <m:ctrlPr>
                    <w:rPr>
                      <w:rFonts w:ascii="Cambria Math" w:hAnsi="Cambria Math"/>
                    </w:rPr>
                  </m:ctrlPr>
                </m:sSubPr>
                <m:e>
                  <m:r>
                    <w:rPr>
                      <w:rFonts w:ascii="Cambria Math" w:hAnsi="Cambria Math"/>
                    </w:rPr>
                    <m:t>N</m:t>
                  </m:r>
                </m:e>
                <m:sub>
                  <m:r>
                    <w:rPr>
                      <w:rFonts w:ascii="Cambria Math" w:hAnsi="Cambria Math"/>
                    </w:rPr>
                    <m:t>fac</m:t>
                  </m:r>
                </m:sub>
              </m:sSub>
            </m:sup>
            <m:e>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F</m:t>
                      </m:r>
                    </m:sub>
                  </m:sSub>
                  <m:d>
                    <m:dPr>
                      <m:ctrlPr>
                        <w:rPr>
                          <w:rFonts w:ascii="Cambria Math" w:hAnsi="Cambria Math"/>
                        </w:rPr>
                      </m:ctrlPr>
                    </m:dPr>
                    <m:e>
                      <m:r>
                        <w:rPr>
                          <w:rFonts w:ascii="Cambria Math" w:hAnsi="Cambria Math"/>
                        </w:rPr>
                        <m:t>λ,μ</m:t>
                      </m:r>
                    </m:e>
                  </m:d>
                  <m:r>
                    <w:rPr>
                      <w:rFonts w:ascii="Cambria Math" w:hAnsi="Cambria Math"/>
                    </w:rPr>
                    <m:t>-1</m:t>
                  </m:r>
                </m:e>
              </m:d>
              <m:r>
                <w:rPr>
                  <w:rFonts w:ascii="Cambria Math" w:hAnsi="Cambria Math"/>
                </w:rPr>
                <m:t>L</m:t>
              </m:r>
            </m:e>
          </m:nary>
          <m:d>
            <m:dPr>
              <m:ctrlPr>
                <w:rPr>
                  <w:rFonts w:ascii="Cambria Math" w:hAnsi="Cambria Math"/>
                </w:rPr>
              </m:ctrlPr>
            </m:dPr>
            <m:e>
              <m:r>
                <w:rPr>
                  <w:rFonts w:ascii="Cambria Math" w:hAnsi="Cambria Math"/>
                </w:rPr>
                <m:t>λ,μ</m:t>
              </m:r>
            </m:e>
          </m:d>
          <m:r>
            <w:rPr>
              <w:rFonts w:ascii="Cambria Math" w:hAnsi="Cambria Math"/>
            </w:rPr>
            <m:t>μ</m:t>
          </m:r>
          <m:f>
            <m:fPr>
              <m:ctrlPr>
                <w:rPr>
                  <w:rFonts w:ascii="Cambria Math" w:hAnsi="Cambria Math"/>
                </w:rPr>
              </m:ctrlPr>
            </m:fPr>
            <m:num>
              <m:sSub>
                <m:sSubPr>
                  <m:ctrlPr>
                    <w:rPr>
                      <w:rFonts w:ascii="Cambria Math" w:hAnsi="Cambria Math"/>
                    </w:rPr>
                  </m:ctrlPr>
                </m:sSubPr>
                <m:e>
                  <m:r>
                    <w:rPr>
                      <w:rFonts w:ascii="Cambria Math" w:hAnsi="Cambria Math"/>
                    </w:rPr>
                    <m:t>A</m:t>
                  </m:r>
                </m:e>
                <m:sub>
                  <m:r>
                    <w:rPr>
                      <w:rFonts w:ascii="Cambria Math" w:hAnsi="Cambria Math"/>
                    </w:rPr>
                    <m:t>fac</m:t>
                  </m:r>
                </m:sub>
              </m:sSub>
            </m:num>
            <m:den>
              <m:sSubSup>
                <m:sSubSupPr>
                  <m:ctrlPr>
                    <w:rPr>
                      <w:rFonts w:ascii="Cambria Math" w:hAnsi="Cambria Math"/>
                      <w:vertAlign w:val="subscript"/>
                    </w:rPr>
                  </m:ctrlPr>
                </m:sSubSupPr>
                <m:e>
                  <m:r>
                    <w:rPr>
                      <w:rFonts w:ascii="Cambria Math" w:hAnsi="Cambria Math"/>
                      <w:vertAlign w:val="subscript"/>
                    </w:rPr>
                    <m:t>2πr</m:t>
                  </m:r>
                </m:e>
                <m:sub>
                  <m:r>
                    <w:rPr>
                      <w:rFonts w:ascii="Cambria Math" w:hAnsi="Cambria Math"/>
                      <w:vertAlign w:val="subscript"/>
                    </w:rPr>
                    <m:t>sun</m:t>
                  </m:r>
                </m:sub>
                <m:sup>
                  <m:r>
                    <w:rPr>
                      <w:rFonts w:ascii="Cambria Math" w:hAnsi="Cambria Math"/>
                      <w:vertAlign w:val="subscript"/>
                    </w:rPr>
                    <m:t>2</m:t>
                  </m:r>
                </m:sup>
              </m:sSubSup>
            </m:den>
          </m:f>
          <m:r>
            <w:rPr>
              <w:rFonts w:ascii="Cambria Math" w:hAnsi="Cambria Math"/>
            </w:rPr>
            <m:t xml:space="preserve">+  </m:t>
          </m:r>
          <m:f>
            <m:fPr>
              <m:ctrlPr>
                <w:rPr>
                  <w:rFonts w:ascii="Cambria Math" w:hAnsi="Cambria Math"/>
                </w:rPr>
              </m:ctrlPr>
            </m:fPr>
            <m:num>
              <m:r>
                <w:rPr>
                  <w:rFonts w:ascii="Cambria Math" w:hAnsi="Cambria Math"/>
                </w:rPr>
                <m:t>2π</m:t>
              </m:r>
              <m:sSub>
                <m:sSubPr>
                  <m:ctrlPr>
                    <w:rPr>
                      <w:rFonts w:ascii="Cambria Math" w:hAnsi="Cambria Math"/>
                    </w:rPr>
                  </m:ctrlPr>
                </m:sSubPr>
                <m:e>
                  <m:r>
                    <w:rPr>
                      <w:rFonts w:ascii="Cambria Math" w:hAnsi="Cambria Math"/>
                    </w:rPr>
                    <m:t>R</m:t>
                  </m:r>
                </m:e>
                <m:sub>
                  <m:r>
                    <w:rPr>
                      <w:rFonts w:ascii="Cambria Math" w:hAnsi="Cambria Math"/>
                    </w:rPr>
                    <m:t>Q</m:t>
                  </m:r>
                </m:sub>
              </m:sSub>
              <m:d>
                <m:dPr>
                  <m:ctrlPr>
                    <w:rPr>
                      <w:rFonts w:ascii="Cambria Math" w:hAnsi="Cambria Math"/>
                    </w:rPr>
                  </m:ctrlPr>
                </m:dPr>
                <m:e>
                  <m:r>
                    <w:rPr>
                      <w:rFonts w:ascii="Cambria Math" w:hAnsi="Cambria Math"/>
                    </w:rPr>
                    <m:t>λ,1</m:t>
                  </m:r>
                </m:e>
              </m:d>
            </m:num>
            <m:den>
              <m:sSup>
                <m:sSupPr>
                  <m:ctrlPr>
                    <w:rPr>
                      <w:rFonts w:ascii="Cambria Math" w:hAnsi="Cambria Math"/>
                    </w:rPr>
                  </m:ctrlPr>
                </m:sSupPr>
                <m:e>
                  <m:d>
                    <m:dPr>
                      <m:ctrlPr>
                        <w:rPr>
                          <w:rFonts w:ascii="Cambria Math" w:hAnsi="Cambria Math"/>
                        </w:rPr>
                      </m:ctrlPr>
                    </m:dPr>
                    <m:e>
                      <m:r>
                        <w:rPr>
                          <w:rFonts w:ascii="Cambria Math" w:hAnsi="Cambria Math"/>
                        </w:rPr>
                        <m:t>215</m:t>
                      </m:r>
                    </m:e>
                  </m:d>
                </m:e>
                <m:sup>
                  <m:r>
                    <w:rPr>
                      <w:rFonts w:ascii="Cambria Math" w:hAnsi="Cambria Math"/>
                    </w:rPr>
                    <m:t>2</m:t>
                  </m:r>
                </m:sup>
              </m:sSup>
            </m:den>
          </m:f>
          <m:r>
            <w:rPr>
              <w:rFonts w:ascii="Cambria Math" w:hAnsi="Cambria Math"/>
            </w:rPr>
            <m:t xml:space="preserve"> </m:t>
          </m:r>
          <m:nary>
            <m:naryPr>
              <m:chr m:val="∑"/>
              <m:limLoc m:val="subSup"/>
              <m:ctrlPr>
                <w:rPr>
                  <w:rFonts w:ascii="Cambria Math" w:hAnsi="Cambria Math"/>
                </w:rPr>
              </m:ctrlPr>
            </m:naryPr>
            <m:sub>
              <m:r>
                <w:rPr>
                  <w:rFonts w:ascii="Cambria Math" w:hAnsi="Cambria Math"/>
                </w:rPr>
                <m:t>1</m:t>
              </m:r>
            </m:sub>
            <m:sup>
              <m:sSub>
                <m:sSubPr>
                  <m:ctrlPr>
                    <w:rPr>
                      <w:rFonts w:ascii="Cambria Math" w:hAnsi="Cambria Math"/>
                    </w:rPr>
                  </m:ctrlPr>
                </m:sSubPr>
                <m:e>
                  <m:r>
                    <w:rPr>
                      <w:rFonts w:ascii="Cambria Math" w:hAnsi="Cambria Math"/>
                    </w:rPr>
                    <m:t>N</m:t>
                  </m:r>
                </m:e>
                <m:sub>
                  <m:r>
                    <w:rPr>
                      <w:rFonts w:ascii="Cambria Math" w:hAnsi="Cambria Math"/>
                    </w:rPr>
                    <m:t>spot</m:t>
                  </m:r>
                </m:sub>
              </m:sSub>
            </m:sup>
            <m:e>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S</m:t>
                      </m:r>
                    </m:sub>
                  </m:sSub>
                  <m:d>
                    <m:dPr>
                      <m:ctrlPr>
                        <w:rPr>
                          <w:rFonts w:ascii="Cambria Math" w:hAnsi="Cambria Math"/>
                        </w:rPr>
                      </m:ctrlPr>
                    </m:dPr>
                    <m:e>
                      <m:r>
                        <w:rPr>
                          <w:rFonts w:ascii="Cambria Math" w:hAnsi="Cambria Math"/>
                        </w:rPr>
                        <m:t>λ,μ</m:t>
                      </m:r>
                    </m:e>
                  </m:d>
                  <m:r>
                    <w:rPr>
                      <w:rFonts w:ascii="Cambria Math" w:hAnsi="Cambria Math"/>
                    </w:rPr>
                    <m:t>-1</m:t>
                  </m:r>
                </m:e>
              </m:d>
              <m:r>
                <w:rPr>
                  <w:rFonts w:ascii="Cambria Math" w:hAnsi="Cambria Math"/>
                </w:rPr>
                <m:t>L</m:t>
              </m:r>
            </m:e>
          </m:nary>
          <m:d>
            <m:dPr>
              <m:ctrlPr>
                <w:rPr>
                  <w:rFonts w:ascii="Cambria Math" w:hAnsi="Cambria Math"/>
                </w:rPr>
              </m:ctrlPr>
            </m:dPr>
            <m:e>
              <m:r>
                <w:rPr>
                  <w:rFonts w:ascii="Cambria Math" w:hAnsi="Cambria Math"/>
                </w:rPr>
                <m:t>λ,μ</m:t>
              </m:r>
            </m:e>
          </m:d>
          <m:r>
            <w:rPr>
              <w:rFonts w:ascii="Cambria Math" w:hAnsi="Cambria Math"/>
            </w:rPr>
            <m:t>μ</m:t>
          </m:r>
          <m:f>
            <m:fPr>
              <m:ctrlPr>
                <w:rPr>
                  <w:rFonts w:ascii="Cambria Math" w:hAnsi="Cambria Math"/>
                </w:rPr>
              </m:ctrlPr>
            </m:fPr>
            <m:num>
              <m:sSub>
                <m:sSubPr>
                  <m:ctrlPr>
                    <w:rPr>
                      <w:rFonts w:ascii="Cambria Math" w:hAnsi="Cambria Math"/>
                    </w:rPr>
                  </m:ctrlPr>
                </m:sSubPr>
                <m:e>
                  <m:r>
                    <w:rPr>
                      <w:rFonts w:ascii="Cambria Math" w:hAnsi="Cambria Math"/>
                    </w:rPr>
                    <m:t>A</m:t>
                  </m:r>
                </m:e>
                <m:sub>
                  <m:r>
                    <w:rPr>
                      <w:rFonts w:ascii="Cambria Math" w:hAnsi="Cambria Math"/>
                    </w:rPr>
                    <m:t>spot</m:t>
                  </m:r>
                </m:sub>
              </m:sSub>
            </m:num>
            <m:den>
              <m:sSubSup>
                <m:sSubSupPr>
                  <m:ctrlPr>
                    <w:rPr>
                      <w:rFonts w:ascii="Cambria Math" w:hAnsi="Cambria Math"/>
                      <w:vertAlign w:val="subscript"/>
                    </w:rPr>
                  </m:ctrlPr>
                </m:sSubSupPr>
                <m:e>
                  <m:r>
                    <w:rPr>
                      <w:rFonts w:ascii="Cambria Math" w:hAnsi="Cambria Math"/>
                      <w:vertAlign w:val="subscript"/>
                    </w:rPr>
                    <m:t>2πr</m:t>
                  </m:r>
                </m:e>
                <m:sub>
                  <m:r>
                    <w:rPr>
                      <w:rFonts w:ascii="Cambria Math" w:hAnsi="Cambria Math"/>
                      <w:vertAlign w:val="subscript"/>
                    </w:rPr>
                    <m:t>sun</m:t>
                  </m:r>
                </m:sub>
                <m:sup>
                  <m:r>
                    <w:rPr>
                      <w:rFonts w:ascii="Cambria Math" w:hAnsi="Cambria Math"/>
                      <w:vertAlign w:val="subscript"/>
                    </w:rPr>
                    <m:t>2</m:t>
                  </m:r>
                </m:sup>
              </m:sSubSup>
            </m:den>
          </m:f>
        </m:oMath>
      </m:oMathPara>
    </w:p>
    <w:p w14:paraId="61B2D1B0" w14:textId="77777777" w:rsidR="008023F3" w:rsidRPr="00D4092C" w:rsidRDefault="008023F3" w:rsidP="008023F3">
      <w:pPr>
        <w:pStyle w:val="CDRBodyText"/>
        <w:ind w:firstLine="0"/>
        <w:rPr>
          <w:rFonts w:asciiTheme="majorHAnsi" w:hAnsiTheme="majorHAnsi"/>
        </w:rPr>
      </w:pPr>
      <w:r w:rsidRPr="00D4092C">
        <w:rPr>
          <w:rFonts w:asciiTheme="majorHAnsi" w:hAnsiTheme="majorHAnsi"/>
        </w:rPr>
        <w:t xml:space="preserve">which is </w:t>
      </w:r>
      <w:r>
        <w:rPr>
          <w:rFonts w:asciiTheme="majorHAnsi" w:hAnsiTheme="majorHAnsi"/>
        </w:rPr>
        <w:t>analogous</w:t>
      </w:r>
      <w:r>
        <w:rPr>
          <w:rFonts w:asciiTheme="majorHAnsi" w:hAnsiTheme="majorHAnsi"/>
          <w:i/>
        </w:rPr>
        <w:t xml:space="preserve"> to</w:t>
      </w:r>
      <w:r w:rsidRPr="00D4092C">
        <w:rPr>
          <w:rFonts w:asciiTheme="majorHAnsi" w:hAnsiTheme="majorHAnsi"/>
        </w:rPr>
        <w:t xml:space="preserve"> </w:t>
      </w:r>
      <w:r>
        <w:rPr>
          <w:rFonts w:asciiTheme="majorHAnsi" w:hAnsiTheme="majorHAnsi"/>
        </w:rPr>
        <w:t>the basic formulation used in the Solar Irradiance Climate Data Record algorithm for the solar spectral irradiance:</w:t>
      </w:r>
    </w:p>
    <w:p w14:paraId="3750A433" w14:textId="17998306" w:rsidR="00107693" w:rsidRPr="00107693" w:rsidRDefault="00107693" w:rsidP="00107693">
      <w:pPr>
        <w:pStyle w:val="CDRGuidance"/>
        <w:rPr>
          <w:rFonts w:asciiTheme="majorHAnsi" w:hAnsiTheme="majorHAnsi"/>
          <w:i w:val="0"/>
        </w:rPr>
      </w:pPr>
      <m:oMathPara>
        <m:oMath>
          <m:r>
            <w:rPr>
              <w:rFonts w:ascii="Cambria Math" w:hAnsi="Cambria Math"/>
            </w:rPr>
            <m:t>I</m:t>
          </m:r>
          <m:d>
            <m:dPr>
              <m:ctrlPr>
                <w:rPr>
                  <w:rFonts w:ascii="Cambria Math" w:hAnsi="Cambria Math"/>
                </w:rPr>
              </m:ctrlPr>
            </m:dPr>
            <m:e>
              <m:r>
                <w:rPr>
                  <w:rFonts w:ascii="Cambria Math" w:hAnsi="Cambria Math"/>
                </w:rPr>
                <m:t>λ,t</m:t>
              </m:r>
            </m:e>
          </m:d>
          <m:r>
            <w:rPr>
              <w:rFonts w:ascii="Cambria Math" w:hAnsi="Cambria Math"/>
            </w:rPr>
            <m:t xml:space="preserve">= </m:t>
          </m:r>
          <m:sSub>
            <m:sSubPr>
              <m:ctrlPr>
                <w:rPr>
                  <w:rFonts w:ascii="Cambria Math" w:hAnsi="Cambria Math"/>
                </w:rPr>
              </m:ctrlPr>
            </m:sSubPr>
            <m:e>
              <m:r>
                <w:rPr>
                  <w:rFonts w:ascii="Cambria Math" w:hAnsi="Cambria Math"/>
                </w:rPr>
                <m:t>I</m:t>
              </m:r>
            </m:e>
            <m:sub>
              <m:r>
                <w:rPr>
                  <w:rFonts w:ascii="Cambria Math" w:hAnsi="Cambria Math"/>
                </w:rPr>
                <m:t>Q</m:t>
              </m:r>
            </m:sub>
          </m:sSub>
          <m:d>
            <m:dPr>
              <m:ctrlPr>
                <w:rPr>
                  <w:rFonts w:ascii="Cambria Math" w:hAnsi="Cambria Math"/>
                </w:rPr>
              </m:ctrlPr>
            </m:dPr>
            <m:e>
              <m:r>
                <w:rPr>
                  <w:rFonts w:ascii="Cambria Math" w:hAnsi="Cambria Math"/>
                </w:rPr>
                <m:t>λ</m:t>
              </m:r>
            </m:e>
          </m:d>
          <m: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F</m:t>
              </m:r>
            </m:sub>
          </m:sSub>
          <m:d>
            <m:dPr>
              <m:ctrlPr>
                <w:rPr>
                  <w:rFonts w:ascii="Cambria Math" w:hAnsi="Cambria Math"/>
                </w:rPr>
              </m:ctrlPr>
            </m:dPr>
            <m:e>
              <m:r>
                <w:rPr>
                  <w:rFonts w:ascii="Cambria Math" w:hAnsi="Cambria Math"/>
                </w:rPr>
                <m:t>λ,t</m:t>
              </m:r>
            </m:e>
          </m:d>
          <m:r>
            <w:rPr>
              <w:rFonts w:ascii="Cambria Math" w:hAnsi="Cambria Math"/>
            </w:rPr>
            <m:t>+ ∆</m:t>
          </m:r>
          <m:sSub>
            <m:sSubPr>
              <m:ctrlPr>
                <w:rPr>
                  <w:rFonts w:ascii="Cambria Math" w:hAnsi="Cambria Math"/>
                </w:rPr>
              </m:ctrlPr>
            </m:sSubPr>
            <m:e>
              <m:r>
                <w:rPr>
                  <w:rFonts w:ascii="Cambria Math" w:hAnsi="Cambria Math"/>
                </w:rPr>
                <m:t>I</m:t>
              </m:r>
            </m:e>
            <m:sub>
              <m:r>
                <w:rPr>
                  <w:rFonts w:ascii="Cambria Math" w:hAnsi="Cambria Math"/>
                </w:rPr>
                <m:t>S</m:t>
              </m:r>
            </m:sub>
          </m:sSub>
          <m:d>
            <m:dPr>
              <m:ctrlPr>
                <w:rPr>
                  <w:rFonts w:ascii="Cambria Math" w:hAnsi="Cambria Math"/>
                </w:rPr>
              </m:ctrlPr>
            </m:dPr>
            <m:e>
              <m:r>
                <w:rPr>
                  <w:rFonts w:ascii="Cambria Math" w:hAnsi="Cambria Math"/>
                </w:rPr>
                <m:t>λ,t</m:t>
              </m:r>
            </m:e>
          </m:d>
          <m:r>
            <w:rPr>
              <w:rFonts w:ascii="Cambria Math" w:hAnsi="Cambria Math"/>
            </w:rPr>
            <m:t xml:space="preserve"> </m:t>
          </m:r>
        </m:oMath>
      </m:oMathPara>
    </w:p>
    <w:p w14:paraId="4B9200C4" w14:textId="3B34385E" w:rsidR="00107693" w:rsidRDefault="00107693" w:rsidP="00107693">
      <w:pPr>
        <w:pStyle w:val="CDRGuidance"/>
        <w:rPr>
          <w:rFonts w:asciiTheme="majorHAnsi" w:hAnsiTheme="majorHAnsi"/>
          <w:i w:val="0"/>
        </w:rPr>
      </w:pPr>
      <w:r>
        <w:rPr>
          <w:rFonts w:asciiTheme="majorHAnsi" w:hAnsiTheme="majorHAnsi"/>
          <w:i w:val="0"/>
        </w:rPr>
        <w:t>where</w:t>
      </w:r>
    </w:p>
    <w:p w14:paraId="0123F81F" w14:textId="1124B620" w:rsidR="00E815C5" w:rsidRPr="00107693" w:rsidRDefault="00E815C5" w:rsidP="00E815C5">
      <w:pPr>
        <w:pStyle w:val="CDRGuidance"/>
        <w:jc w:val="center"/>
        <w:rPr>
          <w:rFonts w:asciiTheme="majorHAnsi" w:hAnsiTheme="majorHAnsi"/>
          <w:i w:val="0"/>
        </w:rPr>
      </w:pPr>
      <m:oMathPara>
        <m:oMath>
          <m:r>
            <w:rPr>
              <w:rFonts w:ascii="Cambria Math" w:hAnsi="Cambria Math"/>
            </w:rPr>
            <m:t>Δ</m:t>
          </m:r>
          <m:sSub>
            <m:sSubPr>
              <m:ctrlPr>
                <w:rPr>
                  <w:rFonts w:ascii="Cambria Math" w:hAnsi="Cambria Math"/>
                  <w:i w:val="0"/>
                </w:rPr>
              </m:ctrlPr>
            </m:sSubPr>
            <m:e>
              <m:r>
                <w:rPr>
                  <w:rFonts w:ascii="Cambria Math" w:hAnsi="Cambria Math"/>
                </w:rPr>
                <m:t>I</m:t>
              </m:r>
            </m:e>
            <m:sub>
              <m:r>
                <w:rPr>
                  <w:rFonts w:ascii="Cambria Math" w:hAnsi="Cambria Math"/>
                </w:rPr>
                <m:t>F</m:t>
              </m:r>
            </m:sub>
          </m:sSub>
          <m:d>
            <m:dPr>
              <m:ctrlPr>
                <w:rPr>
                  <w:rFonts w:ascii="Cambria Math" w:hAnsi="Cambria Math"/>
                </w:rPr>
              </m:ctrlPr>
            </m:dPr>
            <m:e>
              <m:r>
                <w:rPr>
                  <w:rFonts w:ascii="Cambria Math" w:hAnsi="Cambria Math"/>
                </w:rPr>
                <m:t>λ,t</m:t>
              </m:r>
            </m:e>
          </m:d>
          <m:r>
            <w:rPr>
              <w:rFonts w:ascii="Cambria Math" w:hAnsi="Cambria Math"/>
            </w:rPr>
            <m:t>=</m:t>
          </m:r>
          <m:f>
            <m:fPr>
              <m:ctrlPr>
                <w:rPr>
                  <w:rFonts w:ascii="Cambria Math" w:hAnsi="Cambria Math"/>
                </w:rPr>
              </m:ctrlPr>
            </m:fPr>
            <m:num>
              <m:r>
                <w:rPr>
                  <w:rFonts w:ascii="Cambria Math" w:hAnsi="Cambria Math"/>
                </w:rPr>
                <m:t>2π</m:t>
              </m:r>
              <m:sSub>
                <m:sSubPr>
                  <m:ctrlPr>
                    <w:rPr>
                      <w:rFonts w:ascii="Cambria Math" w:hAnsi="Cambria Math"/>
                    </w:rPr>
                  </m:ctrlPr>
                </m:sSubPr>
                <m:e>
                  <m:r>
                    <w:rPr>
                      <w:rFonts w:ascii="Cambria Math" w:hAnsi="Cambria Math"/>
                    </w:rPr>
                    <m:t>R</m:t>
                  </m:r>
                </m:e>
                <m:sub>
                  <m:r>
                    <w:rPr>
                      <w:rFonts w:ascii="Cambria Math" w:hAnsi="Cambria Math"/>
                    </w:rPr>
                    <m:t>Q</m:t>
                  </m:r>
                </m:sub>
              </m:sSub>
              <m:d>
                <m:dPr>
                  <m:ctrlPr>
                    <w:rPr>
                      <w:rFonts w:ascii="Cambria Math" w:hAnsi="Cambria Math"/>
                    </w:rPr>
                  </m:ctrlPr>
                </m:dPr>
                <m:e>
                  <m:r>
                    <w:rPr>
                      <w:rFonts w:ascii="Cambria Math" w:hAnsi="Cambria Math"/>
                    </w:rPr>
                    <m:t>λ,1</m:t>
                  </m:r>
                </m:e>
              </m:d>
            </m:num>
            <m:den>
              <m:sSup>
                <m:sSupPr>
                  <m:ctrlPr>
                    <w:rPr>
                      <w:rFonts w:ascii="Cambria Math" w:hAnsi="Cambria Math"/>
                    </w:rPr>
                  </m:ctrlPr>
                </m:sSupPr>
                <m:e>
                  <m:d>
                    <m:dPr>
                      <m:ctrlPr>
                        <w:rPr>
                          <w:rFonts w:ascii="Cambria Math" w:hAnsi="Cambria Math"/>
                        </w:rPr>
                      </m:ctrlPr>
                    </m:dPr>
                    <m:e>
                      <m:r>
                        <w:rPr>
                          <w:rFonts w:ascii="Cambria Math" w:hAnsi="Cambria Math"/>
                        </w:rPr>
                        <m:t>215</m:t>
                      </m:r>
                    </m:e>
                  </m:d>
                </m:e>
                <m:sup>
                  <m:r>
                    <w:rPr>
                      <w:rFonts w:ascii="Cambria Math" w:hAnsi="Cambria Math"/>
                    </w:rPr>
                    <m:t>2</m:t>
                  </m:r>
                </m:sup>
              </m:sSup>
            </m:den>
          </m:f>
          <m:r>
            <w:rPr>
              <w:rFonts w:ascii="Cambria Math" w:hAnsi="Cambria Math"/>
            </w:rPr>
            <m:t xml:space="preserve"> </m:t>
          </m:r>
          <m:nary>
            <m:naryPr>
              <m:chr m:val="∑"/>
              <m:limLoc m:val="subSup"/>
              <m:ctrlPr>
                <w:rPr>
                  <w:rFonts w:ascii="Cambria Math" w:hAnsi="Cambria Math"/>
                </w:rPr>
              </m:ctrlPr>
            </m:naryPr>
            <m:sub>
              <m:r>
                <w:rPr>
                  <w:rFonts w:ascii="Cambria Math" w:hAnsi="Cambria Math"/>
                </w:rPr>
                <m:t>1</m:t>
              </m:r>
            </m:sub>
            <m:sup>
              <m:sSub>
                <m:sSubPr>
                  <m:ctrlPr>
                    <w:rPr>
                      <w:rFonts w:ascii="Cambria Math" w:hAnsi="Cambria Math"/>
                    </w:rPr>
                  </m:ctrlPr>
                </m:sSubPr>
                <m:e>
                  <m:r>
                    <w:rPr>
                      <w:rFonts w:ascii="Cambria Math" w:hAnsi="Cambria Math"/>
                    </w:rPr>
                    <m:t>N</m:t>
                  </m:r>
                </m:e>
                <m:sub>
                  <m:r>
                    <w:rPr>
                      <w:rFonts w:ascii="Cambria Math" w:hAnsi="Cambria Math"/>
                    </w:rPr>
                    <m:t>fac</m:t>
                  </m:r>
                </m:sub>
              </m:sSub>
            </m:sup>
            <m:e>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F</m:t>
                      </m:r>
                    </m:sub>
                  </m:sSub>
                  <m:d>
                    <m:dPr>
                      <m:ctrlPr>
                        <w:rPr>
                          <w:rFonts w:ascii="Cambria Math" w:hAnsi="Cambria Math"/>
                        </w:rPr>
                      </m:ctrlPr>
                    </m:dPr>
                    <m:e>
                      <m:r>
                        <w:rPr>
                          <w:rFonts w:ascii="Cambria Math" w:hAnsi="Cambria Math"/>
                        </w:rPr>
                        <m:t>λ,μ</m:t>
                      </m:r>
                    </m:e>
                  </m:d>
                  <m:r>
                    <w:rPr>
                      <w:rFonts w:ascii="Cambria Math" w:hAnsi="Cambria Math"/>
                    </w:rPr>
                    <m:t>-1</m:t>
                  </m:r>
                </m:e>
              </m:d>
              <m:r>
                <w:rPr>
                  <w:rFonts w:ascii="Cambria Math" w:hAnsi="Cambria Math"/>
                </w:rPr>
                <m:t>L</m:t>
              </m:r>
            </m:e>
          </m:nary>
          <m:d>
            <m:dPr>
              <m:ctrlPr>
                <w:rPr>
                  <w:rFonts w:ascii="Cambria Math" w:hAnsi="Cambria Math"/>
                </w:rPr>
              </m:ctrlPr>
            </m:dPr>
            <m:e>
              <m:r>
                <w:rPr>
                  <w:rFonts w:ascii="Cambria Math" w:hAnsi="Cambria Math"/>
                </w:rPr>
                <m:t>λ,μ</m:t>
              </m:r>
            </m:e>
          </m:d>
          <m:r>
            <w:rPr>
              <w:rFonts w:ascii="Cambria Math" w:hAnsi="Cambria Math"/>
            </w:rPr>
            <m:t>μ</m:t>
          </m:r>
          <m:f>
            <m:fPr>
              <m:ctrlPr>
                <w:rPr>
                  <w:rFonts w:ascii="Cambria Math" w:hAnsi="Cambria Math"/>
                </w:rPr>
              </m:ctrlPr>
            </m:fPr>
            <m:num>
              <m:sSub>
                <m:sSubPr>
                  <m:ctrlPr>
                    <w:rPr>
                      <w:rFonts w:ascii="Cambria Math" w:hAnsi="Cambria Math"/>
                    </w:rPr>
                  </m:ctrlPr>
                </m:sSubPr>
                <m:e>
                  <m:r>
                    <w:rPr>
                      <w:rFonts w:ascii="Cambria Math" w:hAnsi="Cambria Math"/>
                    </w:rPr>
                    <m:t>A</m:t>
                  </m:r>
                </m:e>
                <m:sub>
                  <m:r>
                    <w:rPr>
                      <w:rFonts w:ascii="Cambria Math" w:hAnsi="Cambria Math"/>
                    </w:rPr>
                    <m:t>fac</m:t>
                  </m:r>
                </m:sub>
              </m:sSub>
            </m:num>
            <m:den>
              <m:sSubSup>
                <m:sSubSupPr>
                  <m:ctrlPr>
                    <w:rPr>
                      <w:rFonts w:ascii="Cambria Math" w:hAnsi="Cambria Math"/>
                      <w:vertAlign w:val="subscript"/>
                    </w:rPr>
                  </m:ctrlPr>
                </m:sSubSupPr>
                <m:e>
                  <m:r>
                    <w:rPr>
                      <w:rFonts w:ascii="Cambria Math" w:hAnsi="Cambria Math"/>
                      <w:vertAlign w:val="subscript"/>
                    </w:rPr>
                    <m:t>2πr</m:t>
                  </m:r>
                </m:e>
                <m:sub>
                  <m:r>
                    <w:rPr>
                      <w:rFonts w:ascii="Cambria Math" w:hAnsi="Cambria Math"/>
                      <w:vertAlign w:val="subscript"/>
                    </w:rPr>
                    <m:t>sun</m:t>
                  </m:r>
                </m:sub>
                <m:sup>
                  <m:r>
                    <w:rPr>
                      <w:rFonts w:ascii="Cambria Math" w:hAnsi="Cambria Math"/>
                      <w:vertAlign w:val="subscript"/>
                    </w:rPr>
                    <m:t>2</m:t>
                  </m:r>
                </m:sup>
              </m:sSubSup>
            </m:den>
          </m:f>
        </m:oMath>
      </m:oMathPara>
    </w:p>
    <w:p w14:paraId="4FA00475" w14:textId="61C91780" w:rsidR="00CB6CC5" w:rsidRPr="0033409B" w:rsidRDefault="00107693" w:rsidP="00CB6CC5">
      <w:pPr>
        <w:pStyle w:val="CDRGuidance"/>
        <w:jc w:val="center"/>
        <w:rPr>
          <w:rFonts w:asciiTheme="majorHAnsi" w:hAnsiTheme="majorHAnsi"/>
          <w:i w:val="0"/>
        </w:rPr>
      </w:pPr>
      <m:oMathPara>
        <m:oMath>
          <m:r>
            <w:rPr>
              <w:rFonts w:ascii="Cambria Math" w:hAnsi="Cambria Math"/>
            </w:rPr>
            <m:t>Δ</m:t>
          </m:r>
          <m:sSub>
            <m:sSubPr>
              <m:ctrlPr>
                <w:rPr>
                  <w:rFonts w:ascii="Cambria Math" w:hAnsi="Cambria Math"/>
                  <w:i w:val="0"/>
                </w:rPr>
              </m:ctrlPr>
            </m:sSubPr>
            <m:e>
              <m:r>
                <w:rPr>
                  <w:rFonts w:ascii="Cambria Math" w:hAnsi="Cambria Math"/>
                </w:rPr>
                <m:t>I</m:t>
              </m:r>
            </m:e>
            <m:sub>
              <m:r>
                <w:rPr>
                  <w:rFonts w:ascii="Cambria Math" w:hAnsi="Cambria Math"/>
                </w:rPr>
                <m:t>S</m:t>
              </m:r>
            </m:sub>
          </m:sSub>
          <m:d>
            <m:dPr>
              <m:ctrlPr>
                <w:rPr>
                  <w:rFonts w:ascii="Cambria Math" w:hAnsi="Cambria Math"/>
                </w:rPr>
              </m:ctrlPr>
            </m:dPr>
            <m:e>
              <m:r>
                <w:rPr>
                  <w:rFonts w:ascii="Cambria Math" w:hAnsi="Cambria Math"/>
                </w:rPr>
                <m:t>λ,t</m:t>
              </m:r>
            </m:e>
          </m:d>
          <m:r>
            <w:rPr>
              <w:rFonts w:ascii="Cambria Math" w:hAnsi="Cambria Math"/>
            </w:rPr>
            <m:t>=</m:t>
          </m:r>
          <m:f>
            <m:fPr>
              <m:ctrlPr>
                <w:rPr>
                  <w:rFonts w:ascii="Cambria Math" w:hAnsi="Cambria Math"/>
                </w:rPr>
              </m:ctrlPr>
            </m:fPr>
            <m:num>
              <m:r>
                <w:rPr>
                  <w:rFonts w:ascii="Cambria Math" w:hAnsi="Cambria Math"/>
                </w:rPr>
                <m:t>2π</m:t>
              </m:r>
              <m:sSub>
                <m:sSubPr>
                  <m:ctrlPr>
                    <w:rPr>
                      <w:rFonts w:ascii="Cambria Math" w:hAnsi="Cambria Math"/>
                    </w:rPr>
                  </m:ctrlPr>
                </m:sSubPr>
                <m:e>
                  <m:r>
                    <w:rPr>
                      <w:rFonts w:ascii="Cambria Math" w:hAnsi="Cambria Math"/>
                    </w:rPr>
                    <m:t>R</m:t>
                  </m:r>
                </m:e>
                <m:sub>
                  <m:r>
                    <w:rPr>
                      <w:rFonts w:ascii="Cambria Math" w:hAnsi="Cambria Math"/>
                    </w:rPr>
                    <m:t>Q</m:t>
                  </m:r>
                </m:sub>
              </m:sSub>
              <m:d>
                <m:dPr>
                  <m:ctrlPr>
                    <w:rPr>
                      <w:rFonts w:ascii="Cambria Math" w:hAnsi="Cambria Math"/>
                    </w:rPr>
                  </m:ctrlPr>
                </m:dPr>
                <m:e>
                  <m:r>
                    <w:rPr>
                      <w:rFonts w:ascii="Cambria Math" w:hAnsi="Cambria Math"/>
                    </w:rPr>
                    <m:t>λ,1</m:t>
                  </m:r>
                </m:e>
              </m:d>
            </m:num>
            <m:den>
              <m:sSup>
                <m:sSupPr>
                  <m:ctrlPr>
                    <w:rPr>
                      <w:rFonts w:ascii="Cambria Math" w:hAnsi="Cambria Math"/>
                    </w:rPr>
                  </m:ctrlPr>
                </m:sSupPr>
                <m:e>
                  <m:d>
                    <m:dPr>
                      <m:ctrlPr>
                        <w:rPr>
                          <w:rFonts w:ascii="Cambria Math" w:hAnsi="Cambria Math"/>
                        </w:rPr>
                      </m:ctrlPr>
                    </m:dPr>
                    <m:e>
                      <m:r>
                        <w:rPr>
                          <w:rFonts w:ascii="Cambria Math" w:hAnsi="Cambria Math"/>
                        </w:rPr>
                        <m:t>215</m:t>
                      </m:r>
                    </m:e>
                  </m:d>
                </m:e>
                <m:sup>
                  <m:r>
                    <w:rPr>
                      <w:rFonts w:ascii="Cambria Math" w:hAnsi="Cambria Math"/>
                    </w:rPr>
                    <m:t>2</m:t>
                  </m:r>
                </m:sup>
              </m:sSup>
            </m:den>
          </m:f>
          <m:r>
            <w:rPr>
              <w:rFonts w:ascii="Cambria Math" w:hAnsi="Cambria Math"/>
            </w:rPr>
            <m:t xml:space="preserve"> </m:t>
          </m:r>
          <m:nary>
            <m:naryPr>
              <m:chr m:val="∑"/>
              <m:limLoc m:val="subSup"/>
              <m:ctrlPr>
                <w:rPr>
                  <w:rFonts w:ascii="Cambria Math" w:hAnsi="Cambria Math"/>
                </w:rPr>
              </m:ctrlPr>
            </m:naryPr>
            <m:sub>
              <m:r>
                <w:rPr>
                  <w:rFonts w:ascii="Cambria Math" w:hAnsi="Cambria Math"/>
                </w:rPr>
                <m:t>1</m:t>
              </m:r>
            </m:sub>
            <m:sup>
              <m:sSub>
                <m:sSubPr>
                  <m:ctrlPr>
                    <w:rPr>
                      <w:rFonts w:ascii="Cambria Math" w:hAnsi="Cambria Math"/>
                    </w:rPr>
                  </m:ctrlPr>
                </m:sSubPr>
                <m:e>
                  <m:r>
                    <w:rPr>
                      <w:rFonts w:ascii="Cambria Math" w:hAnsi="Cambria Math"/>
                    </w:rPr>
                    <m:t>N</m:t>
                  </m:r>
                </m:e>
                <m:sub>
                  <m:r>
                    <w:rPr>
                      <w:rFonts w:ascii="Cambria Math" w:hAnsi="Cambria Math"/>
                    </w:rPr>
                    <m:t>spot</m:t>
                  </m:r>
                </m:sub>
              </m:sSub>
            </m:sup>
            <m:e>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S</m:t>
                      </m:r>
                    </m:sub>
                  </m:sSub>
                  <m:d>
                    <m:dPr>
                      <m:ctrlPr>
                        <w:rPr>
                          <w:rFonts w:ascii="Cambria Math" w:hAnsi="Cambria Math"/>
                        </w:rPr>
                      </m:ctrlPr>
                    </m:dPr>
                    <m:e>
                      <m:r>
                        <w:rPr>
                          <w:rFonts w:ascii="Cambria Math" w:hAnsi="Cambria Math"/>
                        </w:rPr>
                        <m:t>λ,μ</m:t>
                      </m:r>
                    </m:e>
                  </m:d>
                  <m:r>
                    <w:rPr>
                      <w:rFonts w:ascii="Cambria Math" w:hAnsi="Cambria Math"/>
                    </w:rPr>
                    <m:t>-1</m:t>
                  </m:r>
                </m:e>
              </m:d>
              <m:r>
                <w:rPr>
                  <w:rFonts w:ascii="Cambria Math" w:hAnsi="Cambria Math"/>
                </w:rPr>
                <m:t>L</m:t>
              </m:r>
            </m:e>
          </m:nary>
          <m:d>
            <m:dPr>
              <m:ctrlPr>
                <w:rPr>
                  <w:rFonts w:ascii="Cambria Math" w:hAnsi="Cambria Math"/>
                </w:rPr>
              </m:ctrlPr>
            </m:dPr>
            <m:e>
              <m:r>
                <w:rPr>
                  <w:rFonts w:ascii="Cambria Math" w:hAnsi="Cambria Math"/>
                </w:rPr>
                <m:t>λ,μ</m:t>
              </m:r>
            </m:e>
          </m:d>
          <m:r>
            <w:rPr>
              <w:rFonts w:ascii="Cambria Math" w:hAnsi="Cambria Math"/>
            </w:rPr>
            <m:t>μ</m:t>
          </m:r>
          <m:f>
            <m:fPr>
              <m:ctrlPr>
                <w:rPr>
                  <w:rFonts w:ascii="Cambria Math" w:hAnsi="Cambria Math"/>
                </w:rPr>
              </m:ctrlPr>
            </m:fPr>
            <m:num>
              <m:sSub>
                <m:sSubPr>
                  <m:ctrlPr>
                    <w:rPr>
                      <w:rFonts w:ascii="Cambria Math" w:hAnsi="Cambria Math"/>
                    </w:rPr>
                  </m:ctrlPr>
                </m:sSubPr>
                <m:e>
                  <m:r>
                    <w:rPr>
                      <w:rFonts w:ascii="Cambria Math" w:hAnsi="Cambria Math"/>
                    </w:rPr>
                    <m:t>A</m:t>
                  </m:r>
                </m:e>
                <m:sub>
                  <m:r>
                    <w:rPr>
                      <w:rFonts w:ascii="Cambria Math" w:hAnsi="Cambria Math"/>
                    </w:rPr>
                    <m:t>spot</m:t>
                  </m:r>
                </m:sub>
              </m:sSub>
            </m:num>
            <m:den>
              <m:sSubSup>
                <m:sSubSupPr>
                  <m:ctrlPr>
                    <w:rPr>
                      <w:rFonts w:ascii="Cambria Math" w:hAnsi="Cambria Math"/>
                      <w:vertAlign w:val="subscript"/>
                    </w:rPr>
                  </m:ctrlPr>
                </m:sSubSupPr>
                <m:e>
                  <m:r>
                    <w:rPr>
                      <w:rFonts w:ascii="Cambria Math" w:hAnsi="Cambria Math"/>
                      <w:vertAlign w:val="subscript"/>
                    </w:rPr>
                    <m:t>2πr</m:t>
                  </m:r>
                </m:e>
                <m:sub>
                  <m:r>
                    <w:rPr>
                      <w:rFonts w:ascii="Cambria Math" w:hAnsi="Cambria Math"/>
                      <w:vertAlign w:val="subscript"/>
                    </w:rPr>
                    <m:t>sun</m:t>
                  </m:r>
                </m:sub>
                <m:sup>
                  <m:r>
                    <w:rPr>
                      <w:rFonts w:ascii="Cambria Math" w:hAnsi="Cambria Math"/>
                      <w:vertAlign w:val="subscript"/>
                    </w:rPr>
                    <m:t>2</m:t>
                  </m:r>
                </m:sup>
              </m:sSubSup>
            </m:den>
          </m:f>
        </m:oMath>
      </m:oMathPara>
    </w:p>
    <w:p w14:paraId="630A1414" w14:textId="77777777" w:rsidR="00C506E9" w:rsidRPr="00107693" w:rsidRDefault="0033409B" w:rsidP="00C506E9">
      <w:pPr>
        <w:pStyle w:val="CDRGuidance"/>
        <w:rPr>
          <w:rFonts w:asciiTheme="majorHAnsi" w:hAnsiTheme="majorHAnsi"/>
          <w:i w:val="0"/>
        </w:rPr>
      </w:pPr>
      <w:r w:rsidRPr="0033409B">
        <w:rPr>
          <w:rFonts w:asciiTheme="majorHAnsi" w:hAnsiTheme="majorHAnsi"/>
          <w:i w:val="0"/>
        </w:rPr>
        <w:t>The corresponding total solar irradiance is</w:t>
      </w:r>
    </w:p>
    <w:p w14:paraId="14B12E44" w14:textId="77777777" w:rsidR="00C506E9" w:rsidRPr="00DE3EC2" w:rsidRDefault="00C506E9" w:rsidP="00C506E9">
      <w:pPr>
        <w:pStyle w:val="CDRGuidance"/>
        <w:rPr>
          <w:rFonts w:asciiTheme="majorHAnsi" w:hAnsiTheme="majorHAnsi"/>
          <w:i w:val="0"/>
        </w:rPr>
      </w:pPr>
      <m:oMathPara>
        <m:oMath>
          <m:r>
            <w:rPr>
              <w:rFonts w:ascii="Cambria Math" w:hAnsi="Cambria Math"/>
            </w:rPr>
            <m:t>T</m:t>
          </m:r>
          <m:d>
            <m:dPr>
              <m:ctrlPr>
                <w:rPr>
                  <w:rFonts w:ascii="Cambria Math" w:hAnsi="Cambria Math"/>
                </w:rPr>
              </m:ctrlPr>
            </m:dPr>
            <m:e>
              <m:r>
                <w:rPr>
                  <w:rFonts w:ascii="Cambria Math" w:hAnsi="Cambria Math"/>
                </w:rPr>
                <m:t>t</m:t>
              </m:r>
            </m:e>
          </m:d>
          <m:r>
            <w:rPr>
              <w:rFonts w:ascii="Cambria Math" w:hAnsi="Cambria Math"/>
            </w:rPr>
            <m:t xml:space="preserve">= </m:t>
          </m:r>
          <m:nary>
            <m:naryPr>
              <m:limLoc m:val="subSup"/>
              <m:ctrlPr>
                <w:rPr>
                  <w:rFonts w:ascii="Cambria Math" w:hAnsi="Cambria Math"/>
                </w:rPr>
              </m:ctrlPr>
            </m:naryPr>
            <m:sub>
              <m:sSub>
                <m:sSubPr>
                  <m:ctrlPr>
                    <w:rPr>
                      <w:rFonts w:ascii="Cambria Math" w:hAnsi="Cambria Math"/>
                    </w:rPr>
                  </m:ctrlPr>
                </m:sSubPr>
                <m:e>
                  <m:r>
                    <w:rPr>
                      <w:rFonts w:ascii="Cambria Math" w:hAnsi="Cambria Math"/>
                    </w:rPr>
                    <m:t>λ</m:t>
                  </m:r>
                </m:e>
                <m:sub>
                  <m:r>
                    <w:rPr>
                      <w:rFonts w:ascii="Cambria Math" w:hAnsi="Cambria Math"/>
                    </w:rPr>
                    <m:t>0</m:t>
                  </m:r>
                </m:sub>
              </m:sSub>
            </m:sub>
            <m:sup>
              <m:sSub>
                <m:sSubPr>
                  <m:ctrlPr>
                    <w:rPr>
                      <w:rFonts w:ascii="Cambria Math" w:hAnsi="Cambria Math"/>
                    </w:rPr>
                  </m:ctrlPr>
                </m:sSubPr>
                <m:e>
                  <m:r>
                    <w:rPr>
                      <w:rFonts w:ascii="Cambria Math" w:hAnsi="Cambria Math"/>
                    </w:rPr>
                    <m:t>λ</m:t>
                  </m:r>
                </m:e>
                <m:sub>
                  <m:r>
                    <w:rPr>
                      <w:rFonts w:ascii="Cambria Math" w:hAnsi="Cambria Math"/>
                    </w:rPr>
                    <m:t>∞</m:t>
                  </m:r>
                </m:sub>
              </m:sSub>
            </m:sup>
            <m:e>
              <m:sSub>
                <m:sSubPr>
                  <m:ctrlPr>
                    <w:rPr>
                      <w:rFonts w:ascii="Cambria Math" w:hAnsi="Cambria Math"/>
                    </w:rPr>
                  </m:ctrlPr>
                </m:sSubPr>
                <m:e>
                  <m:r>
                    <w:rPr>
                      <w:rFonts w:ascii="Cambria Math" w:hAnsi="Cambria Math"/>
                    </w:rPr>
                    <m:t>I</m:t>
                  </m:r>
                </m:e>
                <m:sub>
                  <m:r>
                    <w:rPr>
                      <w:rFonts w:ascii="Cambria Math" w:hAnsi="Cambria Math"/>
                    </w:rPr>
                    <m:t>Q</m:t>
                  </m:r>
                </m:sub>
              </m:sSub>
              <m:d>
                <m:dPr>
                  <m:ctrlPr>
                    <w:rPr>
                      <w:rFonts w:ascii="Cambria Math" w:hAnsi="Cambria Math"/>
                    </w:rPr>
                  </m:ctrlPr>
                </m:dPr>
                <m:e>
                  <m:r>
                    <w:rPr>
                      <w:rFonts w:ascii="Cambria Math" w:hAnsi="Cambria Math"/>
                    </w:rPr>
                    <m:t>λ</m:t>
                  </m:r>
                </m:e>
              </m:d>
            </m:e>
          </m:nary>
          <m:r>
            <w:rPr>
              <w:rFonts w:ascii="Cambria Math" w:hAnsi="Cambria Math"/>
            </w:rPr>
            <m:t>dλ</m:t>
          </m:r>
        </m:oMath>
      </m:oMathPara>
    </w:p>
    <w:p w14:paraId="6C48A8DD" w14:textId="77777777" w:rsidR="00C506E9" w:rsidRPr="00D4092C" w:rsidRDefault="00C506E9" w:rsidP="00C506E9">
      <w:pPr>
        <w:pStyle w:val="CDRGuidance"/>
        <w:rPr>
          <w:rFonts w:asciiTheme="majorHAnsi" w:hAnsiTheme="majorHAnsi"/>
          <w:i w:val="0"/>
        </w:rPr>
      </w:pPr>
      <m:oMathPara>
        <m:oMath>
          <m:r>
            <w:rPr>
              <w:rFonts w:ascii="Cambria Math" w:hAnsi="Cambria Math"/>
            </w:rPr>
            <w:lastRenderedPageBreak/>
            <m:t>T</m:t>
          </m:r>
          <m:d>
            <m:dPr>
              <m:ctrlPr>
                <w:rPr>
                  <w:rFonts w:ascii="Cambria Math" w:hAnsi="Cambria Math"/>
                </w:rPr>
              </m:ctrlPr>
            </m:dPr>
            <m:e>
              <m:r>
                <w:rPr>
                  <w:rFonts w:ascii="Cambria Math" w:hAnsi="Cambria Math"/>
                </w:rPr>
                <m:t>t</m:t>
              </m:r>
            </m:e>
          </m:d>
          <m:r>
            <w:rPr>
              <w:rFonts w:ascii="Cambria Math" w:hAnsi="Cambria Math"/>
            </w:rPr>
            <m:t>=</m:t>
          </m:r>
          <m:sSub>
            <m:sSubPr>
              <m:ctrlPr>
                <w:rPr>
                  <w:rFonts w:ascii="Cambria Math" w:hAnsi="Cambria Math"/>
                </w:rPr>
              </m:ctrlPr>
            </m:sSubPr>
            <m:e>
              <m:nary>
                <m:naryPr>
                  <m:limLoc m:val="subSup"/>
                  <m:ctrlPr>
                    <w:rPr>
                      <w:rFonts w:ascii="Cambria Math" w:hAnsi="Cambria Math"/>
                    </w:rPr>
                  </m:ctrlPr>
                </m:naryPr>
                <m:sub>
                  <m:sSub>
                    <m:sSubPr>
                      <m:ctrlPr>
                        <w:rPr>
                          <w:rFonts w:ascii="Cambria Math" w:hAnsi="Cambria Math"/>
                        </w:rPr>
                      </m:ctrlPr>
                    </m:sSubPr>
                    <m:e>
                      <m:r>
                        <w:rPr>
                          <w:rFonts w:ascii="Cambria Math" w:hAnsi="Cambria Math"/>
                        </w:rPr>
                        <m:t>λ</m:t>
                      </m:r>
                    </m:e>
                    <m:sub>
                      <m:r>
                        <w:rPr>
                          <w:rFonts w:ascii="Cambria Math" w:hAnsi="Cambria Math"/>
                        </w:rPr>
                        <m:t>0</m:t>
                      </m:r>
                    </m:sub>
                  </m:sSub>
                </m:sub>
                <m:sup>
                  <m:sSub>
                    <m:sSubPr>
                      <m:ctrlPr>
                        <w:rPr>
                          <w:rFonts w:ascii="Cambria Math" w:hAnsi="Cambria Math"/>
                        </w:rPr>
                      </m:ctrlPr>
                    </m:sSubPr>
                    <m:e>
                      <m:r>
                        <w:rPr>
                          <w:rFonts w:ascii="Cambria Math" w:hAnsi="Cambria Math"/>
                        </w:rPr>
                        <m:t>λ</m:t>
                      </m:r>
                    </m:e>
                    <m:sub>
                      <m:r>
                        <w:rPr>
                          <w:rFonts w:ascii="Cambria Math" w:hAnsi="Cambria Math"/>
                        </w:rPr>
                        <m:t>∞</m:t>
                      </m:r>
                    </m:sub>
                  </m:sSub>
                </m:sup>
                <m:e>
                  <m:sSub>
                    <m:sSubPr>
                      <m:ctrlPr>
                        <w:rPr>
                          <w:rFonts w:ascii="Cambria Math" w:hAnsi="Cambria Math"/>
                        </w:rPr>
                      </m:ctrlPr>
                    </m:sSubPr>
                    <m:e>
                      <m:r>
                        <w:rPr>
                          <w:rFonts w:ascii="Cambria Math" w:hAnsi="Cambria Math"/>
                        </w:rPr>
                        <m:t>I</m:t>
                      </m:r>
                    </m:e>
                    <m:sub>
                      <m:r>
                        <w:rPr>
                          <w:rFonts w:ascii="Cambria Math" w:hAnsi="Cambria Math"/>
                        </w:rPr>
                        <m:t>Q</m:t>
                      </m:r>
                    </m:sub>
                  </m:sSub>
                  <m:d>
                    <m:dPr>
                      <m:ctrlPr>
                        <w:rPr>
                          <w:rFonts w:ascii="Cambria Math" w:hAnsi="Cambria Math"/>
                        </w:rPr>
                      </m:ctrlPr>
                    </m:dPr>
                    <m:e>
                      <m:r>
                        <w:rPr>
                          <w:rFonts w:ascii="Cambria Math" w:hAnsi="Cambria Math"/>
                        </w:rPr>
                        <m:t>λ</m:t>
                      </m:r>
                    </m:e>
                  </m:d>
                </m:e>
              </m:nary>
              <m:r>
                <w:rPr>
                  <w:rFonts w:ascii="Cambria Math" w:hAnsi="Cambria Math"/>
                </w:rPr>
                <m:t>dλ</m:t>
              </m:r>
            </m:e>
            <m:sub>
              <m:r>
                <w:rPr>
                  <w:rFonts w:ascii="Cambria Math" w:hAnsi="Cambria Math"/>
                </w:rPr>
                <m:t xml:space="preserve"> </m:t>
              </m:r>
            </m:sub>
          </m:sSub>
          <m:r>
            <w:rPr>
              <w:rFonts w:ascii="Cambria Math" w:hAnsi="Cambria Math"/>
            </w:rPr>
            <m:t>+</m:t>
          </m:r>
          <m:nary>
            <m:naryPr>
              <m:limLoc m:val="subSup"/>
              <m:ctrlPr>
                <w:rPr>
                  <w:rFonts w:ascii="Cambria Math" w:hAnsi="Cambria Math"/>
                </w:rPr>
              </m:ctrlPr>
            </m:naryPr>
            <m:sub>
              <m:sSub>
                <m:sSubPr>
                  <m:ctrlPr>
                    <w:rPr>
                      <w:rFonts w:ascii="Cambria Math" w:hAnsi="Cambria Math"/>
                    </w:rPr>
                  </m:ctrlPr>
                </m:sSubPr>
                <m:e>
                  <m:r>
                    <w:rPr>
                      <w:rFonts w:ascii="Cambria Math" w:hAnsi="Cambria Math"/>
                    </w:rPr>
                    <m:t>λ</m:t>
                  </m:r>
                </m:e>
                <m:sub>
                  <m:r>
                    <w:rPr>
                      <w:rFonts w:ascii="Cambria Math" w:hAnsi="Cambria Math"/>
                    </w:rPr>
                    <m:t>0</m:t>
                  </m:r>
                </m:sub>
              </m:sSub>
            </m:sub>
            <m:sup>
              <m:sSub>
                <m:sSubPr>
                  <m:ctrlPr>
                    <w:rPr>
                      <w:rFonts w:ascii="Cambria Math" w:hAnsi="Cambria Math"/>
                    </w:rPr>
                  </m:ctrlPr>
                </m:sSubPr>
                <m:e>
                  <m:r>
                    <w:rPr>
                      <w:rFonts w:ascii="Cambria Math" w:hAnsi="Cambria Math"/>
                    </w:rPr>
                    <m:t>λ</m:t>
                  </m:r>
                </m:e>
                <m:sub>
                  <m:r>
                    <w:rPr>
                      <w:rFonts w:ascii="Cambria Math" w:hAnsi="Cambria Math"/>
                    </w:rPr>
                    <m:t>∞</m:t>
                  </m:r>
                </m:sub>
              </m:sSub>
            </m:sup>
            <m:e>
              <m:r>
                <w:rPr>
                  <w:rFonts w:ascii="Cambria Math" w:hAnsi="Cambria Math"/>
                </w:rPr>
                <m:t>Δ</m:t>
              </m:r>
              <m:sSub>
                <m:sSubPr>
                  <m:ctrlPr>
                    <w:rPr>
                      <w:rFonts w:ascii="Cambria Math" w:hAnsi="Cambria Math"/>
                      <w:i w:val="0"/>
                    </w:rPr>
                  </m:ctrlPr>
                </m:sSubPr>
                <m:e>
                  <m:r>
                    <w:rPr>
                      <w:rFonts w:ascii="Cambria Math" w:hAnsi="Cambria Math"/>
                    </w:rPr>
                    <m:t>I</m:t>
                  </m:r>
                </m:e>
                <m:sub>
                  <m:r>
                    <w:rPr>
                      <w:rFonts w:ascii="Cambria Math" w:hAnsi="Cambria Math"/>
                    </w:rPr>
                    <m:t>F</m:t>
                  </m:r>
                </m:sub>
              </m:sSub>
              <m:d>
                <m:dPr>
                  <m:ctrlPr>
                    <w:rPr>
                      <w:rFonts w:ascii="Cambria Math" w:hAnsi="Cambria Math"/>
                    </w:rPr>
                  </m:ctrlPr>
                </m:dPr>
                <m:e>
                  <m:r>
                    <w:rPr>
                      <w:rFonts w:ascii="Cambria Math" w:hAnsi="Cambria Math"/>
                    </w:rPr>
                    <m:t>λ,t</m:t>
                  </m:r>
                </m:e>
              </m:d>
            </m:e>
          </m:nary>
          <m:r>
            <w:rPr>
              <w:rFonts w:ascii="Cambria Math" w:hAnsi="Cambria Math"/>
            </w:rPr>
            <m:t>dλ+</m:t>
          </m:r>
          <m:sSub>
            <m:sSubPr>
              <m:ctrlPr>
                <w:rPr>
                  <w:rFonts w:ascii="Cambria Math" w:hAnsi="Cambria Math"/>
                </w:rPr>
              </m:ctrlPr>
            </m:sSubPr>
            <m:e>
              <m:nary>
                <m:naryPr>
                  <m:limLoc m:val="subSup"/>
                  <m:ctrlPr>
                    <w:rPr>
                      <w:rFonts w:ascii="Cambria Math" w:hAnsi="Cambria Math"/>
                    </w:rPr>
                  </m:ctrlPr>
                </m:naryPr>
                <m:sub>
                  <m:sSub>
                    <m:sSubPr>
                      <m:ctrlPr>
                        <w:rPr>
                          <w:rFonts w:ascii="Cambria Math" w:hAnsi="Cambria Math"/>
                        </w:rPr>
                      </m:ctrlPr>
                    </m:sSubPr>
                    <m:e>
                      <m:r>
                        <w:rPr>
                          <w:rFonts w:ascii="Cambria Math" w:hAnsi="Cambria Math"/>
                        </w:rPr>
                        <m:t>λ</m:t>
                      </m:r>
                    </m:e>
                    <m:sub>
                      <m:r>
                        <w:rPr>
                          <w:rFonts w:ascii="Cambria Math" w:hAnsi="Cambria Math"/>
                        </w:rPr>
                        <m:t>0</m:t>
                      </m:r>
                    </m:sub>
                  </m:sSub>
                </m:sub>
                <m:sup>
                  <m:sSub>
                    <m:sSubPr>
                      <m:ctrlPr>
                        <w:rPr>
                          <w:rFonts w:ascii="Cambria Math" w:hAnsi="Cambria Math"/>
                        </w:rPr>
                      </m:ctrlPr>
                    </m:sSubPr>
                    <m:e>
                      <m:r>
                        <w:rPr>
                          <w:rFonts w:ascii="Cambria Math" w:hAnsi="Cambria Math"/>
                        </w:rPr>
                        <m:t>λ</m:t>
                      </m:r>
                    </m:e>
                    <m:sub>
                      <m:r>
                        <w:rPr>
                          <w:rFonts w:ascii="Cambria Math" w:hAnsi="Cambria Math"/>
                        </w:rPr>
                        <m:t>∞</m:t>
                      </m:r>
                    </m:sub>
                  </m:sSub>
                </m:sup>
                <m:e>
                  <m:r>
                    <w:rPr>
                      <w:rFonts w:ascii="Cambria Math" w:hAnsi="Cambria Math"/>
                    </w:rPr>
                    <m:t>Δ</m:t>
                  </m:r>
                  <m:sSub>
                    <m:sSubPr>
                      <m:ctrlPr>
                        <w:rPr>
                          <w:rFonts w:ascii="Cambria Math" w:hAnsi="Cambria Math"/>
                          <w:i w:val="0"/>
                        </w:rPr>
                      </m:ctrlPr>
                    </m:sSubPr>
                    <m:e>
                      <m:r>
                        <w:rPr>
                          <w:rFonts w:ascii="Cambria Math" w:hAnsi="Cambria Math"/>
                        </w:rPr>
                        <m:t>I</m:t>
                      </m:r>
                    </m:e>
                    <m:sub>
                      <m:r>
                        <w:rPr>
                          <w:rFonts w:ascii="Cambria Math" w:hAnsi="Cambria Math"/>
                        </w:rPr>
                        <m:t>S</m:t>
                      </m:r>
                    </m:sub>
                  </m:sSub>
                  <m:d>
                    <m:dPr>
                      <m:ctrlPr>
                        <w:rPr>
                          <w:rFonts w:ascii="Cambria Math" w:hAnsi="Cambria Math"/>
                        </w:rPr>
                      </m:ctrlPr>
                    </m:dPr>
                    <m:e>
                      <m:r>
                        <w:rPr>
                          <w:rFonts w:ascii="Cambria Math" w:hAnsi="Cambria Math"/>
                        </w:rPr>
                        <m:t>λ,t</m:t>
                      </m:r>
                    </m:e>
                  </m:d>
                </m:e>
              </m:nary>
              <m:r>
                <w:rPr>
                  <w:rFonts w:ascii="Cambria Math" w:hAnsi="Cambria Math"/>
                </w:rPr>
                <m:t>dλ</m:t>
              </m:r>
            </m:e>
            <m:sub>
              <m:r>
                <w:rPr>
                  <w:rFonts w:ascii="Cambria Math" w:hAnsi="Cambria Math"/>
                </w:rPr>
                <m:t xml:space="preserve"> </m:t>
              </m:r>
            </m:sub>
          </m:sSub>
          <m:r>
            <w:rPr>
              <w:rFonts w:ascii="Cambria Math" w:hAnsi="Cambria Math"/>
            </w:rPr>
            <m:t xml:space="preserve">   </m:t>
          </m:r>
        </m:oMath>
      </m:oMathPara>
    </w:p>
    <w:p w14:paraId="691505A7" w14:textId="649C80E7" w:rsidR="004975FF" w:rsidRPr="00D4092C" w:rsidRDefault="004975FF" w:rsidP="00C506E9">
      <w:pPr>
        <w:pStyle w:val="CDRGuidance"/>
        <w:rPr>
          <w:rFonts w:asciiTheme="majorHAnsi" w:hAnsiTheme="majorHAnsi"/>
          <w:i w:val="0"/>
        </w:rPr>
      </w:pPr>
      <m:oMathPara>
        <m:oMath>
          <m:r>
            <w:rPr>
              <w:rFonts w:ascii="Cambria Math" w:hAnsi="Cambria Math"/>
            </w:rPr>
            <m:t xml:space="preserve"> </m:t>
          </m:r>
        </m:oMath>
      </m:oMathPara>
    </w:p>
    <w:p w14:paraId="27774D22" w14:textId="19B6DA44" w:rsidR="00531B13" w:rsidRPr="00D4092C" w:rsidRDefault="008023F3" w:rsidP="00531B13">
      <w:pPr>
        <w:pStyle w:val="CDRBodyText"/>
        <w:ind w:firstLine="0"/>
        <w:rPr>
          <w:rFonts w:asciiTheme="majorHAnsi" w:hAnsiTheme="majorHAnsi"/>
        </w:rPr>
      </w:pPr>
      <w:r w:rsidRPr="00D4092C">
        <w:rPr>
          <w:rFonts w:asciiTheme="majorHAnsi" w:hAnsiTheme="majorHAnsi"/>
        </w:rPr>
        <w:t xml:space="preserve">which is </w:t>
      </w:r>
      <w:r>
        <w:rPr>
          <w:rFonts w:asciiTheme="majorHAnsi" w:hAnsiTheme="majorHAnsi"/>
        </w:rPr>
        <w:t>analogous</w:t>
      </w:r>
      <w:r>
        <w:rPr>
          <w:rFonts w:asciiTheme="majorHAnsi" w:hAnsiTheme="majorHAnsi"/>
          <w:i/>
        </w:rPr>
        <w:t xml:space="preserve"> to</w:t>
      </w:r>
      <w:r w:rsidRPr="00D4092C">
        <w:rPr>
          <w:rFonts w:asciiTheme="majorHAnsi" w:hAnsiTheme="majorHAnsi"/>
        </w:rPr>
        <w:t xml:space="preserve"> </w:t>
      </w:r>
      <w:r>
        <w:rPr>
          <w:rFonts w:asciiTheme="majorHAnsi" w:hAnsiTheme="majorHAnsi"/>
        </w:rPr>
        <w:t>the basic formulation used in the Solar Irradiance Climate Data Record algorithm for the total spectral irradiance:</w:t>
      </w:r>
      <w:r w:rsidR="00531B13" w:rsidRPr="00531B13">
        <w:rPr>
          <w:rFonts w:asciiTheme="majorHAnsi" w:hAnsiTheme="majorHAnsi"/>
        </w:rPr>
        <w:t xml:space="preserve"> </w:t>
      </w:r>
    </w:p>
    <w:p w14:paraId="26D6CE58" w14:textId="77777777" w:rsidR="00531B13" w:rsidRPr="008023F3" w:rsidRDefault="00BD4413" w:rsidP="00531B13">
      <w:pPr>
        <w:pStyle w:val="CDRGuidance"/>
        <w:rPr>
          <w:i w:val="0"/>
        </w:rPr>
      </w:pPr>
      <m:oMathPara>
        <m:oMath>
          <m:sSub>
            <m:sSubPr>
              <m:ctrlPr>
                <w:rPr>
                  <w:rFonts w:ascii="Cambria Math" w:hAnsi="Cambria Math"/>
                </w:rPr>
              </m:ctrlPr>
            </m:sSubPr>
            <m:e>
              <m:r>
                <w:rPr>
                  <w:rFonts w:ascii="Cambria Math" w:hAnsi="Cambria Math"/>
                </w:rPr>
                <m:t>T</m:t>
              </m:r>
              <m:d>
                <m:dPr>
                  <m:ctrlPr>
                    <w:rPr>
                      <w:rFonts w:ascii="Cambria Math" w:hAnsi="Cambria Math"/>
                    </w:rPr>
                  </m:ctrlPr>
                </m:dPr>
                <m:e>
                  <m:r>
                    <w:rPr>
                      <w:rFonts w:ascii="Cambria Math" w:hAnsi="Cambria Math"/>
                    </w:rPr>
                    <m:t>t</m:t>
                  </m:r>
                </m:e>
              </m:d>
              <m:r>
                <w:rPr>
                  <w:rFonts w:ascii="Cambria Math" w:hAnsi="Cambria Math"/>
                </w:rPr>
                <m:t>=T</m:t>
              </m:r>
            </m:e>
            <m:sub>
              <m:r>
                <w:rPr>
                  <w:rFonts w:ascii="Cambria Math" w:hAnsi="Cambria Math"/>
                </w:rPr>
                <m:t xml:space="preserve">Q  </m:t>
              </m:r>
            </m:sub>
          </m:sSub>
          <m:r>
            <w:rPr>
              <w:rFonts w:ascii="Cambria Math" w:hAnsi="Cambria Math"/>
            </w:rPr>
            <m:t>+ ∆</m:t>
          </m:r>
          <m:sSub>
            <m:sSubPr>
              <m:ctrlPr>
                <w:rPr>
                  <w:rFonts w:ascii="Cambria Math" w:hAnsi="Cambria Math"/>
                </w:rPr>
              </m:ctrlPr>
            </m:sSubPr>
            <m:e>
              <m:r>
                <w:rPr>
                  <w:rFonts w:ascii="Cambria Math" w:hAnsi="Cambria Math"/>
                </w:rPr>
                <m:t>T</m:t>
              </m:r>
            </m:e>
            <m:sub>
              <m:r>
                <w:rPr>
                  <w:rFonts w:ascii="Cambria Math" w:hAnsi="Cambria Math"/>
                </w:rPr>
                <m:t>F</m:t>
              </m:r>
            </m:sub>
          </m:sSub>
          <m:d>
            <m:dPr>
              <m:ctrlPr>
                <w:rPr>
                  <w:rFonts w:ascii="Cambria Math" w:hAnsi="Cambria Math"/>
                </w:rPr>
              </m:ctrlPr>
            </m:dPr>
            <m:e>
              <m:r>
                <w:rPr>
                  <w:rFonts w:ascii="Cambria Math" w:hAnsi="Cambria Math"/>
                </w:rPr>
                <m:t>t</m:t>
              </m:r>
            </m:e>
          </m:d>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S</m:t>
              </m:r>
            </m:sub>
          </m:sSub>
          <m:d>
            <m:dPr>
              <m:ctrlPr>
                <w:rPr>
                  <w:rFonts w:ascii="Cambria Math" w:hAnsi="Cambria Math"/>
                </w:rPr>
              </m:ctrlPr>
            </m:dPr>
            <m:e>
              <m:r>
                <w:rPr>
                  <w:rFonts w:ascii="Cambria Math" w:hAnsi="Cambria Math"/>
                </w:rPr>
                <m:t>t</m:t>
              </m:r>
            </m:e>
          </m:d>
        </m:oMath>
      </m:oMathPara>
    </w:p>
    <w:p w14:paraId="242344D3" w14:textId="041B5422" w:rsidR="008023F3" w:rsidRPr="008023F3" w:rsidRDefault="008023F3" w:rsidP="00531B13">
      <w:pPr>
        <w:pStyle w:val="CDRBodyText"/>
        <w:ind w:firstLine="0"/>
        <w:rPr>
          <w:i/>
        </w:rPr>
      </w:pPr>
    </w:p>
    <w:p w14:paraId="11256CBB" w14:textId="77777777" w:rsidR="000204F9" w:rsidRPr="00DC76E8" w:rsidRDefault="00BD4413" w:rsidP="000204F9">
      <w:pPr>
        <w:pStyle w:val="CDRGuidance"/>
        <w:rPr>
          <w:i w:val="0"/>
        </w:rPr>
      </w:pPr>
      <m:oMathPara>
        <m:oMath>
          <m:f>
            <m:fPr>
              <m:ctrlPr>
                <w:rPr>
                  <w:rFonts w:ascii="Cambria Math" w:hAnsi="Cambria Math"/>
                </w:rPr>
              </m:ctrlPr>
            </m:fPr>
            <m:num>
              <m:r>
                <w:rPr>
                  <w:rFonts w:ascii="Cambria Math" w:hAnsi="Cambria Math"/>
                </w:rPr>
                <m:t>ΔT(t)</m:t>
              </m:r>
            </m:num>
            <m:den>
              <m:sSub>
                <m:sSubPr>
                  <m:ctrlPr>
                    <w:rPr>
                      <w:rFonts w:ascii="Cambria Math" w:hAnsi="Cambria Math"/>
                    </w:rPr>
                  </m:ctrlPr>
                </m:sSubPr>
                <m:e>
                  <m:r>
                    <w:rPr>
                      <w:rFonts w:ascii="Cambria Math" w:hAnsi="Cambria Math"/>
                    </w:rPr>
                    <m:t>T</m:t>
                  </m:r>
                </m:e>
                <m:sub>
                  <m:r>
                    <w:rPr>
                      <w:rFonts w:ascii="Cambria Math" w:hAnsi="Cambria Math"/>
                    </w:rPr>
                    <m:t>Q</m:t>
                  </m:r>
                </m:sub>
              </m:sSub>
            </m:den>
          </m:f>
          <m:r>
            <w:rPr>
              <w:rFonts w:ascii="Cambria Math" w:hAnsi="Cambria Math"/>
            </w:rPr>
            <m:t xml:space="preserve">=1+ </m:t>
          </m:r>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F</m:t>
                  </m:r>
                </m:sub>
              </m:sSub>
              <m:d>
                <m:dPr>
                  <m:ctrlPr>
                    <w:rPr>
                      <w:rFonts w:ascii="Cambria Math" w:hAnsi="Cambria Math"/>
                    </w:rPr>
                  </m:ctrlPr>
                </m:dPr>
                <m:e>
                  <m:r>
                    <w:rPr>
                      <w:rFonts w:ascii="Cambria Math" w:hAnsi="Cambria Math"/>
                    </w:rPr>
                    <m:t>t</m:t>
                  </m:r>
                </m:e>
              </m:d>
            </m:num>
            <m:den>
              <m:sSub>
                <m:sSubPr>
                  <m:ctrlPr>
                    <w:rPr>
                      <w:rFonts w:ascii="Cambria Math" w:hAnsi="Cambria Math"/>
                    </w:rPr>
                  </m:ctrlPr>
                </m:sSubPr>
                <m:e>
                  <m:r>
                    <w:rPr>
                      <w:rFonts w:ascii="Cambria Math" w:hAnsi="Cambria Math"/>
                    </w:rPr>
                    <m:t>T</m:t>
                  </m:r>
                </m:e>
                <m:sub>
                  <m:r>
                    <w:rPr>
                      <w:rFonts w:ascii="Cambria Math" w:hAnsi="Cambria Math"/>
                    </w:rPr>
                    <m:t>Q</m:t>
                  </m:r>
                </m:sub>
              </m:sSub>
            </m:den>
          </m:f>
          <m:r>
            <w:rPr>
              <w:rFonts w:ascii="Cambria Math" w:hAnsi="Cambria Math"/>
            </w:rPr>
            <m:t>+</m:t>
          </m:r>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S</m:t>
                  </m:r>
                </m:sub>
              </m:sSub>
              <m:d>
                <m:dPr>
                  <m:ctrlPr>
                    <w:rPr>
                      <w:rFonts w:ascii="Cambria Math" w:hAnsi="Cambria Math"/>
                    </w:rPr>
                  </m:ctrlPr>
                </m:dPr>
                <m:e>
                  <m:r>
                    <w:rPr>
                      <w:rFonts w:ascii="Cambria Math" w:hAnsi="Cambria Math"/>
                    </w:rPr>
                    <m:t>t</m:t>
                  </m:r>
                </m:e>
              </m:d>
            </m:num>
            <m:den>
              <m:sSub>
                <m:sSubPr>
                  <m:ctrlPr>
                    <w:rPr>
                      <w:rFonts w:ascii="Cambria Math" w:hAnsi="Cambria Math"/>
                    </w:rPr>
                  </m:ctrlPr>
                </m:sSubPr>
                <m:e>
                  <m:r>
                    <w:rPr>
                      <w:rFonts w:ascii="Cambria Math" w:hAnsi="Cambria Math"/>
                    </w:rPr>
                    <m:t>T</m:t>
                  </m:r>
                </m:e>
                <m:sub>
                  <m:r>
                    <w:rPr>
                      <w:rFonts w:ascii="Cambria Math" w:hAnsi="Cambria Math"/>
                    </w:rPr>
                    <m:t>Q</m:t>
                  </m:r>
                </m:sub>
              </m:sSub>
            </m:den>
          </m:f>
        </m:oMath>
      </m:oMathPara>
    </w:p>
    <w:p w14:paraId="78141E1A" w14:textId="77777777" w:rsidR="008023F3" w:rsidRDefault="008023F3" w:rsidP="004975FF">
      <w:pPr>
        <w:pStyle w:val="CDRBodyText"/>
        <w:ind w:firstLine="0"/>
        <w:rPr>
          <w:rFonts w:asciiTheme="majorHAnsi" w:hAnsiTheme="majorHAnsi"/>
        </w:rPr>
      </w:pPr>
    </w:p>
    <w:p w14:paraId="329DEE43" w14:textId="71752967" w:rsidR="00FC4536" w:rsidRDefault="002A16FF" w:rsidP="00FC4536">
      <w:pPr>
        <w:pStyle w:val="CDRBodyText"/>
        <w:ind w:firstLine="0"/>
        <w:rPr>
          <w:rFonts w:asciiTheme="majorHAnsi" w:hAnsiTheme="majorHAnsi"/>
        </w:rPr>
      </w:pPr>
      <w:r>
        <w:rPr>
          <w:rFonts w:asciiTheme="majorHAnsi" w:hAnsiTheme="majorHAnsi"/>
        </w:rPr>
        <w:t xml:space="preserve">The calculation of the sunspot darkening index in Section 3.3.1 is physically an estimate </w:t>
      </w:r>
      <w:r w:rsidR="006E4978">
        <w:rPr>
          <w:rFonts w:asciiTheme="majorHAnsi" w:hAnsiTheme="majorHAnsi"/>
        </w:rPr>
        <w:t xml:space="preserve">of </w:t>
      </w:r>
      <m:oMath>
        <m:f>
          <m:fPr>
            <m:ctrlPr>
              <w:rPr>
                <w:rFonts w:ascii="Cambria Math" w:hAnsi="Cambria Math"/>
                <w:i/>
              </w:rPr>
            </m:ctrlPr>
          </m:fPr>
          <m:num>
            <m:r>
              <m:rPr>
                <m:sty m:val="p"/>
              </m:rPr>
              <w:rPr>
                <w:rFonts w:ascii="Cambria Math" w:hAnsi="Cambria Math"/>
              </w:rPr>
              <m:t>Δ</m:t>
            </m:r>
            <m:sSub>
              <m:sSubPr>
                <m:ctrlPr>
                  <w:rPr>
                    <w:rFonts w:ascii="Cambria Math" w:hAnsi="Cambria Math"/>
                  </w:rPr>
                </m:ctrlPr>
              </m:sSubPr>
              <m:e>
                <m:r>
                  <w:rPr>
                    <w:rFonts w:ascii="Cambria Math" w:hAnsi="Cambria Math"/>
                  </w:rPr>
                  <m:t>T</m:t>
                </m:r>
              </m:e>
              <m:sub>
                <m:r>
                  <w:rPr>
                    <w:rFonts w:ascii="Cambria Math" w:hAnsi="Cambria Math"/>
                  </w:rPr>
                  <m:t>S</m:t>
                </m:r>
              </m:sub>
            </m:sSub>
          </m:num>
          <m:den>
            <m:sSub>
              <m:sSubPr>
                <m:ctrlPr>
                  <w:rPr>
                    <w:rFonts w:ascii="Cambria Math" w:hAnsi="Cambria Math"/>
                    <w:i/>
                  </w:rPr>
                </m:ctrlPr>
              </m:sSubPr>
              <m:e>
                <m:r>
                  <w:rPr>
                    <w:rFonts w:ascii="Cambria Math" w:hAnsi="Cambria Math"/>
                  </w:rPr>
                  <m:t>T</m:t>
                </m:r>
              </m:e>
              <m:sub>
                <m:r>
                  <w:rPr>
                    <w:rFonts w:ascii="Cambria Math" w:hAnsi="Cambria Math"/>
                  </w:rPr>
                  <m:t>Q</m:t>
                </m:r>
              </m:sub>
            </m:sSub>
          </m:den>
        </m:f>
      </m:oMath>
      <w:r>
        <w:rPr>
          <w:rFonts w:asciiTheme="majorHAnsi" w:hAnsiTheme="majorHAnsi"/>
        </w:rPr>
        <w:t xml:space="preserve"> made using the above theoretical basis with a number of assumptions and parameterizations, as follows.</w:t>
      </w:r>
      <w:r w:rsidR="000204F9">
        <w:rPr>
          <w:rFonts w:asciiTheme="majorHAnsi" w:hAnsiTheme="majorHAnsi"/>
        </w:rPr>
        <w:t xml:space="preserve"> T</w:t>
      </w:r>
      <w:r w:rsidR="00277E28">
        <w:rPr>
          <w:rFonts w:asciiTheme="majorHAnsi" w:hAnsiTheme="majorHAnsi"/>
        </w:rPr>
        <w:t xml:space="preserve">he </w:t>
      </w:r>
      <w:r w:rsidR="00FC4536">
        <w:rPr>
          <w:rFonts w:asciiTheme="majorHAnsi" w:hAnsiTheme="majorHAnsi"/>
        </w:rPr>
        <w:t>center-to-l</w:t>
      </w:r>
      <w:r w:rsidR="00FC4536" w:rsidRPr="00D7448C">
        <w:rPr>
          <w:rFonts w:asciiTheme="majorHAnsi" w:hAnsiTheme="majorHAnsi"/>
        </w:rPr>
        <w:t>imb variation</w:t>
      </w:r>
      <w:r w:rsidR="00FC4536">
        <w:rPr>
          <w:rFonts w:asciiTheme="majorHAnsi" w:hAnsiTheme="majorHAnsi"/>
        </w:rPr>
        <w:t xml:space="preserve"> </w:t>
      </w:r>
      <w:r w:rsidR="000204F9">
        <w:rPr>
          <w:rFonts w:asciiTheme="majorHAnsi" w:hAnsiTheme="majorHAnsi"/>
        </w:rPr>
        <w:t>is assumed to be independent of wavelength and specified as</w:t>
      </w:r>
    </w:p>
    <w:p w14:paraId="6FCA5ED2" w14:textId="77777777" w:rsidR="00FC4536" w:rsidRDefault="00FC4536" w:rsidP="00FC4536">
      <w:pPr>
        <w:pStyle w:val="CDRBodyText"/>
        <w:ind w:firstLine="0"/>
        <w:rPr>
          <w:rFonts w:asciiTheme="majorHAnsi" w:hAnsiTheme="majorHAnsi"/>
        </w:rPr>
      </w:pPr>
      <m:oMathPara>
        <m:oMath>
          <m:r>
            <w:rPr>
              <w:rFonts w:ascii="Cambria Math" w:hAnsi="Cambria Math"/>
            </w:rPr>
            <m:t>L</m:t>
          </m:r>
          <m:d>
            <m:dPr>
              <m:ctrlPr>
                <w:rPr>
                  <w:rFonts w:ascii="Cambria Math" w:hAnsi="Cambria Math"/>
                  <w:i/>
                </w:rPr>
              </m:ctrlPr>
            </m:dPr>
            <m:e>
              <m:r>
                <w:rPr>
                  <w:rFonts w:ascii="Cambria Math" w:hAnsi="Cambria Math"/>
                </w:rPr>
                <m:t>μ</m:t>
              </m:r>
            </m:e>
          </m:d>
          <m:r>
            <w:rPr>
              <w:rFonts w:ascii="Cambria Math" w:hAnsi="Cambria Math"/>
            </w:rPr>
            <m:t xml:space="preserve">= </m:t>
          </m:r>
          <m:f>
            <m:fPr>
              <m:ctrlPr>
                <w:rPr>
                  <w:rFonts w:ascii="Cambria Math" w:hAnsi="Cambria Math"/>
                  <w:i/>
                </w:rPr>
              </m:ctrlPr>
            </m:fPr>
            <m:num>
              <m:r>
                <w:rPr>
                  <w:rFonts w:ascii="Cambria Math" w:hAnsi="Cambria Math"/>
                </w:rPr>
                <m:t>3μ+2</m:t>
              </m:r>
            </m:num>
            <m:den>
              <m:r>
                <w:rPr>
                  <w:rFonts w:ascii="Cambria Math" w:hAnsi="Cambria Math"/>
                </w:rPr>
                <m:t>5</m:t>
              </m:r>
            </m:den>
          </m:f>
        </m:oMath>
      </m:oMathPara>
    </w:p>
    <w:p w14:paraId="41A4A05D" w14:textId="77777777" w:rsidR="00FC4536" w:rsidRDefault="00BD4413" w:rsidP="00FC4536">
      <w:pPr>
        <w:pStyle w:val="CDRBodyText"/>
        <w:ind w:firstLine="0"/>
        <w:rPr>
          <w:rFonts w:asciiTheme="majorHAnsi" w:hAnsiTheme="majorHAnsi"/>
        </w:rPr>
      </w:pPr>
      <m:oMathPara>
        <m:oMath>
          <m:sSub>
            <m:sSubPr>
              <m:ctrlPr>
                <w:rPr>
                  <w:rFonts w:ascii="Cambria Math" w:hAnsi="Cambria Math"/>
                </w:rPr>
              </m:ctrlPr>
            </m:sSubPr>
            <m:e>
              <m:nary>
                <m:naryPr>
                  <m:limLoc m:val="subSup"/>
                  <m:ctrlPr>
                    <w:rPr>
                      <w:rFonts w:ascii="Cambria Math" w:hAnsi="Cambria Math"/>
                    </w:rPr>
                  </m:ctrlPr>
                </m:naryPr>
                <m:sub>
                  <m:r>
                    <m:rPr>
                      <m:sty m:val="p"/>
                    </m:rPr>
                    <w:rPr>
                      <w:rFonts w:ascii="Cambria Math" w:hAnsi="Cambria Math"/>
                    </w:rPr>
                    <m:t>0</m:t>
                  </m:r>
                </m:sub>
                <m:sup>
                  <m:r>
                    <m:rPr>
                      <m:sty m:val="p"/>
                    </m:rPr>
                    <w:rPr>
                      <w:rFonts w:ascii="Cambria Math" w:hAnsi="Cambria Math"/>
                    </w:rPr>
                    <m:t>1</m:t>
                  </m:r>
                </m:sup>
                <m:e>
                  <m:r>
                    <w:rPr>
                      <w:rFonts w:ascii="Cambria Math" w:hAnsi="Cambria Math"/>
                    </w:rPr>
                    <m:t>L</m:t>
                  </m:r>
                  <m:d>
                    <m:dPr>
                      <m:ctrlPr>
                        <w:rPr>
                          <w:rFonts w:ascii="Cambria Math" w:hAnsi="Cambria Math"/>
                          <w:i/>
                        </w:rPr>
                      </m:ctrlPr>
                    </m:dPr>
                    <m:e>
                      <m:r>
                        <w:rPr>
                          <w:rFonts w:ascii="Cambria Math" w:hAnsi="Cambria Math"/>
                        </w:rPr>
                        <m:t>μ</m:t>
                      </m:r>
                    </m:e>
                  </m:d>
                </m:e>
              </m:nary>
              <m:r>
                <m:rPr>
                  <m:sty m:val="p"/>
                </m:rPr>
                <w:rPr>
                  <w:rFonts w:ascii="Cambria Math" w:hAnsi="Cambria Math"/>
                </w:rPr>
                <m:t xml:space="preserve">dμ= </m:t>
              </m:r>
              <m:nary>
                <m:naryPr>
                  <m:limLoc m:val="subSup"/>
                  <m:ctrlPr>
                    <w:rPr>
                      <w:rFonts w:ascii="Cambria Math" w:hAnsi="Cambria Math"/>
                    </w:rPr>
                  </m:ctrlPr>
                </m:naryPr>
                <m:sub>
                  <m:r>
                    <m:rPr>
                      <m:sty m:val="p"/>
                    </m:rPr>
                    <w:rPr>
                      <w:rFonts w:ascii="Cambria Math" w:hAnsi="Cambria Math"/>
                    </w:rPr>
                    <m:t>0</m:t>
                  </m:r>
                </m:sub>
                <m:sup>
                  <m:r>
                    <m:rPr>
                      <m:sty m:val="p"/>
                    </m:rPr>
                    <w:rPr>
                      <w:rFonts w:ascii="Cambria Math" w:hAnsi="Cambria Math"/>
                    </w:rPr>
                    <m:t>1</m:t>
                  </m:r>
                </m:sup>
                <m:e>
                  <m:f>
                    <m:fPr>
                      <m:ctrlPr>
                        <w:rPr>
                          <w:rFonts w:ascii="Cambria Math" w:hAnsi="Cambria Math"/>
                          <w:i/>
                        </w:rPr>
                      </m:ctrlPr>
                    </m:fPr>
                    <m:num>
                      <m:r>
                        <w:rPr>
                          <w:rFonts w:ascii="Cambria Math" w:hAnsi="Cambria Math"/>
                        </w:rPr>
                        <m:t>3μ+2</m:t>
                      </m:r>
                    </m:num>
                    <m:den>
                      <m:r>
                        <w:rPr>
                          <w:rFonts w:ascii="Cambria Math" w:hAnsi="Cambria Math"/>
                        </w:rPr>
                        <m:t>5</m:t>
                      </m:r>
                    </m:den>
                  </m:f>
                </m:e>
              </m:nary>
              <m:r>
                <m:rPr>
                  <m:sty m:val="p"/>
                </m:rPr>
                <w:rPr>
                  <w:rFonts w:ascii="Cambria Math" w:hAnsi="Cambria Math"/>
                </w:rPr>
                <m:t>μdμ</m:t>
              </m:r>
            </m:e>
            <m:sub>
              <m:r>
                <m:rPr>
                  <m:sty m:val="p"/>
                </m:rPr>
                <w:rPr>
                  <w:rFonts w:ascii="Cambria Math" w:hAnsi="Cambria Math"/>
                </w:rPr>
                <m:t xml:space="preserve"> </m:t>
              </m:r>
            </m:sub>
          </m:sSub>
          <m:r>
            <w:rPr>
              <w:rFonts w:ascii="Cambria Math" w:hAnsi="Cambria Math"/>
            </w:rPr>
            <m:t xml:space="preserve">= </m:t>
          </m:r>
          <m:f>
            <m:fPr>
              <m:ctrlPr>
                <w:rPr>
                  <w:rFonts w:ascii="Cambria Math" w:hAnsi="Cambria Math"/>
                  <w:i/>
                </w:rPr>
              </m:ctrlPr>
            </m:fPr>
            <m:num>
              <m:r>
                <w:rPr>
                  <w:rFonts w:ascii="Cambria Math" w:hAnsi="Cambria Math"/>
                </w:rPr>
                <m:t>2</m:t>
              </m:r>
            </m:num>
            <m:den>
              <m:r>
                <w:rPr>
                  <w:rFonts w:ascii="Cambria Math" w:hAnsi="Cambria Math"/>
                </w:rPr>
                <m:t>5</m:t>
              </m:r>
            </m:den>
          </m:f>
        </m:oMath>
      </m:oMathPara>
    </w:p>
    <w:p w14:paraId="41BB55A2" w14:textId="6F81C3CC" w:rsidR="008F43D6" w:rsidRPr="009704AD" w:rsidRDefault="000204F9" w:rsidP="008F43D6">
      <w:pPr>
        <w:pStyle w:val="CDRGuidance"/>
        <w:rPr>
          <w:rFonts w:asciiTheme="majorHAnsi" w:hAnsiTheme="majorHAnsi"/>
          <w:i w:val="0"/>
        </w:rPr>
      </w:pPr>
      <w:r w:rsidRPr="000204F9">
        <w:rPr>
          <w:rFonts w:asciiTheme="majorHAnsi" w:hAnsiTheme="majorHAnsi"/>
          <w:i w:val="0"/>
        </w:rPr>
        <w:t xml:space="preserve">The sunspot contrast </w:t>
      </w:r>
      <w:r w:rsidRPr="006E4978">
        <w:rPr>
          <w:rFonts w:asciiTheme="majorHAnsi" w:hAnsiTheme="majorHAnsi"/>
        </w:rPr>
        <w:t>C</w:t>
      </w:r>
      <w:r w:rsidRPr="006E4978">
        <w:rPr>
          <w:rFonts w:asciiTheme="majorHAnsi" w:hAnsiTheme="majorHAnsi"/>
          <w:vertAlign w:val="subscript"/>
        </w:rPr>
        <w:t>S</w:t>
      </w:r>
      <w:r w:rsidRPr="000204F9">
        <w:rPr>
          <w:rFonts w:asciiTheme="majorHAnsi" w:hAnsiTheme="majorHAnsi"/>
          <w:i w:val="0"/>
        </w:rPr>
        <w:t>(</w:t>
      </w:r>
      <w:r w:rsidRPr="006E4978">
        <w:rPr>
          <w:rFonts w:asciiTheme="majorHAnsi" w:hAnsiTheme="majorHAnsi"/>
        </w:rPr>
        <w:sym w:font="Symbol" w:char="F06C"/>
      </w:r>
      <w:r w:rsidRPr="000204F9">
        <w:rPr>
          <w:rFonts w:asciiTheme="majorHAnsi" w:hAnsiTheme="majorHAnsi"/>
          <w:i w:val="0"/>
        </w:rPr>
        <w:t xml:space="preserve">) = </w:t>
      </w:r>
      <w:r w:rsidRPr="006E4978">
        <w:rPr>
          <w:rFonts w:asciiTheme="majorHAnsi" w:hAnsiTheme="majorHAnsi"/>
        </w:rPr>
        <w:t>R</w:t>
      </w:r>
      <w:r w:rsidRPr="006E4978">
        <w:rPr>
          <w:rFonts w:asciiTheme="majorHAnsi" w:hAnsiTheme="majorHAnsi"/>
          <w:vertAlign w:val="subscript"/>
        </w:rPr>
        <w:t>S</w:t>
      </w:r>
      <w:r w:rsidRPr="000204F9">
        <w:rPr>
          <w:rFonts w:asciiTheme="majorHAnsi" w:hAnsiTheme="majorHAnsi"/>
          <w:i w:val="0"/>
        </w:rPr>
        <w:t>(</w:t>
      </w:r>
      <w:r w:rsidRPr="006E4978">
        <w:rPr>
          <w:rFonts w:asciiTheme="majorHAnsi" w:hAnsiTheme="majorHAnsi"/>
        </w:rPr>
        <w:sym w:font="Symbol" w:char="F06C"/>
      </w:r>
      <w:r w:rsidRPr="000204F9">
        <w:rPr>
          <w:rFonts w:asciiTheme="majorHAnsi" w:hAnsiTheme="majorHAnsi"/>
          <w:i w:val="0"/>
        </w:rPr>
        <w:t>) /</w:t>
      </w:r>
      <w:r w:rsidRPr="006E4978">
        <w:rPr>
          <w:rFonts w:asciiTheme="majorHAnsi" w:hAnsiTheme="majorHAnsi"/>
        </w:rPr>
        <w:t>R</w:t>
      </w:r>
      <w:r w:rsidRPr="006E4978">
        <w:rPr>
          <w:rFonts w:asciiTheme="majorHAnsi" w:hAnsiTheme="majorHAnsi"/>
          <w:vertAlign w:val="subscript"/>
        </w:rPr>
        <w:t>Q</w:t>
      </w:r>
      <w:r w:rsidRPr="000204F9">
        <w:rPr>
          <w:rFonts w:asciiTheme="majorHAnsi" w:hAnsiTheme="majorHAnsi"/>
          <w:i w:val="0"/>
        </w:rPr>
        <w:t>(</w:t>
      </w:r>
      <w:r w:rsidRPr="006E4978">
        <w:rPr>
          <w:rFonts w:asciiTheme="majorHAnsi" w:hAnsiTheme="majorHAnsi"/>
        </w:rPr>
        <w:sym w:font="Symbol" w:char="F06C"/>
      </w:r>
      <w:r w:rsidRPr="000204F9">
        <w:rPr>
          <w:rFonts w:asciiTheme="majorHAnsi" w:hAnsiTheme="majorHAnsi"/>
          <w:i w:val="0"/>
        </w:rPr>
        <w:t>)</w:t>
      </w:r>
      <w:r>
        <w:rPr>
          <w:rFonts w:asciiTheme="majorHAnsi" w:hAnsiTheme="majorHAnsi"/>
        </w:rPr>
        <w:t xml:space="preserve"> </w:t>
      </w:r>
      <w:r w:rsidRPr="000204F9">
        <w:rPr>
          <w:rFonts w:asciiTheme="majorHAnsi" w:hAnsiTheme="majorHAnsi"/>
          <w:i w:val="0"/>
        </w:rPr>
        <w:t xml:space="preserve">is assumed to be independent of </w:t>
      </w:r>
      <w:r w:rsidRPr="006E4978">
        <w:rPr>
          <w:rFonts w:asciiTheme="majorHAnsi" w:hAnsiTheme="majorHAnsi"/>
        </w:rPr>
        <w:sym w:font="Symbol" w:char="F06D"/>
      </w:r>
      <w:r w:rsidRPr="000204F9">
        <w:rPr>
          <w:rFonts w:asciiTheme="majorHAnsi" w:hAnsiTheme="majorHAnsi"/>
          <w:i w:val="0"/>
        </w:rPr>
        <w:t xml:space="preserve"> and its bolometric</w:t>
      </w:r>
      <w:r w:rsidRPr="008D1CDE">
        <w:rPr>
          <w:rFonts w:asciiTheme="majorHAnsi" w:hAnsiTheme="majorHAnsi"/>
          <w:i w:val="0"/>
        </w:rPr>
        <w:t xml:space="preserve"> (i.e., spectrally integrated) </w:t>
      </w:r>
      <w:r>
        <w:rPr>
          <w:rFonts w:asciiTheme="majorHAnsi" w:hAnsiTheme="majorHAnsi"/>
          <w:i w:val="0"/>
        </w:rPr>
        <w:t>value,</w:t>
      </w:r>
      <w:r w:rsidRPr="008D1CDE">
        <w:rPr>
          <w:rFonts w:asciiTheme="majorHAnsi" w:hAnsiTheme="majorHAnsi"/>
          <w:i w:val="0"/>
        </w:rPr>
        <w:t xml:space="preserve"> </w:t>
      </w:r>
      <w:r w:rsidRPr="001B4B65">
        <w:rPr>
          <w:rFonts w:asciiTheme="majorHAnsi" w:hAnsiTheme="majorHAnsi"/>
          <w:i w:val="0"/>
        </w:rPr>
        <w:t xml:space="preserve">nominally 0.32, determined experimentally to depend on </w:t>
      </w:r>
      <w:r w:rsidRPr="006E4978">
        <w:rPr>
          <w:rFonts w:asciiTheme="majorHAnsi" w:hAnsiTheme="majorHAnsi"/>
        </w:rPr>
        <w:t>A</w:t>
      </w:r>
      <w:r w:rsidR="008F43D6" w:rsidRPr="006E4978">
        <w:rPr>
          <w:rFonts w:asciiTheme="majorHAnsi" w:hAnsiTheme="majorHAnsi"/>
          <w:vertAlign w:val="subscript"/>
        </w:rPr>
        <w:t>S</w:t>
      </w:r>
      <w:r w:rsidR="008F43D6">
        <w:rPr>
          <w:rFonts w:asciiTheme="majorHAnsi" w:hAnsiTheme="majorHAnsi"/>
          <w:i w:val="0"/>
        </w:rPr>
        <w:t>, where</w:t>
      </w:r>
      <w:r w:rsidR="008F43D6" w:rsidRPr="009704AD">
        <w:rPr>
          <w:rFonts w:asciiTheme="majorHAnsi" w:hAnsiTheme="majorHAnsi"/>
          <w:i w:val="0"/>
        </w:rPr>
        <w:t xml:space="preserve"> </w:t>
      </w:r>
      <w:r w:rsidR="008F43D6" w:rsidRPr="006E4978">
        <w:rPr>
          <w:rFonts w:asciiTheme="majorHAnsi" w:hAnsiTheme="majorHAnsi"/>
        </w:rPr>
        <w:t>A</w:t>
      </w:r>
      <w:r w:rsidR="008F43D6" w:rsidRPr="006E4978">
        <w:rPr>
          <w:rFonts w:asciiTheme="majorHAnsi" w:hAnsiTheme="majorHAnsi"/>
          <w:vertAlign w:val="subscript"/>
        </w:rPr>
        <w:t>S</w:t>
      </w:r>
      <w:r w:rsidR="008F43D6" w:rsidRPr="009704AD">
        <w:rPr>
          <w:rFonts w:asciiTheme="majorHAnsi" w:hAnsiTheme="majorHAnsi"/>
          <w:i w:val="0"/>
        </w:rPr>
        <w:t xml:space="preserve"> </w:t>
      </w:r>
      <w:r w:rsidR="008F43D6">
        <w:rPr>
          <w:rFonts w:asciiTheme="majorHAnsi" w:hAnsiTheme="majorHAnsi"/>
          <w:i w:val="0"/>
        </w:rPr>
        <w:t xml:space="preserve">is </w:t>
      </w:r>
      <w:r w:rsidR="008F43D6" w:rsidRPr="009704AD">
        <w:rPr>
          <w:rFonts w:asciiTheme="majorHAnsi" w:hAnsiTheme="majorHAnsi"/>
          <w:i w:val="0"/>
        </w:rPr>
        <w:t>expressed in millionths of the solar hemisphere</w:t>
      </w:r>
      <w:r w:rsidR="00D24C48">
        <w:rPr>
          <w:rFonts w:asciiTheme="majorHAnsi" w:hAnsiTheme="majorHAnsi"/>
        </w:rPr>
        <w:t>,</w:t>
      </w:r>
      <w:r w:rsidR="008F43D6">
        <w:rPr>
          <w:rFonts w:asciiTheme="majorHAnsi" w:hAnsiTheme="majorHAnsi"/>
        </w:rPr>
        <w:t xml:space="preserve"> </w:t>
      </w:r>
      <w:r w:rsidR="008F43D6" w:rsidRPr="009704AD">
        <w:rPr>
          <w:rFonts w:asciiTheme="majorHAnsi" w:hAnsiTheme="majorHAnsi"/>
          <w:i w:val="0"/>
        </w:rPr>
        <w:t>as reported by NOA</w:t>
      </w:r>
      <w:r w:rsidR="008F43D6" w:rsidRPr="00253D9B">
        <w:rPr>
          <w:rFonts w:asciiTheme="majorHAnsi" w:hAnsiTheme="majorHAnsi"/>
          <w:i w:val="0"/>
        </w:rPr>
        <w:t>A</w:t>
      </w:r>
    </w:p>
    <w:p w14:paraId="4DA309BE" w14:textId="74DC3230" w:rsidR="000204F9" w:rsidRPr="008F43D6" w:rsidRDefault="00BD4413" w:rsidP="008F43D6">
      <w:pPr>
        <w:pStyle w:val="CDRBodyText"/>
        <w:ind w:firstLine="0"/>
        <w:rPr>
          <w:rFonts w:asciiTheme="majorHAnsi" w:hAnsiTheme="majorHAnsi"/>
        </w:rPr>
      </w:pPr>
      <m:oMathPara>
        <m:oMath>
          <m:sSub>
            <m:sSubPr>
              <m:ctrlPr>
                <w:rPr>
                  <w:rFonts w:ascii="Cambria Math" w:hAnsi="Cambria Math"/>
                  <w:i/>
                </w:rPr>
              </m:ctrlPr>
            </m:sSubPr>
            <m:e>
              <m:r>
                <w:rPr>
                  <w:rFonts w:ascii="Cambria Math" w:hAnsi="Cambria Math"/>
                </w:rPr>
                <m:t>A</m:t>
              </m:r>
            </m:e>
            <m:sub>
              <m:r>
                <w:rPr>
                  <w:rFonts w:ascii="Cambria Math" w:hAnsi="Cambria Math"/>
                </w:rPr>
                <m:t>S</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spot</m:t>
                  </m:r>
                </m:sub>
              </m:sSub>
            </m:num>
            <m:den>
              <m:r>
                <w:rPr>
                  <w:rFonts w:ascii="Cambria Math" w:hAnsi="Cambria Math"/>
                </w:rPr>
                <m:t>2π</m:t>
              </m:r>
              <m:sSubSup>
                <m:sSubSupPr>
                  <m:ctrlPr>
                    <w:rPr>
                      <w:rFonts w:ascii="Cambria Math" w:hAnsi="Cambria Math"/>
                      <w:i/>
                    </w:rPr>
                  </m:ctrlPr>
                </m:sSubSupPr>
                <m:e>
                  <m:r>
                    <w:rPr>
                      <w:rFonts w:ascii="Cambria Math" w:hAnsi="Cambria Math"/>
                    </w:rPr>
                    <m:t>r</m:t>
                  </m:r>
                </m:e>
                <m:sub>
                  <m:r>
                    <w:rPr>
                      <w:rFonts w:ascii="Cambria Math" w:hAnsi="Cambria Math"/>
                    </w:rPr>
                    <m:t>sun</m:t>
                  </m:r>
                </m:sub>
                <m:sup>
                  <m:r>
                    <w:rPr>
                      <w:rFonts w:ascii="Cambria Math" w:hAnsi="Cambria Math"/>
                    </w:rPr>
                    <m:t>2</m:t>
                  </m:r>
                </m:sup>
              </m:sSubSup>
            </m:den>
          </m:f>
          <m:sSup>
            <m:sSupPr>
              <m:ctrlPr>
                <w:rPr>
                  <w:rFonts w:ascii="Cambria Math" w:hAnsi="Cambria Math"/>
                  <w:i/>
                </w:rPr>
              </m:ctrlPr>
            </m:sSupPr>
            <m:e>
              <m:r>
                <w:rPr>
                  <w:rFonts w:ascii="Cambria Math" w:hAnsi="Cambria Math"/>
                </w:rPr>
                <m:t>×10</m:t>
              </m:r>
            </m:e>
            <m:sup>
              <m:r>
                <w:rPr>
                  <w:rFonts w:ascii="Cambria Math" w:hAnsi="Cambria Math"/>
                </w:rPr>
                <m:t>6</m:t>
              </m:r>
            </m:sup>
          </m:sSup>
        </m:oMath>
      </m:oMathPara>
    </w:p>
    <w:p w14:paraId="7A675F6F" w14:textId="77777777" w:rsidR="00CD2138" w:rsidRPr="000204F9" w:rsidRDefault="00BD4413" w:rsidP="00CD2138">
      <w:pPr>
        <w:pStyle w:val="CDRBodyText"/>
        <w:ind w:firstLine="0"/>
        <w:rPr>
          <w:rFonts w:asciiTheme="majorHAnsi" w:hAnsiTheme="majorHAnsi"/>
        </w:rPr>
      </w:pPr>
      <m:oMathPara>
        <m:oMath>
          <m:sSubSup>
            <m:sSubSupPr>
              <m:ctrlPr>
                <w:rPr>
                  <w:rFonts w:ascii="Cambria Math" w:hAnsi="Cambria Math"/>
                  <w:i/>
                </w:rPr>
              </m:ctrlPr>
            </m:sSubSupPr>
            <m:e>
              <m:r>
                <w:rPr>
                  <w:rFonts w:ascii="Cambria Math" w:hAnsi="Cambria Math"/>
                </w:rPr>
                <m:t>C</m:t>
              </m:r>
            </m:e>
            <m:sub>
              <m:r>
                <w:rPr>
                  <w:rFonts w:ascii="Cambria Math" w:hAnsi="Cambria Math"/>
                </w:rPr>
                <m:t>S</m:t>
              </m:r>
            </m:sub>
            <m:sup>
              <m:r>
                <w:rPr>
                  <w:rFonts w:ascii="Cambria Math" w:hAnsi="Cambria Math"/>
                </w:rPr>
                <m:t>B</m:t>
              </m:r>
            </m:sup>
          </m:sSubSup>
          <m:r>
            <w:rPr>
              <w:rFonts w:ascii="Cambria Math" w:hAnsi="Cambria Math"/>
            </w:rPr>
            <m:t>-1 =-</m:t>
          </m:r>
          <m:d>
            <m:dPr>
              <m:begChr m:val="["/>
              <m:endChr m:val="]"/>
              <m:ctrlPr>
                <w:rPr>
                  <w:rFonts w:ascii="Cambria Math" w:hAnsi="Cambria Math"/>
                  <w:i/>
                </w:rPr>
              </m:ctrlPr>
            </m:dPr>
            <m:e>
              <m:r>
                <w:rPr>
                  <w:rFonts w:ascii="Cambria Math" w:hAnsi="Cambria Math"/>
                </w:rPr>
                <m:t xml:space="preserve">0.223+0.0244 </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10</m:t>
                      </m:r>
                    </m:sub>
                  </m:sSub>
                </m:fName>
                <m:e>
                  <m:sSub>
                    <m:sSubPr>
                      <m:ctrlPr>
                        <w:rPr>
                          <w:rFonts w:ascii="Cambria Math" w:hAnsi="Cambria Math"/>
                          <w:i/>
                        </w:rPr>
                      </m:ctrlPr>
                    </m:sSubPr>
                    <m:e>
                      <m:r>
                        <w:rPr>
                          <w:rFonts w:ascii="Cambria Math" w:hAnsi="Cambria Math"/>
                        </w:rPr>
                        <m:t>A</m:t>
                      </m:r>
                    </m:e>
                    <m:sub>
                      <m:r>
                        <w:rPr>
                          <w:rFonts w:ascii="Cambria Math" w:hAnsi="Cambria Math"/>
                        </w:rPr>
                        <m:t>S</m:t>
                      </m:r>
                    </m:sub>
                  </m:sSub>
                </m:e>
              </m:func>
            </m:e>
          </m:d>
        </m:oMath>
      </m:oMathPara>
    </w:p>
    <w:p w14:paraId="26D380B3" w14:textId="1AF1BA68" w:rsidR="00FC4536" w:rsidRDefault="000204F9" w:rsidP="004975FF">
      <w:pPr>
        <w:pStyle w:val="CDRBodyText"/>
        <w:ind w:firstLine="0"/>
        <w:rPr>
          <w:rFonts w:asciiTheme="majorHAnsi" w:hAnsiTheme="majorHAnsi"/>
        </w:rPr>
      </w:pPr>
      <w:r>
        <w:rPr>
          <w:rFonts w:asciiTheme="majorHAnsi" w:hAnsiTheme="majorHAnsi"/>
        </w:rPr>
        <w:t>With these assumptions</w:t>
      </w:r>
      <w:r w:rsidR="00A51F4E">
        <w:rPr>
          <w:rFonts w:asciiTheme="majorHAnsi" w:hAnsiTheme="majorHAnsi"/>
        </w:rPr>
        <w:t xml:space="preserve">, </w:t>
      </w:r>
    </w:p>
    <w:p w14:paraId="63C8FEEC" w14:textId="73B05269" w:rsidR="000204F9" w:rsidRPr="00167FBC" w:rsidRDefault="00BD4413" w:rsidP="000204F9">
      <w:pPr>
        <w:pStyle w:val="CDRGuidance"/>
        <w:rPr>
          <w:rFonts w:asciiTheme="majorHAnsi" w:hAnsiTheme="majorHAnsi"/>
          <w:i w:val="0"/>
        </w:rPr>
      </w:pPr>
      <m:oMathPara>
        <m:oMath>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S</m:t>
                  </m:r>
                </m:sub>
              </m:sSub>
              <m:d>
                <m:dPr>
                  <m:ctrlPr>
                    <w:rPr>
                      <w:rFonts w:ascii="Cambria Math" w:hAnsi="Cambria Math"/>
                    </w:rPr>
                  </m:ctrlPr>
                </m:dPr>
                <m:e>
                  <m:r>
                    <w:rPr>
                      <w:rFonts w:ascii="Cambria Math" w:hAnsi="Cambria Math"/>
                    </w:rPr>
                    <m:t>t</m:t>
                  </m:r>
                </m:e>
              </m:d>
            </m:num>
            <m:den>
              <m:sSub>
                <m:sSubPr>
                  <m:ctrlPr>
                    <w:rPr>
                      <w:rFonts w:ascii="Cambria Math" w:hAnsi="Cambria Math"/>
                    </w:rPr>
                  </m:ctrlPr>
                </m:sSubPr>
                <m:e>
                  <m:r>
                    <w:rPr>
                      <w:rFonts w:ascii="Cambria Math" w:hAnsi="Cambria Math"/>
                    </w:rPr>
                    <m:t>T</m:t>
                  </m:r>
                </m:e>
                <m:sub>
                  <m:r>
                    <w:rPr>
                      <w:rFonts w:ascii="Cambria Math" w:hAnsi="Cambria Math"/>
                    </w:rPr>
                    <m:t>Q</m:t>
                  </m:r>
                </m:sub>
              </m:sSub>
            </m:den>
          </m:f>
          <m:r>
            <w:rPr>
              <w:rFonts w:ascii="Cambria Math" w:hAnsi="Cambria Math"/>
            </w:rPr>
            <m:t xml:space="preserve">= </m:t>
          </m:r>
          <m:f>
            <m:fPr>
              <m:ctrlPr>
                <w:rPr>
                  <w:rFonts w:ascii="Cambria Math" w:hAnsi="Cambria Math"/>
                </w:rPr>
              </m:ctrlPr>
            </m:fPr>
            <m:num>
              <m:nary>
                <m:naryPr>
                  <m:limLoc m:val="subSup"/>
                  <m:ctrlPr>
                    <w:rPr>
                      <w:rFonts w:ascii="Cambria Math" w:hAnsi="Cambria Math"/>
                    </w:rPr>
                  </m:ctrlPr>
                </m:naryPr>
                <m:sub>
                  <m:r>
                    <w:rPr>
                      <w:rFonts w:ascii="Cambria Math" w:hAnsi="Cambria Math"/>
                    </w:rPr>
                    <m:t>0</m:t>
                  </m:r>
                </m:sub>
                <m:sup>
                  <m:r>
                    <w:rPr>
                      <w:rFonts w:ascii="Cambria Math" w:hAnsi="Cambria Math"/>
                    </w:rPr>
                    <m:t>∞</m:t>
                  </m:r>
                </m:sup>
                <m:e>
                  <m:f>
                    <m:fPr>
                      <m:ctrlPr>
                        <w:rPr>
                          <w:rFonts w:ascii="Cambria Math" w:hAnsi="Cambria Math"/>
                        </w:rPr>
                      </m:ctrlPr>
                    </m:fPr>
                    <m:num>
                      <m:r>
                        <w:rPr>
                          <w:rFonts w:ascii="Cambria Math" w:hAnsi="Cambria Math"/>
                        </w:rPr>
                        <m:t>2π</m:t>
                      </m:r>
                      <m:sSub>
                        <m:sSubPr>
                          <m:ctrlPr>
                            <w:rPr>
                              <w:rFonts w:ascii="Cambria Math" w:hAnsi="Cambria Math"/>
                            </w:rPr>
                          </m:ctrlPr>
                        </m:sSubPr>
                        <m:e>
                          <m:r>
                            <w:rPr>
                              <w:rFonts w:ascii="Cambria Math" w:hAnsi="Cambria Math"/>
                            </w:rPr>
                            <m:t>R</m:t>
                          </m:r>
                        </m:e>
                        <m:sub>
                          <m:r>
                            <w:rPr>
                              <w:rFonts w:ascii="Cambria Math" w:hAnsi="Cambria Math"/>
                            </w:rPr>
                            <m:t>Q</m:t>
                          </m:r>
                        </m:sub>
                      </m:sSub>
                      <m:d>
                        <m:dPr>
                          <m:ctrlPr>
                            <w:rPr>
                              <w:rFonts w:ascii="Cambria Math" w:hAnsi="Cambria Math"/>
                            </w:rPr>
                          </m:ctrlPr>
                        </m:dPr>
                        <m:e>
                          <m:r>
                            <w:rPr>
                              <w:rFonts w:ascii="Cambria Math" w:hAnsi="Cambria Math"/>
                            </w:rPr>
                            <m:t>λ,1</m:t>
                          </m:r>
                        </m:e>
                      </m:d>
                    </m:num>
                    <m:den>
                      <m:sSup>
                        <m:sSupPr>
                          <m:ctrlPr>
                            <w:rPr>
                              <w:rFonts w:ascii="Cambria Math" w:hAnsi="Cambria Math"/>
                            </w:rPr>
                          </m:ctrlPr>
                        </m:sSupPr>
                        <m:e>
                          <m:d>
                            <m:dPr>
                              <m:ctrlPr>
                                <w:rPr>
                                  <w:rFonts w:ascii="Cambria Math" w:hAnsi="Cambria Math"/>
                                </w:rPr>
                              </m:ctrlPr>
                            </m:dPr>
                            <m:e>
                              <m:r>
                                <w:rPr>
                                  <w:rFonts w:ascii="Cambria Math" w:hAnsi="Cambria Math"/>
                                </w:rPr>
                                <m:t>215</m:t>
                              </m:r>
                            </m:e>
                          </m:d>
                        </m:e>
                        <m:sup>
                          <m:r>
                            <w:rPr>
                              <w:rFonts w:ascii="Cambria Math" w:hAnsi="Cambria Math"/>
                            </w:rPr>
                            <m:t>2</m:t>
                          </m:r>
                        </m:sup>
                      </m:sSup>
                    </m:den>
                  </m:f>
                  <m:r>
                    <w:rPr>
                      <w:rFonts w:ascii="Cambria Math" w:hAnsi="Cambria Math"/>
                    </w:rPr>
                    <m:t xml:space="preserve"> </m:t>
                  </m:r>
                  <m:nary>
                    <m:naryPr>
                      <m:chr m:val="∑"/>
                      <m:limLoc m:val="subSup"/>
                      <m:ctrlPr>
                        <w:rPr>
                          <w:rFonts w:ascii="Cambria Math" w:hAnsi="Cambria Math"/>
                        </w:rPr>
                      </m:ctrlPr>
                    </m:naryPr>
                    <m:sub>
                      <m:r>
                        <w:rPr>
                          <w:rFonts w:ascii="Cambria Math" w:hAnsi="Cambria Math"/>
                        </w:rPr>
                        <m:t>1</m:t>
                      </m:r>
                    </m:sub>
                    <m:sup>
                      <m:sSub>
                        <m:sSubPr>
                          <m:ctrlPr>
                            <w:rPr>
                              <w:rFonts w:ascii="Cambria Math" w:hAnsi="Cambria Math"/>
                            </w:rPr>
                          </m:ctrlPr>
                        </m:sSubPr>
                        <m:e>
                          <m:r>
                            <w:rPr>
                              <w:rFonts w:ascii="Cambria Math" w:hAnsi="Cambria Math"/>
                            </w:rPr>
                            <m:t>N</m:t>
                          </m:r>
                        </m:e>
                        <m:sub>
                          <m:r>
                            <w:rPr>
                              <w:rFonts w:ascii="Cambria Math" w:hAnsi="Cambria Math"/>
                            </w:rPr>
                            <m:t>spot</m:t>
                          </m:r>
                        </m:sub>
                      </m:sSub>
                    </m:sup>
                    <m:e>
                      <m:sSub>
                        <m:sSubPr>
                          <m:ctrlPr>
                            <w:rPr>
                              <w:rFonts w:ascii="Cambria Math" w:hAnsi="Cambria Math"/>
                            </w:rPr>
                          </m:ctrlPr>
                        </m:sSubPr>
                        <m:e>
                          <m:r>
                            <w:rPr>
                              <w:rFonts w:ascii="Cambria Math" w:hAnsi="Cambria Math"/>
                            </w:rPr>
                            <m:t>A</m:t>
                          </m:r>
                        </m:e>
                        <m:sub>
                          <m:r>
                            <w:rPr>
                              <w:rFonts w:ascii="Cambria Math" w:hAnsi="Cambria Math"/>
                            </w:rPr>
                            <m:t>S</m:t>
                          </m:r>
                        </m:sub>
                      </m:sSub>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S</m:t>
                              </m:r>
                            </m:sub>
                          </m:sSub>
                          <m:d>
                            <m:dPr>
                              <m:ctrlPr>
                                <w:rPr>
                                  <w:rFonts w:ascii="Cambria Math" w:hAnsi="Cambria Math"/>
                                </w:rPr>
                              </m:ctrlPr>
                            </m:dPr>
                            <m:e>
                              <m:r>
                                <w:rPr>
                                  <w:rFonts w:ascii="Cambria Math" w:hAnsi="Cambria Math"/>
                                </w:rPr>
                                <m:t>λ</m:t>
                              </m:r>
                            </m:e>
                          </m:d>
                          <m:r>
                            <w:rPr>
                              <w:rFonts w:ascii="Cambria Math" w:hAnsi="Cambria Math"/>
                            </w:rPr>
                            <m:t>-1</m:t>
                          </m:r>
                        </m:e>
                      </m:d>
                      <m:r>
                        <w:rPr>
                          <w:rFonts w:ascii="Cambria Math" w:hAnsi="Cambria Math"/>
                        </w:rPr>
                        <m:t>L</m:t>
                      </m:r>
                    </m:e>
                  </m:nary>
                  <m:d>
                    <m:dPr>
                      <m:ctrlPr>
                        <w:rPr>
                          <w:rFonts w:ascii="Cambria Math" w:hAnsi="Cambria Math"/>
                        </w:rPr>
                      </m:ctrlPr>
                    </m:dPr>
                    <m:e>
                      <m:r>
                        <w:rPr>
                          <w:rFonts w:ascii="Cambria Math" w:hAnsi="Cambria Math"/>
                        </w:rPr>
                        <m:t>μ</m:t>
                      </m:r>
                    </m:e>
                  </m:d>
                  <m:r>
                    <w:rPr>
                      <w:rFonts w:ascii="Cambria Math" w:hAnsi="Cambria Math"/>
                    </w:rPr>
                    <m:t>μ</m:t>
                  </m:r>
                </m:e>
              </m:nary>
              <m:r>
                <w:rPr>
                  <w:rFonts w:ascii="Cambria Math" w:hAnsi="Cambria Math"/>
                </w:rPr>
                <m:t>dλ</m:t>
              </m:r>
            </m:num>
            <m:den>
              <m:nary>
                <m:naryPr>
                  <m:limLoc m:val="subSup"/>
                  <m:ctrlPr>
                    <w:rPr>
                      <w:rFonts w:ascii="Cambria Math" w:hAnsi="Cambria Math"/>
                    </w:rPr>
                  </m:ctrlPr>
                </m:naryPr>
                <m:sub>
                  <m:r>
                    <w:rPr>
                      <w:rFonts w:ascii="Cambria Math" w:hAnsi="Cambria Math"/>
                    </w:rPr>
                    <m:t>0</m:t>
                  </m:r>
                </m:sub>
                <m:sup>
                  <m:r>
                    <w:rPr>
                      <w:rFonts w:ascii="Cambria Math" w:hAnsi="Cambria Math"/>
                    </w:rPr>
                    <m:t>∞</m:t>
                  </m:r>
                </m:sup>
                <m:e>
                  <m:f>
                    <m:fPr>
                      <m:ctrlPr>
                        <w:rPr>
                          <w:rFonts w:ascii="Cambria Math" w:hAnsi="Cambria Math"/>
                        </w:rPr>
                      </m:ctrlPr>
                    </m:fPr>
                    <m:num>
                      <m:r>
                        <w:rPr>
                          <w:rFonts w:ascii="Cambria Math" w:hAnsi="Cambria Math"/>
                        </w:rPr>
                        <m:t>2π</m:t>
                      </m:r>
                      <m:sSub>
                        <m:sSubPr>
                          <m:ctrlPr>
                            <w:rPr>
                              <w:rFonts w:ascii="Cambria Math" w:hAnsi="Cambria Math"/>
                            </w:rPr>
                          </m:ctrlPr>
                        </m:sSubPr>
                        <m:e>
                          <m:r>
                            <w:rPr>
                              <w:rFonts w:ascii="Cambria Math" w:hAnsi="Cambria Math"/>
                            </w:rPr>
                            <m:t>R</m:t>
                          </m:r>
                        </m:e>
                        <m:sub>
                          <m:r>
                            <w:rPr>
                              <w:rFonts w:ascii="Cambria Math" w:hAnsi="Cambria Math"/>
                            </w:rPr>
                            <m:t>Q</m:t>
                          </m:r>
                        </m:sub>
                      </m:sSub>
                      <m:d>
                        <m:dPr>
                          <m:ctrlPr>
                            <w:rPr>
                              <w:rFonts w:ascii="Cambria Math" w:hAnsi="Cambria Math"/>
                            </w:rPr>
                          </m:ctrlPr>
                        </m:dPr>
                        <m:e>
                          <m:r>
                            <w:rPr>
                              <w:rFonts w:ascii="Cambria Math" w:hAnsi="Cambria Math"/>
                            </w:rPr>
                            <m:t>λ,1</m:t>
                          </m:r>
                        </m:e>
                      </m:d>
                    </m:num>
                    <m:den>
                      <m:sSup>
                        <m:sSupPr>
                          <m:ctrlPr>
                            <w:rPr>
                              <w:rFonts w:ascii="Cambria Math" w:hAnsi="Cambria Math"/>
                            </w:rPr>
                          </m:ctrlPr>
                        </m:sSupPr>
                        <m:e>
                          <m:d>
                            <m:dPr>
                              <m:ctrlPr>
                                <w:rPr>
                                  <w:rFonts w:ascii="Cambria Math" w:hAnsi="Cambria Math"/>
                                </w:rPr>
                              </m:ctrlPr>
                            </m:dPr>
                            <m:e>
                              <m:r>
                                <w:rPr>
                                  <w:rFonts w:ascii="Cambria Math" w:hAnsi="Cambria Math"/>
                                </w:rPr>
                                <m:t>215</m:t>
                              </m:r>
                            </m:e>
                          </m:d>
                        </m:e>
                        <m:sup>
                          <m:r>
                            <w:rPr>
                              <w:rFonts w:ascii="Cambria Math" w:hAnsi="Cambria Math"/>
                            </w:rPr>
                            <m:t>2</m:t>
                          </m:r>
                        </m:sup>
                      </m:sSup>
                    </m:den>
                  </m:f>
                  <m:r>
                    <w:rPr>
                      <w:rFonts w:ascii="Cambria Math" w:hAnsi="Cambria Math"/>
                    </w:rPr>
                    <m:t xml:space="preserve"> </m:t>
                  </m:r>
                  <m:nary>
                    <m:naryPr>
                      <m:limLoc m:val="subSup"/>
                      <m:ctrlPr>
                        <w:rPr>
                          <w:rFonts w:ascii="Cambria Math" w:hAnsi="Cambria Math"/>
                        </w:rPr>
                      </m:ctrlPr>
                    </m:naryPr>
                    <m:sub>
                      <m:r>
                        <w:rPr>
                          <w:rFonts w:ascii="Cambria Math" w:hAnsi="Cambria Math"/>
                        </w:rPr>
                        <m:t>0</m:t>
                      </m:r>
                    </m:sub>
                    <m:sup>
                      <m:r>
                        <w:rPr>
                          <w:rFonts w:ascii="Cambria Math" w:hAnsi="Cambria Math"/>
                        </w:rPr>
                        <m:t>1</m:t>
                      </m:r>
                    </m:sup>
                    <m:e>
                      <m:r>
                        <w:rPr>
                          <w:rFonts w:ascii="Cambria Math" w:hAnsi="Cambria Math"/>
                        </w:rPr>
                        <m:t>L</m:t>
                      </m:r>
                    </m:e>
                  </m:nary>
                  <m:d>
                    <m:dPr>
                      <m:ctrlPr>
                        <w:rPr>
                          <w:rFonts w:ascii="Cambria Math" w:hAnsi="Cambria Math"/>
                        </w:rPr>
                      </m:ctrlPr>
                    </m:dPr>
                    <m:e>
                      <m:r>
                        <w:rPr>
                          <w:rFonts w:ascii="Cambria Math" w:hAnsi="Cambria Math"/>
                        </w:rPr>
                        <m:t>μ</m:t>
                      </m:r>
                    </m:e>
                  </m:d>
                  <m:r>
                    <w:rPr>
                      <w:rFonts w:ascii="Cambria Math" w:hAnsi="Cambria Math"/>
                    </w:rPr>
                    <m:t>μ</m:t>
                  </m:r>
                </m:e>
              </m:nary>
              <m:r>
                <w:rPr>
                  <w:rFonts w:ascii="Cambria Math" w:hAnsi="Cambria Math"/>
                </w:rPr>
                <m:t xml:space="preserve"> dλ</m:t>
              </m:r>
            </m:den>
          </m:f>
          <m:r>
            <w:rPr>
              <w:rFonts w:ascii="Cambria Math" w:hAnsi="Cambria Math"/>
            </w:rPr>
            <m:t>=</m:t>
          </m:r>
          <m:nary>
            <m:naryPr>
              <m:chr m:val="∑"/>
              <m:limLoc m:val="undOvr"/>
              <m:ctrlPr>
                <w:rPr>
                  <w:rFonts w:ascii="Cambria Math" w:hAnsi="Cambria Math"/>
                </w:rPr>
              </m:ctrlPr>
            </m:naryPr>
            <m:sub>
              <m:r>
                <w:rPr>
                  <w:rFonts w:ascii="Cambria Math" w:hAnsi="Cambria Math"/>
                </w:rPr>
                <m:t>n</m:t>
              </m:r>
            </m:sub>
            <m:sup>
              <m:sSub>
                <m:sSubPr>
                  <m:ctrlPr>
                    <w:rPr>
                      <w:rFonts w:ascii="Cambria Math" w:hAnsi="Cambria Math"/>
                    </w:rPr>
                  </m:ctrlPr>
                </m:sSubPr>
                <m:e>
                  <m:r>
                    <w:rPr>
                      <w:rFonts w:ascii="Cambria Math" w:hAnsi="Cambria Math"/>
                    </w:rPr>
                    <m:t>N</m:t>
                  </m:r>
                </m:e>
                <m:sub>
                  <m:r>
                    <w:rPr>
                      <w:rFonts w:ascii="Cambria Math" w:hAnsi="Cambria Math"/>
                    </w:rPr>
                    <m:t>spot</m:t>
                  </m:r>
                </m:sub>
              </m:sSub>
            </m:sup>
            <m:e>
              <m:sSub>
                <m:sSubPr>
                  <m:ctrlPr>
                    <w:rPr>
                      <w:rFonts w:ascii="Cambria Math" w:hAnsi="Cambria Math"/>
                    </w:rPr>
                  </m:ctrlPr>
                </m:sSubPr>
                <m:e>
                  <m:r>
                    <w:rPr>
                      <w:rFonts w:ascii="Cambria Math" w:hAnsi="Cambria Math"/>
                    </w:rPr>
                    <m:t>A</m:t>
                  </m:r>
                </m:e>
                <m:sub>
                  <m:r>
                    <w:rPr>
                      <w:rFonts w:ascii="Cambria Math" w:hAnsi="Cambria Math"/>
                    </w:rPr>
                    <m:t>S</m:t>
                  </m:r>
                </m:sub>
              </m:sSub>
              <m:f>
                <m:fPr>
                  <m:ctrlPr>
                    <w:rPr>
                      <w:rFonts w:ascii="Cambria Math" w:hAnsi="Cambria Math"/>
                    </w:rPr>
                  </m:ctrlPr>
                </m:fPr>
                <m:num>
                  <m:d>
                    <m:dPr>
                      <m:ctrlPr>
                        <w:rPr>
                          <w:rFonts w:ascii="Cambria Math" w:hAnsi="Cambria Math"/>
                        </w:rPr>
                      </m:ctrlPr>
                    </m:dPr>
                    <m:e>
                      <m:r>
                        <w:rPr>
                          <w:rFonts w:ascii="Cambria Math" w:hAnsi="Cambria Math"/>
                        </w:rPr>
                        <m:t>3μ+2</m:t>
                      </m:r>
                    </m:e>
                  </m:d>
                </m:num>
                <m:den>
                  <m:r>
                    <w:rPr>
                      <w:rFonts w:ascii="Cambria Math" w:hAnsi="Cambria Math"/>
                    </w:rPr>
                    <m:t>5</m:t>
                  </m:r>
                </m:den>
              </m:f>
              <m:r>
                <w:rPr>
                  <w:rFonts w:ascii="Cambria Math" w:hAnsi="Cambria Math"/>
                </w:rPr>
                <m:t>μ</m:t>
              </m:r>
            </m:e>
          </m:nary>
          <m:r>
            <w:rPr>
              <w:rFonts w:ascii="Cambria Math" w:hAnsi="Cambria Math"/>
            </w:rPr>
            <m:t xml:space="preserve"> </m:t>
          </m:r>
          <m:f>
            <m:fPr>
              <m:ctrlPr>
                <w:rPr>
                  <w:rFonts w:ascii="Cambria Math" w:hAnsi="Cambria Math"/>
                </w:rPr>
              </m:ctrlPr>
            </m:fPr>
            <m:num>
              <m:nary>
                <m:naryPr>
                  <m:limLoc m:val="subSup"/>
                  <m:ctrlPr>
                    <w:rPr>
                      <w:rFonts w:ascii="Cambria Math" w:hAnsi="Cambria Math"/>
                    </w:rPr>
                  </m:ctrlPr>
                </m:naryPr>
                <m:sub>
                  <m:r>
                    <w:rPr>
                      <w:rFonts w:ascii="Cambria Math" w:hAnsi="Cambria Math"/>
                    </w:rPr>
                    <m:t>0</m:t>
                  </m:r>
                </m:sub>
                <m:sup>
                  <m:r>
                    <w:rPr>
                      <w:rFonts w:ascii="Cambria Math" w:hAnsi="Cambria Math"/>
                    </w:rPr>
                    <m:t>∞</m:t>
                  </m:r>
                </m:sup>
                <m:e>
                  <m:r>
                    <w:rPr>
                      <w:rFonts w:ascii="Cambria Math" w:hAnsi="Cambria Math"/>
                    </w:rPr>
                    <m:t xml:space="preserve"> </m:t>
                  </m:r>
                  <m:sSub>
                    <m:sSubPr>
                      <m:ctrlPr>
                        <w:rPr>
                          <w:rFonts w:ascii="Cambria Math" w:hAnsi="Cambria Math"/>
                        </w:rPr>
                      </m:ctrlPr>
                    </m:sSubPr>
                    <m:e>
                      <m:r>
                        <w:rPr>
                          <w:rFonts w:ascii="Cambria Math" w:hAnsi="Cambria Math"/>
                        </w:rPr>
                        <m:t>R</m:t>
                      </m:r>
                    </m:e>
                    <m:sub>
                      <m:r>
                        <w:rPr>
                          <w:rFonts w:ascii="Cambria Math" w:hAnsi="Cambria Math"/>
                        </w:rPr>
                        <m:t>Q</m:t>
                      </m:r>
                    </m:sub>
                  </m:sSub>
                  <m:d>
                    <m:dPr>
                      <m:ctrlPr>
                        <w:rPr>
                          <w:rFonts w:ascii="Cambria Math" w:hAnsi="Cambria Math"/>
                        </w:rPr>
                      </m:ctrlPr>
                    </m:dPr>
                    <m:e>
                      <m:r>
                        <w:rPr>
                          <w:rFonts w:ascii="Cambria Math" w:hAnsi="Cambria Math"/>
                        </w:rPr>
                        <m:t>λ,1</m:t>
                      </m:r>
                    </m:e>
                  </m:d>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S</m:t>
                          </m:r>
                        </m:sub>
                      </m:sSub>
                      <m:d>
                        <m:dPr>
                          <m:ctrlPr>
                            <w:rPr>
                              <w:rFonts w:ascii="Cambria Math" w:hAnsi="Cambria Math"/>
                            </w:rPr>
                          </m:ctrlPr>
                        </m:dPr>
                        <m:e>
                          <m:r>
                            <w:rPr>
                              <w:rFonts w:ascii="Cambria Math" w:hAnsi="Cambria Math"/>
                            </w:rPr>
                            <m:t>λ</m:t>
                          </m:r>
                        </m:e>
                      </m:d>
                      <m:r>
                        <w:rPr>
                          <w:rFonts w:ascii="Cambria Math" w:hAnsi="Cambria Math"/>
                        </w:rPr>
                        <m:t>-1</m:t>
                      </m:r>
                    </m:e>
                  </m:d>
                </m:e>
              </m:nary>
              <m:r>
                <w:rPr>
                  <w:rFonts w:ascii="Cambria Math" w:hAnsi="Cambria Math"/>
                </w:rPr>
                <m:t xml:space="preserve"> dλ</m:t>
              </m:r>
            </m:num>
            <m:den>
              <m:nary>
                <m:naryPr>
                  <m:limLoc m:val="subSup"/>
                  <m:ctrlPr>
                    <w:rPr>
                      <w:rFonts w:ascii="Cambria Math" w:hAnsi="Cambria Math"/>
                    </w:rPr>
                  </m:ctrlPr>
                </m:naryPr>
                <m:sub>
                  <m:r>
                    <w:rPr>
                      <w:rFonts w:ascii="Cambria Math" w:hAnsi="Cambria Math"/>
                    </w:rPr>
                    <m:t>0</m:t>
                  </m:r>
                </m:sub>
                <m:sup>
                  <m:r>
                    <w:rPr>
                      <w:rFonts w:ascii="Cambria Math" w:hAnsi="Cambria Math"/>
                    </w:rPr>
                    <m:t>∞</m:t>
                  </m:r>
                </m:sup>
                <m:e>
                  <m:r>
                    <w:rPr>
                      <w:rFonts w:ascii="Cambria Math" w:hAnsi="Cambria Math"/>
                    </w:rPr>
                    <m:t xml:space="preserve"> </m:t>
                  </m:r>
                  <m:sSub>
                    <m:sSubPr>
                      <m:ctrlPr>
                        <w:rPr>
                          <w:rFonts w:ascii="Cambria Math" w:hAnsi="Cambria Math"/>
                        </w:rPr>
                      </m:ctrlPr>
                    </m:sSubPr>
                    <m:e>
                      <m:r>
                        <w:rPr>
                          <w:rFonts w:ascii="Cambria Math" w:hAnsi="Cambria Math"/>
                        </w:rPr>
                        <m:t>R</m:t>
                      </m:r>
                    </m:e>
                    <m:sub>
                      <m:r>
                        <w:rPr>
                          <w:rFonts w:ascii="Cambria Math" w:hAnsi="Cambria Math"/>
                        </w:rPr>
                        <m:t>Q</m:t>
                      </m:r>
                    </m:sub>
                  </m:sSub>
                  <m:d>
                    <m:dPr>
                      <m:ctrlPr>
                        <w:rPr>
                          <w:rFonts w:ascii="Cambria Math" w:hAnsi="Cambria Math"/>
                        </w:rPr>
                      </m:ctrlPr>
                    </m:dPr>
                    <m:e>
                      <m:r>
                        <w:rPr>
                          <w:rFonts w:ascii="Cambria Math" w:hAnsi="Cambria Math"/>
                        </w:rPr>
                        <m:t>λ,1</m:t>
                      </m:r>
                    </m:e>
                  </m:d>
                </m:e>
              </m:nary>
              <m:r>
                <w:rPr>
                  <w:rFonts w:ascii="Cambria Math" w:hAnsi="Cambria Math"/>
                </w:rPr>
                <m:t xml:space="preserve"> dλ</m:t>
              </m:r>
            </m:den>
          </m:f>
          <m:r>
            <w:rPr>
              <w:rFonts w:ascii="Cambria Math" w:hAnsi="Cambria Math"/>
            </w:rPr>
            <m:t>×</m:t>
          </m:r>
          <m:f>
            <m:fPr>
              <m:ctrlPr>
                <w:rPr>
                  <w:rFonts w:ascii="Cambria Math" w:hAnsi="Cambria Math"/>
                </w:rPr>
              </m:ctrlPr>
            </m:fPr>
            <m:num>
              <m:r>
                <w:rPr>
                  <w:rFonts w:ascii="Cambria Math" w:hAnsi="Cambria Math"/>
                </w:rPr>
                <m:t>5</m:t>
              </m:r>
            </m:num>
            <m:den>
              <m:r>
                <w:rPr>
                  <w:rFonts w:ascii="Cambria Math" w:hAnsi="Cambria Math"/>
                </w:rPr>
                <m:t>2</m:t>
              </m:r>
            </m:den>
          </m:f>
          <m:r>
            <w:rPr>
              <w:rFonts w:ascii="Cambria Math" w:hAnsi="Cambria Math"/>
            </w:rPr>
            <m:t>=</m:t>
          </m:r>
          <m:nary>
            <m:naryPr>
              <m:chr m:val="∑"/>
              <m:limLoc m:val="undOvr"/>
              <m:ctrlPr>
                <w:rPr>
                  <w:rFonts w:ascii="Cambria Math" w:hAnsi="Cambria Math"/>
                </w:rPr>
              </m:ctrlPr>
            </m:naryPr>
            <m:sub>
              <m:r>
                <w:rPr>
                  <w:rFonts w:ascii="Cambria Math" w:hAnsi="Cambria Math"/>
                </w:rPr>
                <m:t>n</m:t>
              </m:r>
            </m:sub>
            <m:sup>
              <m:sSub>
                <m:sSubPr>
                  <m:ctrlPr>
                    <w:rPr>
                      <w:rFonts w:ascii="Cambria Math" w:hAnsi="Cambria Math"/>
                    </w:rPr>
                  </m:ctrlPr>
                </m:sSubPr>
                <m:e>
                  <m:r>
                    <w:rPr>
                      <w:rFonts w:ascii="Cambria Math" w:hAnsi="Cambria Math"/>
                    </w:rPr>
                    <m:t>N</m:t>
                  </m:r>
                </m:e>
                <m:sub>
                  <m:r>
                    <w:rPr>
                      <w:rFonts w:ascii="Cambria Math" w:hAnsi="Cambria Math"/>
                    </w:rPr>
                    <m:t>spot</m:t>
                  </m:r>
                </m:sub>
              </m:sSub>
            </m:sup>
            <m:e>
              <m:sSub>
                <m:sSubPr>
                  <m:ctrlPr>
                    <w:rPr>
                      <w:rFonts w:ascii="Cambria Math" w:hAnsi="Cambria Math"/>
                    </w:rPr>
                  </m:ctrlPr>
                </m:sSubPr>
                <m:e>
                  <m:r>
                    <w:rPr>
                      <w:rFonts w:ascii="Cambria Math" w:hAnsi="Cambria Math"/>
                    </w:rPr>
                    <m:t>A</m:t>
                  </m:r>
                </m:e>
                <m:sub>
                  <m:r>
                    <w:rPr>
                      <w:rFonts w:ascii="Cambria Math" w:hAnsi="Cambria Math"/>
                    </w:rPr>
                    <m:t>S</m:t>
                  </m:r>
                </m:sub>
              </m:sSub>
              <m:f>
                <m:fPr>
                  <m:ctrlPr>
                    <w:rPr>
                      <w:rFonts w:ascii="Cambria Math" w:hAnsi="Cambria Math"/>
                    </w:rPr>
                  </m:ctrlPr>
                </m:fPr>
                <m:num>
                  <m:d>
                    <m:dPr>
                      <m:ctrlPr>
                        <w:rPr>
                          <w:rFonts w:ascii="Cambria Math" w:hAnsi="Cambria Math"/>
                        </w:rPr>
                      </m:ctrlPr>
                    </m:dPr>
                    <m:e>
                      <m:r>
                        <w:rPr>
                          <w:rFonts w:ascii="Cambria Math" w:hAnsi="Cambria Math"/>
                        </w:rPr>
                        <m:t>3μ+2</m:t>
                      </m:r>
                    </m:e>
                  </m:d>
                </m:num>
                <m:den>
                  <m:r>
                    <w:rPr>
                      <w:rFonts w:ascii="Cambria Math" w:hAnsi="Cambria Math"/>
                    </w:rPr>
                    <m:t>2</m:t>
                  </m:r>
                </m:den>
              </m:f>
              <m:r>
                <w:rPr>
                  <w:rFonts w:ascii="Cambria Math" w:hAnsi="Cambria Math"/>
                </w:rPr>
                <m:t>μ</m:t>
              </m:r>
            </m:e>
          </m:nary>
          <m:r>
            <w:rPr>
              <w:rFonts w:ascii="Cambria Math" w:hAnsi="Cambria Math"/>
            </w:rPr>
            <m:t xml:space="preserve"> </m:t>
          </m:r>
          <m:f>
            <m:fPr>
              <m:ctrlPr>
                <w:rPr>
                  <w:rFonts w:ascii="Cambria Math" w:hAnsi="Cambria Math"/>
                </w:rPr>
              </m:ctrlPr>
            </m:fPr>
            <m:num>
              <m:nary>
                <m:naryPr>
                  <m:limLoc m:val="subSup"/>
                  <m:ctrlPr>
                    <w:rPr>
                      <w:rFonts w:ascii="Cambria Math" w:hAnsi="Cambria Math"/>
                    </w:rPr>
                  </m:ctrlPr>
                </m:naryPr>
                <m:sub>
                  <m:r>
                    <w:rPr>
                      <w:rFonts w:ascii="Cambria Math" w:hAnsi="Cambria Math"/>
                    </w:rPr>
                    <m:t>0</m:t>
                  </m:r>
                </m:sub>
                <m:sup>
                  <m:r>
                    <w:rPr>
                      <w:rFonts w:ascii="Cambria Math" w:hAnsi="Cambria Math"/>
                    </w:rPr>
                    <m:t>∞</m:t>
                  </m:r>
                </m:sup>
                <m:e>
                  <m:r>
                    <w:rPr>
                      <w:rFonts w:ascii="Cambria Math" w:hAnsi="Cambria Math"/>
                    </w:rPr>
                    <m:t xml:space="preserve"> </m:t>
                  </m:r>
                  <m:sSub>
                    <m:sSubPr>
                      <m:ctrlPr>
                        <w:rPr>
                          <w:rFonts w:ascii="Cambria Math" w:hAnsi="Cambria Math"/>
                        </w:rPr>
                      </m:ctrlPr>
                    </m:sSubPr>
                    <m:e>
                      <m:r>
                        <w:rPr>
                          <w:rFonts w:ascii="Cambria Math" w:hAnsi="Cambria Math"/>
                        </w:rPr>
                        <m:t>R</m:t>
                      </m:r>
                    </m:e>
                    <m:sub>
                      <m:r>
                        <w:rPr>
                          <w:rFonts w:ascii="Cambria Math" w:hAnsi="Cambria Math"/>
                        </w:rPr>
                        <m:t>Q</m:t>
                      </m:r>
                    </m:sub>
                  </m:sSub>
                  <m:d>
                    <m:dPr>
                      <m:ctrlPr>
                        <w:rPr>
                          <w:rFonts w:ascii="Cambria Math" w:hAnsi="Cambria Math"/>
                        </w:rPr>
                      </m:ctrlPr>
                    </m:dPr>
                    <m:e>
                      <m:r>
                        <w:rPr>
                          <w:rFonts w:ascii="Cambria Math" w:hAnsi="Cambria Math"/>
                        </w:rPr>
                        <m:t>λ,1</m:t>
                      </m:r>
                    </m:e>
                  </m:d>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S</m:t>
                          </m:r>
                        </m:sub>
                      </m:sSub>
                      <m:d>
                        <m:dPr>
                          <m:ctrlPr>
                            <w:rPr>
                              <w:rFonts w:ascii="Cambria Math" w:hAnsi="Cambria Math"/>
                            </w:rPr>
                          </m:ctrlPr>
                        </m:dPr>
                        <m:e>
                          <m:r>
                            <w:rPr>
                              <w:rFonts w:ascii="Cambria Math" w:hAnsi="Cambria Math"/>
                            </w:rPr>
                            <m:t>λ</m:t>
                          </m:r>
                        </m:e>
                      </m:d>
                      <m:r>
                        <w:rPr>
                          <w:rFonts w:ascii="Cambria Math" w:hAnsi="Cambria Math"/>
                        </w:rPr>
                        <m:t>-1</m:t>
                      </m:r>
                    </m:e>
                  </m:d>
                </m:e>
              </m:nary>
              <m:r>
                <w:rPr>
                  <w:rFonts w:ascii="Cambria Math" w:hAnsi="Cambria Math"/>
                </w:rPr>
                <m:t xml:space="preserve"> dλ</m:t>
              </m:r>
            </m:num>
            <m:den>
              <m:nary>
                <m:naryPr>
                  <m:limLoc m:val="subSup"/>
                  <m:ctrlPr>
                    <w:rPr>
                      <w:rFonts w:ascii="Cambria Math" w:hAnsi="Cambria Math"/>
                    </w:rPr>
                  </m:ctrlPr>
                </m:naryPr>
                <m:sub>
                  <m:r>
                    <w:rPr>
                      <w:rFonts w:ascii="Cambria Math" w:hAnsi="Cambria Math"/>
                    </w:rPr>
                    <m:t>0</m:t>
                  </m:r>
                </m:sub>
                <m:sup>
                  <m:r>
                    <w:rPr>
                      <w:rFonts w:ascii="Cambria Math" w:hAnsi="Cambria Math"/>
                    </w:rPr>
                    <m:t>∞</m:t>
                  </m:r>
                </m:sup>
                <m:e>
                  <m:r>
                    <w:rPr>
                      <w:rFonts w:ascii="Cambria Math" w:hAnsi="Cambria Math"/>
                    </w:rPr>
                    <m:t xml:space="preserve"> </m:t>
                  </m:r>
                  <m:sSub>
                    <m:sSubPr>
                      <m:ctrlPr>
                        <w:rPr>
                          <w:rFonts w:ascii="Cambria Math" w:hAnsi="Cambria Math"/>
                        </w:rPr>
                      </m:ctrlPr>
                    </m:sSubPr>
                    <m:e>
                      <m:r>
                        <w:rPr>
                          <w:rFonts w:ascii="Cambria Math" w:hAnsi="Cambria Math"/>
                        </w:rPr>
                        <m:t>R</m:t>
                      </m:r>
                    </m:e>
                    <m:sub>
                      <m:r>
                        <w:rPr>
                          <w:rFonts w:ascii="Cambria Math" w:hAnsi="Cambria Math"/>
                        </w:rPr>
                        <m:t>Q</m:t>
                      </m:r>
                    </m:sub>
                  </m:sSub>
                  <m:d>
                    <m:dPr>
                      <m:ctrlPr>
                        <w:rPr>
                          <w:rFonts w:ascii="Cambria Math" w:hAnsi="Cambria Math"/>
                        </w:rPr>
                      </m:ctrlPr>
                    </m:dPr>
                    <m:e>
                      <m:r>
                        <w:rPr>
                          <w:rFonts w:ascii="Cambria Math" w:hAnsi="Cambria Math"/>
                        </w:rPr>
                        <m:t>λ,1</m:t>
                      </m:r>
                    </m:e>
                  </m:d>
                </m:e>
              </m:nary>
              <m:r>
                <w:rPr>
                  <w:rFonts w:ascii="Cambria Math" w:hAnsi="Cambria Math"/>
                </w:rPr>
                <m:t xml:space="preserve"> dλ</m:t>
              </m:r>
            </m:den>
          </m:f>
          <m:r>
            <w:rPr>
              <w:rFonts w:ascii="Cambria Math" w:hAnsi="Cambria Math"/>
            </w:rPr>
            <m:t>=</m:t>
          </m:r>
          <m:nary>
            <m:naryPr>
              <m:chr m:val="∑"/>
              <m:limLoc m:val="undOvr"/>
              <m:ctrlPr>
                <w:rPr>
                  <w:rFonts w:ascii="Cambria Math" w:hAnsi="Cambria Math"/>
                </w:rPr>
              </m:ctrlPr>
            </m:naryPr>
            <m:sub>
              <m:r>
                <w:rPr>
                  <w:rFonts w:ascii="Cambria Math" w:hAnsi="Cambria Math"/>
                </w:rPr>
                <m:t>n</m:t>
              </m:r>
            </m:sub>
            <m:sup>
              <m:sSub>
                <m:sSubPr>
                  <m:ctrlPr>
                    <w:rPr>
                      <w:rFonts w:ascii="Cambria Math" w:hAnsi="Cambria Math"/>
                    </w:rPr>
                  </m:ctrlPr>
                </m:sSubPr>
                <m:e>
                  <m:r>
                    <w:rPr>
                      <w:rFonts w:ascii="Cambria Math" w:hAnsi="Cambria Math"/>
                    </w:rPr>
                    <m:t>N</m:t>
                  </m:r>
                </m:e>
                <m:sub>
                  <m:r>
                    <w:rPr>
                      <w:rFonts w:ascii="Cambria Math" w:hAnsi="Cambria Math"/>
                    </w:rPr>
                    <m:t>spot</m:t>
                  </m:r>
                </m:sub>
              </m:sSub>
            </m:sup>
            <m:e>
              <m:sSub>
                <m:sSubPr>
                  <m:ctrlPr>
                    <w:rPr>
                      <w:rFonts w:ascii="Cambria Math" w:hAnsi="Cambria Math"/>
                    </w:rPr>
                  </m:ctrlPr>
                </m:sSubPr>
                <m:e>
                  <m:r>
                    <w:rPr>
                      <w:rFonts w:ascii="Cambria Math" w:hAnsi="Cambria Math"/>
                    </w:rPr>
                    <m:t>A</m:t>
                  </m:r>
                </m:e>
                <m:sub>
                  <m:r>
                    <w:rPr>
                      <w:rFonts w:ascii="Cambria Math" w:hAnsi="Cambria Math"/>
                    </w:rPr>
                    <m:t>S</m:t>
                  </m:r>
                </m:sub>
              </m:sSub>
              <m:f>
                <m:fPr>
                  <m:ctrlPr>
                    <w:rPr>
                      <w:rFonts w:ascii="Cambria Math" w:hAnsi="Cambria Math"/>
                    </w:rPr>
                  </m:ctrlPr>
                </m:fPr>
                <m:num>
                  <m:d>
                    <m:dPr>
                      <m:ctrlPr>
                        <w:rPr>
                          <w:rFonts w:ascii="Cambria Math" w:hAnsi="Cambria Math"/>
                        </w:rPr>
                      </m:ctrlPr>
                    </m:dPr>
                    <m:e>
                      <m:r>
                        <w:rPr>
                          <w:rFonts w:ascii="Cambria Math" w:hAnsi="Cambria Math"/>
                        </w:rPr>
                        <m:t>3μ+2</m:t>
                      </m:r>
                    </m:e>
                  </m:d>
                </m:num>
                <m:den>
                  <m:r>
                    <w:rPr>
                      <w:rFonts w:ascii="Cambria Math" w:hAnsi="Cambria Math"/>
                    </w:rPr>
                    <m:t>2</m:t>
                  </m:r>
                </m:den>
              </m:f>
              <m:r>
                <w:rPr>
                  <w:rFonts w:ascii="Cambria Math" w:hAnsi="Cambria Math"/>
                </w:rPr>
                <m:t>μ</m:t>
              </m:r>
            </m:e>
          </m:nary>
          <m:r>
            <w:rPr>
              <w:rFonts w:ascii="Cambria Math" w:hAnsi="Cambria Math"/>
            </w:rPr>
            <m:t xml:space="preserve"> </m:t>
          </m:r>
          <m:d>
            <m:dPr>
              <m:ctrlPr>
                <w:rPr>
                  <w:rFonts w:ascii="Cambria Math" w:hAnsi="Cambria Math"/>
                </w:rPr>
              </m:ctrlPr>
            </m:dPr>
            <m:e>
              <m:sSubSup>
                <m:sSubSupPr>
                  <m:ctrlPr>
                    <w:rPr>
                      <w:rFonts w:ascii="Cambria Math" w:hAnsi="Cambria Math"/>
                    </w:rPr>
                  </m:ctrlPr>
                </m:sSubSupPr>
                <m:e>
                  <m:r>
                    <w:rPr>
                      <w:rFonts w:ascii="Cambria Math" w:hAnsi="Cambria Math"/>
                    </w:rPr>
                    <m:t>C</m:t>
                  </m:r>
                </m:e>
                <m:sub>
                  <m:r>
                    <w:rPr>
                      <w:rFonts w:ascii="Cambria Math" w:hAnsi="Cambria Math"/>
                    </w:rPr>
                    <m:t>S</m:t>
                  </m:r>
                </m:sub>
                <m:sup>
                  <m:r>
                    <w:rPr>
                      <w:rFonts w:ascii="Cambria Math" w:hAnsi="Cambria Math"/>
                    </w:rPr>
                    <m:t>B</m:t>
                  </m:r>
                </m:sup>
              </m:sSubSup>
              <m:r>
                <w:rPr>
                  <w:rFonts w:ascii="Cambria Math" w:hAnsi="Cambria Math"/>
                </w:rPr>
                <m:t>-1</m:t>
              </m:r>
            </m:e>
          </m:d>
          <m:r>
            <w:rPr>
              <w:rFonts w:ascii="Cambria Math" w:hAnsi="Cambria Math"/>
            </w:rPr>
            <m:t>=</m:t>
          </m:r>
          <m:nary>
            <m:naryPr>
              <m:chr m:val="∑"/>
              <m:limLoc m:val="undOvr"/>
              <m:ctrlPr>
                <w:rPr>
                  <w:rFonts w:ascii="Cambria Math" w:hAnsi="Cambria Math"/>
                </w:rPr>
              </m:ctrlPr>
            </m:naryPr>
            <m:sub>
              <m:r>
                <w:rPr>
                  <w:rFonts w:ascii="Cambria Math" w:hAnsi="Cambria Math"/>
                </w:rPr>
                <m:t>n</m:t>
              </m:r>
            </m:sub>
            <m:sup>
              <m:sSub>
                <m:sSubPr>
                  <m:ctrlPr>
                    <w:rPr>
                      <w:rFonts w:ascii="Cambria Math" w:hAnsi="Cambria Math"/>
                    </w:rPr>
                  </m:ctrlPr>
                </m:sSubPr>
                <m:e>
                  <m:r>
                    <w:rPr>
                      <w:rFonts w:ascii="Cambria Math" w:hAnsi="Cambria Math"/>
                    </w:rPr>
                    <m:t>N</m:t>
                  </m:r>
                </m:e>
                <m:sub>
                  <m:r>
                    <w:rPr>
                      <w:rFonts w:ascii="Cambria Math" w:hAnsi="Cambria Math"/>
                    </w:rPr>
                    <m:t>spot</m:t>
                  </m:r>
                </m:sub>
              </m:sSub>
            </m:sup>
            <m:e>
              <m:sSub>
                <m:sSubPr>
                  <m:ctrlPr>
                    <w:rPr>
                      <w:rFonts w:ascii="Cambria Math" w:hAnsi="Cambria Math"/>
                    </w:rPr>
                  </m:ctrlPr>
                </m:sSubPr>
                <m:e>
                  <m:r>
                    <w:rPr>
                      <w:rFonts w:ascii="Cambria Math" w:hAnsi="Cambria Math"/>
                    </w:rPr>
                    <m:t>A</m:t>
                  </m:r>
                </m:e>
                <m:sub>
                  <m:r>
                    <w:rPr>
                      <w:rFonts w:ascii="Cambria Math" w:hAnsi="Cambria Math"/>
                    </w:rPr>
                    <m:t>S</m:t>
                  </m:r>
                </m:sub>
              </m:sSub>
              <m:f>
                <m:fPr>
                  <m:ctrlPr>
                    <w:rPr>
                      <w:rFonts w:ascii="Cambria Math" w:hAnsi="Cambria Math"/>
                    </w:rPr>
                  </m:ctrlPr>
                </m:fPr>
                <m:num>
                  <m:r>
                    <w:rPr>
                      <w:rFonts w:ascii="Cambria Math" w:hAnsi="Cambria Math"/>
                    </w:rPr>
                    <m:t>(3μ+2)</m:t>
                  </m:r>
                </m:num>
                <m:den>
                  <m:r>
                    <w:rPr>
                      <w:rFonts w:ascii="Cambria Math" w:hAnsi="Cambria Math"/>
                    </w:rPr>
                    <m:t>2</m:t>
                  </m:r>
                </m:den>
              </m:f>
              <m:r>
                <w:rPr>
                  <w:rFonts w:ascii="Cambria Math" w:hAnsi="Cambria Math"/>
                </w:rPr>
                <m:t>μ</m:t>
              </m:r>
            </m:e>
          </m:nary>
          <m:r>
            <w:rPr>
              <w:rFonts w:ascii="Cambria Math" w:hAnsi="Cambria Math"/>
            </w:rPr>
            <m:t xml:space="preserve"> </m:t>
          </m:r>
          <m:d>
            <m:dPr>
              <m:begChr m:val="["/>
              <m:endChr m:val="]"/>
              <m:ctrlPr>
                <w:rPr>
                  <w:rFonts w:ascii="Cambria Math" w:hAnsi="Cambria Math"/>
                  <w:i w:val="0"/>
                </w:rPr>
              </m:ctrlPr>
            </m:dPr>
            <m:e>
              <m:r>
                <w:rPr>
                  <w:rFonts w:ascii="Cambria Math" w:hAnsi="Cambria Math"/>
                </w:rPr>
                <m:t xml:space="preserve">0.223+0.0244 </m:t>
              </m:r>
              <m:func>
                <m:funcPr>
                  <m:ctrlPr>
                    <w:rPr>
                      <w:rFonts w:ascii="Cambria Math" w:hAnsi="Cambria Math"/>
                      <w:i w:val="0"/>
                    </w:rPr>
                  </m:ctrlPr>
                </m:funcPr>
                <m:fName>
                  <m:sSub>
                    <m:sSubPr>
                      <m:ctrlPr>
                        <w:rPr>
                          <w:rFonts w:ascii="Cambria Math" w:hAnsi="Cambria Math"/>
                          <w:i w:val="0"/>
                        </w:rPr>
                      </m:ctrlPr>
                    </m:sSubPr>
                    <m:e>
                      <m:r>
                        <w:rPr>
                          <w:rFonts w:ascii="Cambria Math" w:hAnsi="Cambria Math"/>
                        </w:rPr>
                        <m:t>log</m:t>
                      </m:r>
                    </m:e>
                    <m:sub>
                      <m:r>
                        <w:rPr>
                          <w:rFonts w:ascii="Cambria Math" w:hAnsi="Cambria Math"/>
                        </w:rPr>
                        <m:t>10</m:t>
                      </m:r>
                    </m:sub>
                  </m:sSub>
                </m:fName>
                <m:e>
                  <m:sSub>
                    <m:sSubPr>
                      <m:ctrlPr>
                        <w:rPr>
                          <w:rFonts w:ascii="Cambria Math" w:hAnsi="Cambria Math"/>
                          <w:i w:val="0"/>
                        </w:rPr>
                      </m:ctrlPr>
                    </m:sSubPr>
                    <m:e>
                      <m:r>
                        <w:rPr>
                          <w:rFonts w:ascii="Cambria Math" w:hAnsi="Cambria Math"/>
                        </w:rPr>
                        <m:t>A</m:t>
                      </m:r>
                    </m:e>
                    <m:sub>
                      <m:r>
                        <w:rPr>
                          <w:rFonts w:ascii="Cambria Math" w:hAnsi="Cambria Math"/>
                        </w:rPr>
                        <m:t>S</m:t>
                      </m:r>
                    </m:sub>
                  </m:sSub>
                </m:e>
              </m:func>
            </m:e>
          </m:d>
        </m:oMath>
      </m:oMathPara>
    </w:p>
    <w:p w14:paraId="650BAFBD" w14:textId="2F1E28A9" w:rsidR="00F90678" w:rsidRPr="008F43D6" w:rsidRDefault="00F90678" w:rsidP="008F43D6">
      <w:pPr>
        <w:pStyle w:val="CDRGuidance"/>
        <w:rPr>
          <w:rFonts w:asciiTheme="majorHAnsi" w:hAnsiTheme="majorHAnsi"/>
          <w:i w:val="0"/>
        </w:rPr>
      </w:pPr>
      <w:r w:rsidRPr="008F43D6">
        <w:rPr>
          <w:rFonts w:asciiTheme="majorHAnsi" w:hAnsiTheme="majorHAnsi"/>
          <w:i w:val="0"/>
        </w:rPr>
        <w:t xml:space="preserve">Typically, information </w:t>
      </w:r>
      <w:r w:rsidR="004975FF" w:rsidRPr="008F43D6">
        <w:rPr>
          <w:rFonts w:asciiTheme="majorHAnsi" w:hAnsiTheme="majorHAnsi"/>
          <w:i w:val="0"/>
        </w:rPr>
        <w:t>about sunspot areas and locations are</w:t>
      </w:r>
      <w:r w:rsidRPr="008F43D6">
        <w:rPr>
          <w:rFonts w:asciiTheme="majorHAnsi" w:hAnsiTheme="majorHAnsi"/>
          <w:i w:val="0"/>
        </w:rPr>
        <w:t xml:space="preserve"> recorded at different times throughout the day (depending on local time) by a dozen or so different ground-based stations. The sunspot darkening index used to evaluate NRLTSI2 and NRLSSI2, </w:t>
      </w:r>
      <w:r w:rsidR="004975FF" w:rsidRPr="008F43D6">
        <w:rPr>
          <w:rFonts w:asciiTheme="majorHAnsi" w:hAnsiTheme="majorHAnsi"/>
          <w:i w:val="0"/>
        </w:rPr>
        <w:t xml:space="preserve">shown in Figure 6, </w:t>
      </w:r>
      <w:r w:rsidRPr="008F43D6">
        <w:rPr>
          <w:rFonts w:asciiTheme="majorHAnsi" w:hAnsiTheme="majorHAnsi"/>
          <w:i w:val="0"/>
        </w:rPr>
        <w:t>is the average of all the available information on a given day.</w:t>
      </w:r>
      <w:r w:rsidR="004975FF" w:rsidRPr="008F43D6">
        <w:rPr>
          <w:rFonts w:asciiTheme="majorHAnsi" w:hAnsiTheme="majorHAnsi"/>
          <w:i w:val="0"/>
        </w:rPr>
        <w:t xml:space="preserve"> As well, individual sites calculate sunspot darkening factors, and it has also been applied to space-based white light images made by MDI on SOHO</w:t>
      </w:r>
      <w:r w:rsidR="00977072">
        <w:rPr>
          <w:rFonts w:asciiTheme="majorHAnsi" w:hAnsiTheme="majorHAnsi"/>
          <w:i w:val="0"/>
        </w:rPr>
        <w:t xml:space="preserve"> (</w:t>
      </w:r>
      <w:r w:rsidR="00CA3F34">
        <w:rPr>
          <w:rFonts w:asciiTheme="majorHAnsi" w:hAnsiTheme="majorHAnsi"/>
          <w:i w:val="0"/>
        </w:rPr>
        <w:t xml:space="preserve">F. </w:t>
      </w:r>
      <w:r w:rsidR="00977072">
        <w:rPr>
          <w:rFonts w:asciiTheme="majorHAnsi" w:hAnsiTheme="majorHAnsi"/>
          <w:i w:val="0"/>
        </w:rPr>
        <w:t>Watson</w:t>
      </w:r>
      <w:r w:rsidR="00CA3F34">
        <w:rPr>
          <w:rFonts w:asciiTheme="majorHAnsi" w:hAnsiTheme="majorHAnsi"/>
          <w:i w:val="0"/>
        </w:rPr>
        <w:t>,</w:t>
      </w:r>
      <w:r w:rsidR="00CA3F34" w:rsidRPr="00CA3F34">
        <w:t xml:space="preserve"> </w:t>
      </w:r>
      <w:r w:rsidR="00CA3F34" w:rsidRPr="00CA3F34">
        <w:rPr>
          <w:rFonts w:asciiTheme="majorHAnsi" w:hAnsiTheme="majorHAnsi"/>
          <w:i w:val="0"/>
        </w:rPr>
        <w:t>http://www.nso.edu/staff/fwatson/STARA</w:t>
      </w:r>
      <w:r w:rsidR="00CA3F34">
        <w:rPr>
          <w:rFonts w:asciiTheme="majorHAnsi" w:hAnsiTheme="majorHAnsi"/>
          <w:i w:val="0"/>
        </w:rPr>
        <w:t>).</w:t>
      </w:r>
      <w:r w:rsidR="004975FF" w:rsidRPr="008F43D6">
        <w:rPr>
          <w:rFonts w:asciiTheme="majorHAnsi" w:hAnsiTheme="majorHAnsi"/>
          <w:i w:val="0"/>
        </w:rPr>
        <w:t xml:space="preserve"> </w:t>
      </w:r>
    </w:p>
    <w:p w14:paraId="52FD89F0" w14:textId="3BA11E70" w:rsidR="00F13548" w:rsidRDefault="00F13548" w:rsidP="00FB164B">
      <w:pPr>
        <w:pStyle w:val="CDRBodyText"/>
        <w:ind w:firstLine="0"/>
        <w:rPr>
          <w:rFonts w:asciiTheme="majorHAnsi" w:hAnsiTheme="majorHAnsi"/>
        </w:rPr>
      </w:pPr>
      <w:r w:rsidRPr="00F36424">
        <w:rPr>
          <w:rFonts w:asciiTheme="majorHAnsi" w:hAnsiTheme="majorHAnsi"/>
        </w:rPr>
        <w:t xml:space="preserve">Although the facular brightening can be calculated similarly </w:t>
      </w:r>
      <w:r w:rsidR="00F90678">
        <w:rPr>
          <w:rFonts w:asciiTheme="majorHAnsi" w:hAnsiTheme="majorHAnsi"/>
        </w:rPr>
        <w:t>to the sunspot darkening index</w:t>
      </w:r>
      <w:r w:rsidR="007C3676">
        <w:rPr>
          <w:rFonts w:asciiTheme="majorHAnsi" w:hAnsiTheme="majorHAnsi"/>
        </w:rPr>
        <w:t>, as Lean et al.</w:t>
      </w:r>
      <w:r w:rsidRPr="00F36424">
        <w:rPr>
          <w:rFonts w:asciiTheme="majorHAnsi" w:hAnsiTheme="majorHAnsi"/>
        </w:rPr>
        <w:t xml:space="preserve"> </w:t>
      </w:r>
      <w:r w:rsidR="007C3676">
        <w:rPr>
          <w:rFonts w:asciiTheme="majorHAnsi" w:hAnsiTheme="majorHAnsi"/>
        </w:rPr>
        <w:t>(</w:t>
      </w:r>
      <w:r w:rsidRPr="00F36424">
        <w:rPr>
          <w:rFonts w:asciiTheme="majorHAnsi" w:hAnsiTheme="majorHAnsi"/>
        </w:rPr>
        <w:t>1998)</w:t>
      </w:r>
      <w:r w:rsidR="00CA3F34">
        <w:rPr>
          <w:rFonts w:asciiTheme="majorHAnsi" w:hAnsiTheme="majorHAnsi"/>
        </w:rPr>
        <w:t xml:space="preserve"> demonstrate</w:t>
      </w:r>
      <w:r w:rsidR="007C3676">
        <w:rPr>
          <w:rFonts w:asciiTheme="majorHAnsi" w:hAnsiTheme="majorHAnsi"/>
        </w:rPr>
        <w:t xml:space="preserve"> for the irradiance at 200 nm using histograms of calibrated Ca K solar images to identify bright faculae</w:t>
      </w:r>
      <w:r w:rsidRPr="00F36424">
        <w:rPr>
          <w:rFonts w:asciiTheme="majorHAnsi" w:hAnsiTheme="majorHAnsi"/>
        </w:rPr>
        <w:t xml:space="preserve">, </w:t>
      </w:r>
      <w:r w:rsidR="007C3676">
        <w:rPr>
          <w:rFonts w:asciiTheme="majorHAnsi" w:hAnsiTheme="majorHAnsi"/>
        </w:rPr>
        <w:t>the</w:t>
      </w:r>
      <w:r w:rsidRPr="00F36424">
        <w:rPr>
          <w:rFonts w:asciiTheme="majorHAnsi" w:hAnsiTheme="majorHAnsi"/>
        </w:rPr>
        <w:t xml:space="preserve"> characteristics </w:t>
      </w:r>
      <w:r w:rsidR="007C3676">
        <w:rPr>
          <w:rFonts w:asciiTheme="majorHAnsi" w:hAnsiTheme="majorHAnsi"/>
        </w:rPr>
        <w:t xml:space="preserve">of facular </w:t>
      </w:r>
      <w:r w:rsidRPr="00F36424">
        <w:rPr>
          <w:rFonts w:asciiTheme="majorHAnsi" w:hAnsiTheme="majorHAnsi"/>
        </w:rPr>
        <w:t xml:space="preserve">are </w:t>
      </w:r>
      <w:r w:rsidR="007C3676">
        <w:rPr>
          <w:rFonts w:asciiTheme="majorHAnsi" w:hAnsiTheme="majorHAnsi"/>
        </w:rPr>
        <w:t xml:space="preserve">in general </w:t>
      </w:r>
      <w:r w:rsidRPr="00F36424">
        <w:rPr>
          <w:rFonts w:asciiTheme="majorHAnsi" w:hAnsiTheme="majorHAnsi"/>
        </w:rPr>
        <w:t>poorly observed in solar imagery and inadequately specified compared with the more compact, darker and relatively well-defined sunspot regions. Furthermore, whereas sunspot regions are typically discrete and therefore relatively easily quantified, faculae occur with a continuous distribution of sizes and contrasts, so that statistical definitions (which can be ambiguous) are needed for practical quantification. Because of the lack of reliable quantitative data for facular areas, center-to-limb functions and contrasts, the NRLSSI</w:t>
      </w:r>
      <w:r w:rsidR="00F90678">
        <w:rPr>
          <w:rFonts w:asciiTheme="majorHAnsi" w:hAnsiTheme="majorHAnsi"/>
        </w:rPr>
        <w:t>2 model (like NRLSSI)</w:t>
      </w:r>
      <w:r w:rsidRPr="00F36424">
        <w:rPr>
          <w:rFonts w:asciiTheme="majorHAnsi" w:hAnsiTheme="majorHAnsi"/>
        </w:rPr>
        <w:t xml:space="preserve"> calculates spectral irradiance change due to faculae as a linear function of a “flux” (i.e., disk-integrated) proxy of facular brightening, </w:t>
      </w:r>
      <w:r w:rsidR="00F90678" w:rsidRPr="002326C6">
        <w:rPr>
          <w:rFonts w:asciiTheme="majorHAnsi" w:hAnsiTheme="majorHAnsi"/>
          <w:i/>
        </w:rPr>
        <w:t>F</w:t>
      </w:r>
      <w:r w:rsidR="00F90678">
        <w:rPr>
          <w:rFonts w:asciiTheme="majorHAnsi" w:hAnsiTheme="majorHAnsi"/>
        </w:rPr>
        <w:t>(</w:t>
      </w:r>
      <w:r w:rsidR="00F90678" w:rsidRPr="002326C6">
        <w:rPr>
          <w:rFonts w:asciiTheme="majorHAnsi" w:hAnsiTheme="majorHAnsi"/>
          <w:i/>
        </w:rPr>
        <w:t>t</w:t>
      </w:r>
      <w:r w:rsidR="00F90678">
        <w:rPr>
          <w:rFonts w:asciiTheme="majorHAnsi" w:hAnsiTheme="majorHAnsi"/>
        </w:rPr>
        <w:t>).</w:t>
      </w:r>
    </w:p>
    <w:p w14:paraId="34A590AC" w14:textId="36BBD9C2" w:rsidR="000C19D7" w:rsidRPr="00AB2930" w:rsidRDefault="007C2BBD" w:rsidP="00F16A28">
      <w:pPr>
        <w:pStyle w:val="CDRHeading3"/>
      </w:pPr>
      <w:bookmarkStart w:id="36" w:name="_Toc269030687"/>
      <w:r>
        <w:t xml:space="preserve">Data Merging </w:t>
      </w:r>
      <w:r w:rsidR="000C19D7" w:rsidRPr="00AB2930">
        <w:t>Strategy</w:t>
      </w:r>
      <w:bookmarkEnd w:id="36"/>
    </w:p>
    <w:p w14:paraId="3488B953" w14:textId="174FC9BA" w:rsidR="007C2BBD" w:rsidRPr="00FF74F1" w:rsidRDefault="00FE7077" w:rsidP="00CD523F">
      <w:pPr>
        <w:pStyle w:val="CDRBodyText"/>
        <w:ind w:firstLine="0"/>
        <w:rPr>
          <w:rFonts w:asciiTheme="majorHAnsi" w:hAnsiTheme="majorHAnsi"/>
          <w:color w:val="000000"/>
        </w:rPr>
      </w:pPr>
      <w:r w:rsidRPr="00FF74F1">
        <w:rPr>
          <w:rFonts w:asciiTheme="majorHAnsi" w:hAnsiTheme="majorHAnsi"/>
          <w:color w:val="000000"/>
        </w:rPr>
        <w:t>No</w:t>
      </w:r>
      <w:r w:rsidR="00CD523F" w:rsidRPr="00FF74F1">
        <w:rPr>
          <w:rFonts w:asciiTheme="majorHAnsi" w:hAnsiTheme="majorHAnsi"/>
          <w:color w:val="000000"/>
        </w:rPr>
        <w:t xml:space="preserve"> data merging </w:t>
      </w:r>
      <w:r w:rsidR="00C96B35" w:rsidRPr="00FF74F1">
        <w:rPr>
          <w:rFonts w:asciiTheme="majorHAnsi" w:hAnsiTheme="majorHAnsi"/>
          <w:color w:val="000000"/>
        </w:rPr>
        <w:t>is needed f</w:t>
      </w:r>
      <w:r w:rsidRPr="00FF74F1">
        <w:rPr>
          <w:rFonts w:asciiTheme="majorHAnsi" w:hAnsiTheme="majorHAnsi"/>
          <w:color w:val="000000"/>
        </w:rPr>
        <w:t>o</w:t>
      </w:r>
      <w:r w:rsidR="00C96B35" w:rsidRPr="00FF74F1">
        <w:rPr>
          <w:rFonts w:asciiTheme="majorHAnsi" w:hAnsiTheme="majorHAnsi"/>
          <w:color w:val="000000"/>
        </w:rPr>
        <w:t>r</w:t>
      </w:r>
      <w:r w:rsidRPr="00FF74F1">
        <w:rPr>
          <w:rFonts w:asciiTheme="majorHAnsi" w:hAnsiTheme="majorHAnsi"/>
          <w:color w:val="000000"/>
        </w:rPr>
        <w:t xml:space="preserve"> the NRLTSI2 and NRLSSI2 models to calculate solar irradiance.</w:t>
      </w:r>
    </w:p>
    <w:p w14:paraId="7C3A8761" w14:textId="0E9EBC72" w:rsidR="003D3C9B" w:rsidRDefault="003D3C9B" w:rsidP="00F16A28">
      <w:pPr>
        <w:pStyle w:val="CDRHeading3"/>
      </w:pPr>
      <w:bookmarkStart w:id="37" w:name="_Toc269030688"/>
      <w:r>
        <w:t>Numerical Strategy</w:t>
      </w:r>
      <w:bookmarkEnd w:id="37"/>
    </w:p>
    <w:p w14:paraId="03D41C36" w14:textId="1E236E63" w:rsidR="00CD523F" w:rsidRPr="00FF74F1" w:rsidRDefault="00CD523F" w:rsidP="009B3247">
      <w:pPr>
        <w:pStyle w:val="CDRGuidance"/>
        <w:rPr>
          <w:rFonts w:asciiTheme="majorHAnsi" w:hAnsiTheme="majorHAnsi"/>
          <w:i w:val="0"/>
        </w:rPr>
      </w:pPr>
      <w:r w:rsidRPr="00FF74F1">
        <w:rPr>
          <w:rFonts w:asciiTheme="majorHAnsi" w:hAnsiTheme="majorHAnsi"/>
          <w:i w:val="0"/>
          <w:color w:val="000000"/>
        </w:rPr>
        <w:t>The NRLTSI2 and NRLSSI2 models do not include</w:t>
      </w:r>
      <w:r w:rsidR="00FE7077" w:rsidRPr="00FF74F1">
        <w:rPr>
          <w:rFonts w:asciiTheme="majorHAnsi" w:hAnsiTheme="majorHAnsi"/>
          <w:i w:val="0"/>
          <w:color w:val="000000"/>
        </w:rPr>
        <w:t xml:space="preserve"> numerical algorithms.</w:t>
      </w:r>
    </w:p>
    <w:p w14:paraId="7B4AFD15" w14:textId="15C42396" w:rsidR="000C19D7" w:rsidRPr="00AB2930" w:rsidRDefault="000C19D7" w:rsidP="00F16A28">
      <w:pPr>
        <w:pStyle w:val="CDRHeading3"/>
      </w:pPr>
      <w:bookmarkStart w:id="38" w:name="_Toc269030689"/>
      <w:r w:rsidRPr="00AB2930">
        <w:lastRenderedPageBreak/>
        <w:t>Calculations</w:t>
      </w:r>
      <w:bookmarkEnd w:id="38"/>
    </w:p>
    <w:p w14:paraId="45065E1F" w14:textId="2F1978CB" w:rsidR="00FE7077" w:rsidRPr="00FF74F1" w:rsidRDefault="005209CD" w:rsidP="00EB1088">
      <w:pPr>
        <w:pStyle w:val="CDRGuidance"/>
        <w:rPr>
          <w:rFonts w:asciiTheme="majorHAnsi" w:hAnsiTheme="majorHAnsi"/>
        </w:rPr>
      </w:pPr>
      <w:r w:rsidRPr="00FF74F1">
        <w:rPr>
          <w:rFonts w:asciiTheme="majorHAnsi" w:hAnsiTheme="majorHAnsi"/>
          <w:i w:val="0"/>
          <w:color w:val="000000"/>
        </w:rPr>
        <w:t>The algorithm calculate</w:t>
      </w:r>
      <w:r w:rsidR="00CA3F34">
        <w:rPr>
          <w:rFonts w:asciiTheme="majorHAnsi" w:hAnsiTheme="majorHAnsi"/>
          <w:i w:val="0"/>
          <w:color w:val="000000"/>
        </w:rPr>
        <w:t>s</w:t>
      </w:r>
      <w:r w:rsidRPr="00FF74F1">
        <w:rPr>
          <w:rFonts w:asciiTheme="majorHAnsi" w:hAnsiTheme="majorHAnsi"/>
          <w:i w:val="0"/>
          <w:color w:val="000000"/>
        </w:rPr>
        <w:t xml:space="preserve"> the total and solar spectral irradiance using an IDL procedure</w:t>
      </w:r>
      <w:r w:rsidRPr="00FF74F1">
        <w:rPr>
          <w:rFonts w:asciiTheme="majorHAnsi" w:hAnsiTheme="majorHAnsi"/>
          <w:i w:val="0"/>
        </w:rPr>
        <w:t xml:space="preserve"> to</w:t>
      </w:r>
      <w:r w:rsidR="00FE7077" w:rsidRPr="00FF74F1">
        <w:rPr>
          <w:rFonts w:asciiTheme="majorHAnsi" w:hAnsiTheme="majorHAnsi"/>
          <w:i w:val="0"/>
          <w:color w:val="000000"/>
        </w:rPr>
        <w:t xml:space="preserve"> applying the previously derived (and constant in time) coefficients to scale the two inputs, the facular brightening </w:t>
      </w:r>
      <w:r w:rsidR="004D29AF">
        <w:rPr>
          <w:rFonts w:asciiTheme="majorHAnsi" w:hAnsiTheme="majorHAnsi"/>
          <w:i w:val="0"/>
          <w:color w:val="000000"/>
        </w:rPr>
        <w:t>and sunspot darkening indices</w:t>
      </w:r>
      <w:r w:rsidR="00FE7077" w:rsidRPr="00FF74F1">
        <w:rPr>
          <w:rFonts w:asciiTheme="majorHAnsi" w:hAnsiTheme="majorHAnsi"/>
          <w:i w:val="0"/>
          <w:color w:val="000000"/>
        </w:rPr>
        <w:t>.</w:t>
      </w:r>
    </w:p>
    <w:p w14:paraId="0FC2D299" w14:textId="2F51755B" w:rsidR="00BC2D17" w:rsidRDefault="000C19D7" w:rsidP="00BC2D17">
      <w:pPr>
        <w:pStyle w:val="CDRHeading3"/>
      </w:pPr>
      <w:bookmarkStart w:id="39" w:name="_Toc269030690"/>
      <w:r w:rsidRPr="00AB2930">
        <w:t>Look-Up Table Description</w:t>
      </w:r>
      <w:bookmarkEnd w:id="39"/>
    </w:p>
    <w:p w14:paraId="4015DF25" w14:textId="022AAF97" w:rsidR="00FA4934" w:rsidRPr="00FF74F1" w:rsidRDefault="00FE7077" w:rsidP="00FE7077">
      <w:pPr>
        <w:pStyle w:val="CDRBodyText"/>
        <w:ind w:firstLine="0"/>
        <w:rPr>
          <w:rFonts w:asciiTheme="majorHAnsi" w:hAnsiTheme="majorHAnsi"/>
          <w:color w:val="000000"/>
        </w:rPr>
      </w:pPr>
      <w:commentRangeStart w:id="40"/>
      <w:r w:rsidRPr="00FF74F1">
        <w:rPr>
          <w:rFonts w:asciiTheme="majorHAnsi" w:hAnsiTheme="majorHAnsi"/>
          <w:color w:val="000000"/>
        </w:rPr>
        <w:t>There are no Look-Up tables</w:t>
      </w:r>
      <w:commentRangeEnd w:id="40"/>
      <w:r w:rsidR="00A801E6">
        <w:rPr>
          <w:rStyle w:val="CommentReference"/>
          <w:rFonts w:ascii="Arial" w:hAnsi="Arial"/>
        </w:rPr>
        <w:commentReference w:id="40"/>
      </w:r>
      <w:r w:rsidRPr="00FF74F1">
        <w:rPr>
          <w:rFonts w:asciiTheme="majorHAnsi" w:hAnsiTheme="majorHAnsi"/>
          <w:color w:val="000000"/>
        </w:rPr>
        <w:t>.</w:t>
      </w:r>
    </w:p>
    <w:p w14:paraId="03096A0A" w14:textId="72FEB88B" w:rsidR="007E0B1F" w:rsidRDefault="000C19D7" w:rsidP="007E0B1F">
      <w:pPr>
        <w:pStyle w:val="CDRHeading3"/>
      </w:pPr>
      <w:bookmarkStart w:id="41" w:name="_Toc269030691"/>
      <w:r w:rsidRPr="00AB2930">
        <w:t>Parameterization</w:t>
      </w:r>
      <w:bookmarkEnd w:id="41"/>
    </w:p>
    <w:p w14:paraId="1B35BAA8" w14:textId="3CD75206" w:rsidR="00FE7077" w:rsidRPr="00FF74F1" w:rsidRDefault="00FE7077" w:rsidP="007E0B1F">
      <w:pPr>
        <w:pStyle w:val="CDRGuidance"/>
        <w:rPr>
          <w:rFonts w:asciiTheme="majorHAnsi" w:hAnsiTheme="majorHAnsi"/>
          <w:i w:val="0"/>
        </w:rPr>
      </w:pPr>
      <w:r w:rsidRPr="00FF74F1">
        <w:rPr>
          <w:rFonts w:asciiTheme="majorHAnsi" w:hAnsiTheme="majorHAnsi"/>
          <w:i w:val="0"/>
        </w:rPr>
        <w:t>There are no parameterizations.</w:t>
      </w:r>
    </w:p>
    <w:p w14:paraId="77467B46" w14:textId="4F102E2C" w:rsidR="000C19D7" w:rsidRPr="00AB2930" w:rsidRDefault="000C19D7" w:rsidP="00F16A28">
      <w:pPr>
        <w:pStyle w:val="CDRHeading3"/>
      </w:pPr>
      <w:bookmarkStart w:id="42" w:name="_Toc269030692"/>
      <w:r w:rsidRPr="00AB2930">
        <w:t>Algorithm Output</w:t>
      </w:r>
      <w:bookmarkEnd w:id="42"/>
    </w:p>
    <w:p w14:paraId="01D1832A" w14:textId="34A28CD5" w:rsidR="00AB329F" w:rsidRDefault="00CA3F34" w:rsidP="0044618A">
      <w:pPr>
        <w:pStyle w:val="CDRGuidance"/>
        <w:rPr>
          <w:b/>
          <w:sz w:val="28"/>
          <w:szCs w:val="28"/>
        </w:rPr>
      </w:pPr>
      <w:r>
        <w:rPr>
          <w:b/>
          <w:sz w:val="28"/>
          <w:szCs w:val="28"/>
        </w:rPr>
        <w:t>Total Solar Irradiance (</w:t>
      </w:r>
      <w:r w:rsidR="00AB329F">
        <w:rPr>
          <w:b/>
          <w:sz w:val="28"/>
          <w:szCs w:val="28"/>
        </w:rPr>
        <w:t>TSI</w:t>
      </w:r>
      <w:r>
        <w:rPr>
          <w:b/>
          <w:sz w:val="28"/>
          <w:szCs w:val="28"/>
        </w:rPr>
        <w:t>)</w:t>
      </w:r>
    </w:p>
    <w:p w14:paraId="3057E1A8" w14:textId="5DA190DD" w:rsidR="00D1670A" w:rsidRPr="00085D6F" w:rsidRDefault="00FE7077" w:rsidP="0044618A">
      <w:pPr>
        <w:pStyle w:val="CDRGuidance"/>
        <w:rPr>
          <w:rFonts w:asciiTheme="majorHAnsi" w:hAnsiTheme="majorHAnsi"/>
          <w:i w:val="0"/>
        </w:rPr>
      </w:pPr>
      <w:r w:rsidRPr="00085D6F">
        <w:rPr>
          <w:rFonts w:asciiTheme="majorHAnsi" w:hAnsiTheme="majorHAnsi"/>
          <w:i w:val="0"/>
        </w:rPr>
        <w:t xml:space="preserve">The NRLTSI2 model produces a value of total solar irradiance on </w:t>
      </w:r>
      <w:r w:rsidR="00F4076A" w:rsidRPr="00085D6F">
        <w:rPr>
          <w:rFonts w:asciiTheme="majorHAnsi" w:hAnsiTheme="majorHAnsi"/>
          <w:i w:val="0"/>
        </w:rPr>
        <w:t>an</w:t>
      </w:r>
      <w:r w:rsidRPr="00085D6F">
        <w:rPr>
          <w:rFonts w:asciiTheme="majorHAnsi" w:hAnsiTheme="majorHAnsi"/>
          <w:i w:val="0"/>
        </w:rPr>
        <w:t xml:space="preserve"> absolute s</w:t>
      </w:r>
      <w:r w:rsidR="00BA4540" w:rsidRPr="00085D6F">
        <w:rPr>
          <w:rFonts w:asciiTheme="majorHAnsi" w:hAnsiTheme="majorHAnsi"/>
          <w:i w:val="0"/>
        </w:rPr>
        <w:t>c</w:t>
      </w:r>
      <w:r w:rsidRPr="00085D6F">
        <w:rPr>
          <w:rFonts w:asciiTheme="majorHAnsi" w:hAnsiTheme="majorHAnsi"/>
          <w:i w:val="0"/>
        </w:rPr>
        <w:t>ale defined by TIM on SORCE, for given inputs of the facular brightening</w:t>
      </w:r>
      <w:r w:rsidR="00F4076A" w:rsidRPr="00085D6F">
        <w:rPr>
          <w:rFonts w:asciiTheme="majorHAnsi" w:hAnsiTheme="majorHAnsi"/>
          <w:i w:val="0"/>
        </w:rPr>
        <w:t xml:space="preserve"> </w:t>
      </w:r>
      <w:r w:rsidR="00312C47" w:rsidRPr="00085D6F">
        <w:rPr>
          <w:rFonts w:asciiTheme="majorHAnsi" w:hAnsiTheme="majorHAnsi"/>
          <w:i w:val="0"/>
        </w:rPr>
        <w:t xml:space="preserve">and sunspot darkening </w:t>
      </w:r>
      <w:r w:rsidR="00F4076A" w:rsidRPr="00085D6F">
        <w:rPr>
          <w:rFonts w:asciiTheme="majorHAnsi" w:hAnsiTheme="majorHAnsi"/>
          <w:i w:val="0"/>
        </w:rPr>
        <w:t>indices</w:t>
      </w:r>
      <w:r w:rsidRPr="00085D6F">
        <w:rPr>
          <w:rFonts w:asciiTheme="majorHAnsi" w:hAnsiTheme="majorHAnsi"/>
          <w:i w:val="0"/>
        </w:rPr>
        <w:t xml:space="preserve">, estimated daily using inputs from ground and </w:t>
      </w:r>
      <w:r w:rsidR="00C03AE1" w:rsidRPr="00085D6F">
        <w:rPr>
          <w:rFonts w:asciiTheme="majorHAnsi" w:hAnsiTheme="majorHAnsi"/>
          <w:i w:val="0"/>
        </w:rPr>
        <w:t>space-based solar observations when</w:t>
      </w:r>
      <w:r w:rsidRPr="00085D6F">
        <w:rPr>
          <w:rFonts w:asciiTheme="majorHAnsi" w:hAnsiTheme="majorHAnsi"/>
          <w:i w:val="0"/>
        </w:rPr>
        <w:t xml:space="preserve"> available, as specified above.</w:t>
      </w:r>
    </w:p>
    <w:p w14:paraId="0BAF38E1" w14:textId="053694EF" w:rsidR="00963B32" w:rsidRPr="00085D6F" w:rsidRDefault="00FE7077" w:rsidP="0044618A">
      <w:pPr>
        <w:pStyle w:val="CDRGuidance"/>
        <w:rPr>
          <w:rFonts w:asciiTheme="majorHAnsi" w:hAnsiTheme="majorHAnsi"/>
          <w:i w:val="0"/>
        </w:rPr>
      </w:pPr>
      <w:r w:rsidRPr="00085D6F">
        <w:rPr>
          <w:rFonts w:asciiTheme="majorHAnsi" w:hAnsiTheme="majorHAnsi"/>
          <w:i w:val="0"/>
        </w:rPr>
        <w:t xml:space="preserve">Typical </w:t>
      </w:r>
      <w:r w:rsidR="00C03AE1" w:rsidRPr="00085D6F">
        <w:rPr>
          <w:rFonts w:asciiTheme="majorHAnsi" w:hAnsiTheme="majorHAnsi"/>
          <w:i w:val="0"/>
        </w:rPr>
        <w:t xml:space="preserve">total solar irradiance </w:t>
      </w:r>
      <w:r w:rsidRPr="00085D6F">
        <w:rPr>
          <w:rFonts w:asciiTheme="majorHAnsi" w:hAnsiTheme="majorHAnsi"/>
          <w:i w:val="0"/>
        </w:rPr>
        <w:t xml:space="preserve">output files </w:t>
      </w:r>
      <w:r w:rsidR="00E30684" w:rsidRPr="00085D6F">
        <w:rPr>
          <w:rFonts w:asciiTheme="majorHAnsi" w:hAnsiTheme="majorHAnsi"/>
          <w:i w:val="0"/>
        </w:rPr>
        <w:t>in NetCDF</w:t>
      </w:r>
      <w:r w:rsidR="00D1670A" w:rsidRPr="00085D6F">
        <w:rPr>
          <w:rFonts w:asciiTheme="majorHAnsi" w:hAnsiTheme="majorHAnsi"/>
          <w:i w:val="0"/>
        </w:rPr>
        <w:t xml:space="preserve">4 format </w:t>
      </w:r>
      <w:r w:rsidRPr="00085D6F">
        <w:rPr>
          <w:rFonts w:asciiTheme="majorHAnsi" w:hAnsiTheme="majorHAnsi"/>
          <w:i w:val="0"/>
        </w:rPr>
        <w:t>have the structure</w:t>
      </w:r>
      <w:r w:rsidR="00566978" w:rsidRPr="00085D6F">
        <w:rPr>
          <w:rFonts w:asciiTheme="majorHAnsi" w:hAnsiTheme="majorHAnsi"/>
          <w:i w:val="0"/>
        </w:rPr>
        <w:t xml:space="preserve"> </w:t>
      </w:r>
      <w:r w:rsidR="00963B32" w:rsidRPr="00085D6F">
        <w:rPr>
          <w:rFonts w:asciiTheme="majorHAnsi" w:hAnsiTheme="majorHAnsi"/>
          <w:i w:val="0"/>
        </w:rPr>
        <w:t xml:space="preserve">as </w:t>
      </w:r>
      <w:r w:rsidR="00566978" w:rsidRPr="00085D6F">
        <w:rPr>
          <w:rFonts w:asciiTheme="majorHAnsi" w:hAnsiTheme="majorHAnsi"/>
          <w:i w:val="0"/>
        </w:rPr>
        <w:t>ident</w:t>
      </w:r>
      <w:r w:rsidR="007149F5" w:rsidRPr="00085D6F">
        <w:rPr>
          <w:rFonts w:asciiTheme="majorHAnsi" w:hAnsiTheme="majorHAnsi"/>
          <w:i w:val="0"/>
        </w:rPr>
        <w:t xml:space="preserve">ified in </w:t>
      </w:r>
      <w:r w:rsidR="00CA3F34" w:rsidRPr="00085D6F">
        <w:rPr>
          <w:rFonts w:asciiTheme="majorHAnsi" w:hAnsiTheme="majorHAnsi"/>
          <w:i w:val="0"/>
        </w:rPr>
        <w:t>Table 3</w:t>
      </w:r>
      <w:r w:rsidR="00566978" w:rsidRPr="00085D6F">
        <w:rPr>
          <w:rFonts w:asciiTheme="majorHAnsi" w:hAnsiTheme="majorHAnsi"/>
          <w:i w:val="0"/>
        </w:rPr>
        <w:t>. The files follow CF-1.5 metadata convections for variable names and attributes.</w:t>
      </w:r>
      <w:r w:rsidR="00963B32" w:rsidRPr="00085D6F">
        <w:rPr>
          <w:rFonts w:asciiTheme="majorHAnsi" w:hAnsiTheme="majorHAnsi"/>
          <w:i w:val="0"/>
        </w:rPr>
        <w:t xml:space="preserve"> </w:t>
      </w:r>
    </w:p>
    <w:p w14:paraId="25B5F30F" w14:textId="3926128D" w:rsidR="00566978" w:rsidRPr="002326C6" w:rsidRDefault="00566978" w:rsidP="00B1763E">
      <w:pPr>
        <w:pStyle w:val="Caption"/>
        <w:keepNext/>
        <w:ind w:left="90" w:right="360" w:firstLine="450"/>
        <w:rPr>
          <w:rFonts w:asciiTheme="majorHAnsi" w:hAnsiTheme="majorHAnsi" w:cs="Arial"/>
          <w:b/>
          <w:sz w:val="22"/>
          <w:szCs w:val="22"/>
        </w:rPr>
      </w:pPr>
      <w:bookmarkStart w:id="43" w:name="_Ref269980189"/>
      <w:r w:rsidRPr="002326C6">
        <w:rPr>
          <w:rFonts w:asciiTheme="majorHAnsi" w:hAnsiTheme="majorHAnsi" w:cs="Arial"/>
          <w:b/>
          <w:sz w:val="22"/>
          <w:szCs w:val="22"/>
        </w:rPr>
        <w:t xml:space="preserve">Table </w:t>
      </w:r>
      <w:bookmarkEnd w:id="43"/>
      <w:r w:rsidR="00CA3F34" w:rsidRPr="002326C6">
        <w:rPr>
          <w:rFonts w:asciiTheme="majorHAnsi" w:hAnsiTheme="majorHAnsi" w:cs="Arial"/>
          <w:b/>
          <w:sz w:val="22"/>
          <w:szCs w:val="22"/>
        </w:rPr>
        <w:t>3</w:t>
      </w:r>
      <w:r w:rsidRPr="002326C6">
        <w:rPr>
          <w:rFonts w:asciiTheme="majorHAnsi" w:hAnsiTheme="majorHAnsi" w:cs="Arial"/>
          <w:b/>
          <w:sz w:val="22"/>
          <w:szCs w:val="22"/>
        </w:rPr>
        <w:t>: Structure of NRLTSI2 output</w:t>
      </w:r>
      <w:r w:rsidR="00077381" w:rsidRPr="002326C6">
        <w:rPr>
          <w:rFonts w:asciiTheme="majorHAnsi" w:hAnsiTheme="majorHAnsi" w:cs="Arial"/>
          <w:b/>
          <w:sz w:val="22"/>
          <w:szCs w:val="22"/>
        </w:rPr>
        <w:t xml:space="preserve"> for daily values of TSI from 1978 to the present</w:t>
      </w:r>
      <w:r w:rsidRPr="002326C6">
        <w:rPr>
          <w:rFonts w:asciiTheme="majorHAnsi" w:hAnsiTheme="majorHAnsi" w:cs="Arial"/>
          <w:b/>
          <w:sz w:val="22"/>
          <w:szCs w:val="22"/>
        </w:rPr>
        <w:t>.</w:t>
      </w:r>
    </w:p>
    <w:tbl>
      <w:tblPr>
        <w:tblStyle w:val="TableGrid"/>
        <w:tblW w:w="0" w:type="auto"/>
        <w:tblLayout w:type="fixed"/>
        <w:tblLook w:val="04A0" w:firstRow="1" w:lastRow="0" w:firstColumn="1" w:lastColumn="0" w:noHBand="0" w:noVBand="1"/>
      </w:tblPr>
      <w:tblGrid>
        <w:gridCol w:w="1098"/>
        <w:gridCol w:w="3330"/>
        <w:gridCol w:w="3150"/>
        <w:gridCol w:w="990"/>
        <w:gridCol w:w="1008"/>
      </w:tblGrid>
      <w:tr w:rsidR="0004275A" w:rsidRPr="00566978" w14:paraId="205F8BA5" w14:textId="77777777" w:rsidTr="00421C3B">
        <w:trPr>
          <w:trHeight w:val="845"/>
        </w:trPr>
        <w:tc>
          <w:tcPr>
            <w:tcW w:w="1098" w:type="dxa"/>
            <w:shd w:val="clear" w:color="auto" w:fill="D9D9D9"/>
          </w:tcPr>
          <w:p w14:paraId="65A2F9EE" w14:textId="45FC130A" w:rsidR="00D1670A" w:rsidRPr="00085D6F" w:rsidRDefault="00D1670A" w:rsidP="00085D6F">
            <w:pPr>
              <w:pStyle w:val="CDRGuidance"/>
              <w:jc w:val="center"/>
              <w:rPr>
                <w:rFonts w:asciiTheme="majorHAnsi" w:hAnsiTheme="majorHAnsi"/>
                <w:b/>
                <w:i w:val="0"/>
                <w:sz w:val="22"/>
                <w:szCs w:val="22"/>
              </w:rPr>
            </w:pPr>
            <w:r w:rsidRPr="00085D6F">
              <w:rPr>
                <w:rFonts w:asciiTheme="majorHAnsi" w:hAnsiTheme="majorHAnsi"/>
                <w:b/>
                <w:i w:val="0"/>
                <w:sz w:val="22"/>
                <w:szCs w:val="22"/>
              </w:rPr>
              <w:t>Variable Name</w:t>
            </w:r>
          </w:p>
        </w:tc>
        <w:tc>
          <w:tcPr>
            <w:tcW w:w="3330" w:type="dxa"/>
            <w:shd w:val="clear" w:color="auto" w:fill="D9D9D9"/>
          </w:tcPr>
          <w:p w14:paraId="385B0657" w14:textId="727352C0" w:rsidR="00D1670A" w:rsidRPr="00085D6F" w:rsidRDefault="00D1670A" w:rsidP="00085D6F">
            <w:pPr>
              <w:pStyle w:val="CDRGuidance"/>
              <w:jc w:val="center"/>
              <w:rPr>
                <w:rFonts w:asciiTheme="majorHAnsi" w:hAnsiTheme="majorHAnsi"/>
                <w:b/>
                <w:i w:val="0"/>
                <w:sz w:val="22"/>
                <w:szCs w:val="22"/>
              </w:rPr>
            </w:pPr>
            <w:r w:rsidRPr="00085D6F">
              <w:rPr>
                <w:rFonts w:asciiTheme="majorHAnsi" w:hAnsiTheme="majorHAnsi"/>
                <w:b/>
                <w:i w:val="0"/>
                <w:sz w:val="22"/>
                <w:szCs w:val="22"/>
              </w:rPr>
              <w:t>Long Name</w:t>
            </w:r>
          </w:p>
        </w:tc>
        <w:tc>
          <w:tcPr>
            <w:tcW w:w="3150" w:type="dxa"/>
            <w:shd w:val="clear" w:color="auto" w:fill="D9D9D9"/>
          </w:tcPr>
          <w:p w14:paraId="170EFA25" w14:textId="4D3A9413" w:rsidR="00D1670A" w:rsidRPr="00085D6F" w:rsidRDefault="00D1670A" w:rsidP="00085D6F">
            <w:pPr>
              <w:pStyle w:val="CDRGuidance"/>
              <w:jc w:val="center"/>
              <w:rPr>
                <w:rFonts w:asciiTheme="majorHAnsi" w:hAnsiTheme="majorHAnsi"/>
                <w:b/>
                <w:i w:val="0"/>
                <w:sz w:val="22"/>
                <w:szCs w:val="22"/>
              </w:rPr>
            </w:pPr>
            <w:r w:rsidRPr="00085D6F">
              <w:rPr>
                <w:rFonts w:asciiTheme="majorHAnsi" w:hAnsiTheme="majorHAnsi"/>
                <w:b/>
                <w:i w:val="0"/>
                <w:sz w:val="22"/>
                <w:szCs w:val="22"/>
              </w:rPr>
              <w:t>Standard Name</w:t>
            </w:r>
          </w:p>
        </w:tc>
        <w:tc>
          <w:tcPr>
            <w:tcW w:w="990" w:type="dxa"/>
            <w:shd w:val="clear" w:color="auto" w:fill="D9D9D9"/>
          </w:tcPr>
          <w:p w14:paraId="349F1C4F" w14:textId="5B4F6E59" w:rsidR="00D1670A" w:rsidRPr="00085D6F" w:rsidRDefault="00D1670A" w:rsidP="00085D6F">
            <w:pPr>
              <w:pStyle w:val="CDRGuidance"/>
              <w:jc w:val="center"/>
              <w:rPr>
                <w:rFonts w:asciiTheme="majorHAnsi" w:hAnsiTheme="majorHAnsi"/>
                <w:b/>
                <w:i w:val="0"/>
                <w:sz w:val="22"/>
                <w:szCs w:val="22"/>
              </w:rPr>
            </w:pPr>
            <w:r w:rsidRPr="00085D6F">
              <w:rPr>
                <w:rFonts w:asciiTheme="majorHAnsi" w:hAnsiTheme="majorHAnsi"/>
                <w:b/>
                <w:i w:val="0"/>
                <w:sz w:val="22"/>
                <w:szCs w:val="22"/>
              </w:rPr>
              <w:t>Units</w:t>
            </w:r>
          </w:p>
        </w:tc>
        <w:tc>
          <w:tcPr>
            <w:tcW w:w="1008" w:type="dxa"/>
            <w:shd w:val="clear" w:color="auto" w:fill="D9D9D9"/>
          </w:tcPr>
          <w:p w14:paraId="570DC562" w14:textId="1149372F" w:rsidR="00D1670A" w:rsidRPr="00085D6F" w:rsidRDefault="00D1670A" w:rsidP="00085D6F">
            <w:pPr>
              <w:pStyle w:val="CDRGuidance"/>
              <w:jc w:val="center"/>
              <w:rPr>
                <w:rFonts w:asciiTheme="majorHAnsi" w:hAnsiTheme="majorHAnsi"/>
                <w:b/>
                <w:i w:val="0"/>
                <w:sz w:val="22"/>
                <w:szCs w:val="22"/>
              </w:rPr>
            </w:pPr>
            <w:r w:rsidRPr="00085D6F">
              <w:rPr>
                <w:rFonts w:asciiTheme="majorHAnsi" w:hAnsiTheme="majorHAnsi"/>
                <w:b/>
                <w:i w:val="0"/>
                <w:sz w:val="22"/>
                <w:szCs w:val="22"/>
              </w:rPr>
              <w:t>Missing Value</w:t>
            </w:r>
          </w:p>
        </w:tc>
      </w:tr>
      <w:tr w:rsidR="0004275A" w:rsidRPr="00566978" w14:paraId="7DE13A76" w14:textId="77777777" w:rsidTr="0004275A">
        <w:trPr>
          <w:trHeight w:val="563"/>
        </w:trPr>
        <w:tc>
          <w:tcPr>
            <w:tcW w:w="1098" w:type="dxa"/>
          </w:tcPr>
          <w:p w14:paraId="0C7CEC58" w14:textId="024F30A7" w:rsidR="00D1670A" w:rsidRPr="00085D6F" w:rsidRDefault="00D1670A" w:rsidP="0044618A">
            <w:pPr>
              <w:pStyle w:val="CDRGuidance"/>
              <w:rPr>
                <w:rFonts w:asciiTheme="majorHAnsi" w:hAnsiTheme="majorHAnsi"/>
                <w:i w:val="0"/>
                <w:sz w:val="22"/>
                <w:szCs w:val="22"/>
              </w:rPr>
            </w:pPr>
            <w:r w:rsidRPr="00085D6F">
              <w:rPr>
                <w:rFonts w:asciiTheme="majorHAnsi" w:hAnsiTheme="majorHAnsi"/>
                <w:i w:val="0"/>
                <w:sz w:val="22"/>
                <w:szCs w:val="22"/>
              </w:rPr>
              <w:t>TSI</w:t>
            </w:r>
          </w:p>
        </w:tc>
        <w:tc>
          <w:tcPr>
            <w:tcW w:w="3330" w:type="dxa"/>
          </w:tcPr>
          <w:p w14:paraId="2F83B6AC" w14:textId="3C119506" w:rsidR="00D1670A" w:rsidRPr="00085D6F" w:rsidRDefault="0004275A" w:rsidP="00EB4903">
            <w:pPr>
              <w:pStyle w:val="CDRGuidance"/>
              <w:rPr>
                <w:rFonts w:asciiTheme="majorHAnsi" w:hAnsiTheme="majorHAnsi"/>
                <w:i w:val="0"/>
                <w:sz w:val="22"/>
                <w:szCs w:val="22"/>
              </w:rPr>
            </w:pPr>
            <w:r w:rsidRPr="00085D6F">
              <w:rPr>
                <w:rFonts w:asciiTheme="majorHAnsi" w:hAnsiTheme="majorHAnsi" w:cs="Monaco"/>
                <w:i w:val="0"/>
                <w:sz w:val="22"/>
                <w:szCs w:val="22"/>
              </w:rPr>
              <w:t xml:space="preserve">NOAA Fundamental Climate Data Record of Daily Total Solar Irradiance </w:t>
            </w:r>
          </w:p>
        </w:tc>
        <w:tc>
          <w:tcPr>
            <w:tcW w:w="3150" w:type="dxa"/>
          </w:tcPr>
          <w:p w14:paraId="6B03C1FE" w14:textId="191E6630" w:rsidR="00D1670A" w:rsidRPr="00085D6F" w:rsidRDefault="00D1670A" w:rsidP="0044618A">
            <w:pPr>
              <w:pStyle w:val="CDRGuidance"/>
              <w:rPr>
                <w:rFonts w:asciiTheme="majorHAnsi" w:hAnsiTheme="majorHAnsi"/>
                <w:i w:val="0"/>
                <w:sz w:val="22"/>
                <w:szCs w:val="22"/>
              </w:rPr>
            </w:pPr>
            <w:r w:rsidRPr="00085D6F">
              <w:rPr>
                <w:rFonts w:asciiTheme="majorHAnsi" w:hAnsiTheme="majorHAnsi"/>
                <w:i w:val="0"/>
                <w:sz w:val="22"/>
                <w:szCs w:val="22"/>
              </w:rPr>
              <w:t>toa_incoming_shortwave_flux</w:t>
            </w:r>
          </w:p>
        </w:tc>
        <w:tc>
          <w:tcPr>
            <w:tcW w:w="990" w:type="dxa"/>
          </w:tcPr>
          <w:p w14:paraId="0A36217E" w14:textId="55680586" w:rsidR="00D1670A" w:rsidRPr="00085D6F" w:rsidRDefault="00CA3F34" w:rsidP="0044618A">
            <w:pPr>
              <w:pStyle w:val="CDRGuidance"/>
              <w:rPr>
                <w:rFonts w:asciiTheme="majorHAnsi" w:hAnsiTheme="majorHAnsi"/>
                <w:i w:val="0"/>
                <w:sz w:val="22"/>
                <w:szCs w:val="22"/>
              </w:rPr>
            </w:pPr>
            <w:r w:rsidRPr="00085D6F">
              <w:rPr>
                <w:rFonts w:asciiTheme="majorHAnsi" w:hAnsiTheme="majorHAnsi"/>
                <w:i w:val="0"/>
                <w:sz w:val="22"/>
                <w:szCs w:val="22"/>
              </w:rPr>
              <w:t xml:space="preserve">W </w:t>
            </w:r>
            <w:r w:rsidR="00D1670A" w:rsidRPr="00085D6F">
              <w:rPr>
                <w:rFonts w:asciiTheme="majorHAnsi" w:hAnsiTheme="majorHAnsi"/>
                <w:i w:val="0"/>
                <w:sz w:val="22"/>
                <w:szCs w:val="22"/>
              </w:rPr>
              <w:t>m</w:t>
            </w:r>
            <w:r w:rsidRPr="00085D6F">
              <w:rPr>
                <w:rFonts w:asciiTheme="majorHAnsi" w:hAnsiTheme="majorHAnsi"/>
                <w:i w:val="0"/>
                <w:sz w:val="22"/>
                <w:szCs w:val="22"/>
                <w:vertAlign w:val="superscript"/>
              </w:rPr>
              <w:t>-</w:t>
            </w:r>
            <w:r w:rsidR="00D1670A" w:rsidRPr="00085D6F">
              <w:rPr>
                <w:rFonts w:asciiTheme="majorHAnsi" w:hAnsiTheme="majorHAnsi"/>
                <w:i w:val="0"/>
                <w:sz w:val="22"/>
                <w:szCs w:val="22"/>
                <w:vertAlign w:val="superscript"/>
              </w:rPr>
              <w:t>2</w:t>
            </w:r>
          </w:p>
        </w:tc>
        <w:tc>
          <w:tcPr>
            <w:tcW w:w="1008" w:type="dxa"/>
          </w:tcPr>
          <w:p w14:paraId="59AF87C2" w14:textId="295C8D75" w:rsidR="00D1670A" w:rsidRPr="00085D6F" w:rsidRDefault="00D1670A" w:rsidP="0044618A">
            <w:pPr>
              <w:pStyle w:val="CDRGuidance"/>
              <w:rPr>
                <w:rFonts w:asciiTheme="majorHAnsi" w:hAnsiTheme="majorHAnsi"/>
                <w:i w:val="0"/>
                <w:sz w:val="22"/>
                <w:szCs w:val="22"/>
              </w:rPr>
            </w:pPr>
            <w:r w:rsidRPr="00085D6F">
              <w:rPr>
                <w:rFonts w:asciiTheme="majorHAnsi" w:hAnsiTheme="majorHAnsi"/>
                <w:i w:val="0"/>
                <w:sz w:val="22"/>
                <w:szCs w:val="22"/>
              </w:rPr>
              <w:t>-99.0</w:t>
            </w:r>
          </w:p>
        </w:tc>
      </w:tr>
      <w:tr w:rsidR="0004275A" w:rsidRPr="00566978" w14:paraId="66FAFE56" w14:textId="77777777" w:rsidTr="0004275A">
        <w:trPr>
          <w:trHeight w:val="547"/>
        </w:trPr>
        <w:tc>
          <w:tcPr>
            <w:tcW w:w="1098" w:type="dxa"/>
          </w:tcPr>
          <w:p w14:paraId="448CAD4A" w14:textId="0F458C72" w:rsidR="00D1670A" w:rsidRPr="00085D6F" w:rsidRDefault="002050BB" w:rsidP="0044618A">
            <w:pPr>
              <w:pStyle w:val="CDRGuidance"/>
              <w:rPr>
                <w:rFonts w:asciiTheme="majorHAnsi" w:hAnsiTheme="majorHAnsi"/>
                <w:i w:val="0"/>
                <w:sz w:val="22"/>
                <w:szCs w:val="22"/>
              </w:rPr>
            </w:pPr>
            <w:r w:rsidRPr="00085D6F">
              <w:rPr>
                <w:rFonts w:asciiTheme="majorHAnsi" w:hAnsiTheme="majorHAnsi"/>
                <w:i w:val="0"/>
                <w:sz w:val="22"/>
                <w:szCs w:val="22"/>
              </w:rPr>
              <w:t>t</w:t>
            </w:r>
            <w:r w:rsidR="001F1681" w:rsidRPr="00085D6F">
              <w:rPr>
                <w:rFonts w:asciiTheme="majorHAnsi" w:hAnsiTheme="majorHAnsi"/>
                <w:i w:val="0"/>
                <w:sz w:val="22"/>
                <w:szCs w:val="22"/>
              </w:rPr>
              <w:t>ime</w:t>
            </w:r>
          </w:p>
        </w:tc>
        <w:tc>
          <w:tcPr>
            <w:tcW w:w="3330" w:type="dxa"/>
          </w:tcPr>
          <w:p w14:paraId="63E0C36D" w14:textId="214185C9" w:rsidR="00D1670A" w:rsidRPr="00085D6F" w:rsidRDefault="001A5BF7" w:rsidP="0044618A">
            <w:pPr>
              <w:pStyle w:val="CDRGuidance"/>
              <w:rPr>
                <w:rFonts w:asciiTheme="majorHAnsi" w:hAnsiTheme="majorHAnsi"/>
                <w:i w:val="0"/>
                <w:sz w:val="22"/>
                <w:szCs w:val="22"/>
              </w:rPr>
            </w:pPr>
            <w:r w:rsidRPr="00085D6F">
              <w:rPr>
                <w:rFonts w:asciiTheme="majorHAnsi" w:hAnsiTheme="majorHAnsi"/>
                <w:i w:val="0"/>
                <w:sz w:val="22"/>
                <w:szCs w:val="22"/>
              </w:rPr>
              <w:t>ISO-8601 date/time (YYYY-MM-DD) format</w:t>
            </w:r>
          </w:p>
        </w:tc>
        <w:tc>
          <w:tcPr>
            <w:tcW w:w="3150" w:type="dxa"/>
          </w:tcPr>
          <w:p w14:paraId="40B61ABE" w14:textId="0C87E4C9" w:rsidR="00D1670A" w:rsidRPr="00085D6F" w:rsidRDefault="001A5BF7" w:rsidP="0044618A">
            <w:pPr>
              <w:pStyle w:val="CDRGuidance"/>
              <w:rPr>
                <w:rFonts w:asciiTheme="majorHAnsi" w:hAnsiTheme="majorHAnsi"/>
                <w:i w:val="0"/>
                <w:sz w:val="22"/>
                <w:szCs w:val="22"/>
              </w:rPr>
            </w:pPr>
            <w:r w:rsidRPr="00085D6F">
              <w:rPr>
                <w:rFonts w:asciiTheme="majorHAnsi" w:hAnsiTheme="majorHAnsi"/>
                <w:i w:val="0"/>
                <w:sz w:val="22"/>
                <w:szCs w:val="22"/>
              </w:rPr>
              <w:t>time</w:t>
            </w:r>
          </w:p>
        </w:tc>
        <w:tc>
          <w:tcPr>
            <w:tcW w:w="990" w:type="dxa"/>
          </w:tcPr>
          <w:p w14:paraId="252CC550" w14:textId="1ADD47F1" w:rsidR="00D1670A" w:rsidRPr="00085D6F" w:rsidRDefault="001A5BF7" w:rsidP="0044618A">
            <w:pPr>
              <w:pStyle w:val="CDRGuidance"/>
              <w:rPr>
                <w:rFonts w:asciiTheme="majorHAnsi" w:hAnsiTheme="majorHAnsi"/>
                <w:i w:val="0"/>
                <w:sz w:val="22"/>
                <w:szCs w:val="22"/>
              </w:rPr>
            </w:pPr>
            <w:r w:rsidRPr="00085D6F">
              <w:rPr>
                <w:rFonts w:asciiTheme="majorHAnsi" w:hAnsiTheme="majorHAnsi"/>
                <w:i w:val="0"/>
                <w:sz w:val="22"/>
                <w:szCs w:val="22"/>
              </w:rPr>
              <w:t>N/A</w:t>
            </w:r>
          </w:p>
        </w:tc>
        <w:tc>
          <w:tcPr>
            <w:tcW w:w="1008" w:type="dxa"/>
          </w:tcPr>
          <w:p w14:paraId="419A632E" w14:textId="2FA7876A" w:rsidR="00D1670A" w:rsidRPr="00085D6F" w:rsidRDefault="00D1670A" w:rsidP="0044618A">
            <w:pPr>
              <w:pStyle w:val="CDRGuidance"/>
              <w:rPr>
                <w:rFonts w:asciiTheme="majorHAnsi" w:hAnsiTheme="majorHAnsi"/>
                <w:i w:val="0"/>
                <w:sz w:val="22"/>
                <w:szCs w:val="22"/>
              </w:rPr>
            </w:pPr>
            <w:r w:rsidRPr="00085D6F">
              <w:rPr>
                <w:rFonts w:asciiTheme="majorHAnsi" w:hAnsiTheme="majorHAnsi"/>
                <w:i w:val="0"/>
                <w:sz w:val="22"/>
                <w:szCs w:val="22"/>
              </w:rPr>
              <w:t>N/A</w:t>
            </w:r>
          </w:p>
        </w:tc>
      </w:tr>
    </w:tbl>
    <w:p w14:paraId="1A66F3B4" w14:textId="3D2E4202" w:rsidR="00077381" w:rsidRPr="00085D6F" w:rsidRDefault="00963B32" w:rsidP="00696365">
      <w:pPr>
        <w:pStyle w:val="CDRGuidance"/>
        <w:spacing w:before="240"/>
        <w:rPr>
          <w:rFonts w:asciiTheme="majorHAnsi" w:hAnsiTheme="majorHAnsi"/>
          <w:i w:val="0"/>
        </w:rPr>
      </w:pPr>
      <w:r w:rsidRPr="00085D6F">
        <w:rPr>
          <w:rFonts w:asciiTheme="majorHAnsi" w:hAnsiTheme="majorHAnsi"/>
          <w:i w:val="0"/>
        </w:rPr>
        <w:t xml:space="preserve">The TSI data </w:t>
      </w:r>
      <w:r w:rsidR="00085D6F" w:rsidRPr="00085D6F">
        <w:rPr>
          <w:rFonts w:asciiTheme="majorHAnsi" w:hAnsiTheme="majorHAnsi"/>
          <w:i w:val="0"/>
        </w:rPr>
        <w:t>are</w:t>
      </w:r>
      <w:r w:rsidRPr="00085D6F">
        <w:rPr>
          <w:rFonts w:asciiTheme="majorHAnsi" w:hAnsiTheme="majorHAnsi"/>
          <w:i w:val="0"/>
        </w:rPr>
        <w:t xml:space="preserve"> organized in</w:t>
      </w:r>
      <w:r w:rsidR="00854100" w:rsidRPr="00085D6F">
        <w:rPr>
          <w:rFonts w:asciiTheme="majorHAnsi" w:hAnsiTheme="majorHAnsi"/>
          <w:i w:val="0"/>
        </w:rPr>
        <w:t xml:space="preserve"> </w:t>
      </w:r>
      <w:r w:rsidR="00685039" w:rsidRPr="00085D6F">
        <w:rPr>
          <w:rFonts w:asciiTheme="majorHAnsi" w:hAnsiTheme="majorHAnsi"/>
          <w:i w:val="0"/>
        </w:rPr>
        <w:t>several</w:t>
      </w:r>
      <w:r w:rsidR="00854100" w:rsidRPr="00085D6F">
        <w:rPr>
          <w:rFonts w:asciiTheme="majorHAnsi" w:hAnsiTheme="majorHAnsi"/>
          <w:i w:val="0"/>
        </w:rPr>
        <w:t xml:space="preserve"> different ways</w:t>
      </w:r>
      <w:r w:rsidR="00685039" w:rsidRPr="00085D6F">
        <w:rPr>
          <w:rFonts w:asciiTheme="majorHAnsi" w:hAnsiTheme="majorHAnsi"/>
          <w:i w:val="0"/>
        </w:rPr>
        <w:t xml:space="preserve"> to support the </w:t>
      </w:r>
      <w:r w:rsidR="00E46A19">
        <w:rPr>
          <w:rFonts w:asciiTheme="majorHAnsi" w:hAnsiTheme="majorHAnsi"/>
          <w:i w:val="0"/>
        </w:rPr>
        <w:t xml:space="preserve">projected </w:t>
      </w:r>
      <w:r w:rsidR="00685039" w:rsidRPr="00085D6F">
        <w:rPr>
          <w:rFonts w:asciiTheme="majorHAnsi" w:hAnsiTheme="majorHAnsi"/>
          <w:i w:val="0"/>
        </w:rPr>
        <w:t>needs of the user communities</w:t>
      </w:r>
      <w:r w:rsidR="00854100" w:rsidRPr="00085D6F">
        <w:rPr>
          <w:rFonts w:asciiTheme="majorHAnsi" w:hAnsiTheme="majorHAnsi"/>
          <w:i w:val="0"/>
        </w:rPr>
        <w:t xml:space="preserve">. </w:t>
      </w:r>
      <w:commentRangeStart w:id="44"/>
      <w:r w:rsidR="00854100" w:rsidRPr="00085D6F">
        <w:rPr>
          <w:rFonts w:asciiTheme="majorHAnsi" w:hAnsiTheme="majorHAnsi"/>
          <w:i w:val="0"/>
        </w:rPr>
        <w:t>First</w:t>
      </w:r>
      <w:r w:rsidR="00685039" w:rsidRPr="00085D6F">
        <w:rPr>
          <w:rFonts w:asciiTheme="majorHAnsi" w:hAnsiTheme="majorHAnsi"/>
          <w:i w:val="0"/>
        </w:rPr>
        <w:t>ly</w:t>
      </w:r>
      <w:r w:rsidR="00854100" w:rsidRPr="00085D6F">
        <w:rPr>
          <w:rFonts w:asciiTheme="majorHAnsi" w:hAnsiTheme="majorHAnsi"/>
          <w:i w:val="0"/>
        </w:rPr>
        <w:t xml:space="preserve">, </w:t>
      </w:r>
      <w:r w:rsidR="006A2185" w:rsidRPr="00085D6F">
        <w:rPr>
          <w:rFonts w:asciiTheme="majorHAnsi" w:hAnsiTheme="majorHAnsi"/>
          <w:i w:val="0"/>
        </w:rPr>
        <w:t xml:space="preserve">there is </w:t>
      </w:r>
      <w:r w:rsidR="00854100" w:rsidRPr="00085D6F">
        <w:rPr>
          <w:rFonts w:asciiTheme="majorHAnsi" w:hAnsiTheme="majorHAnsi"/>
          <w:i w:val="0"/>
        </w:rPr>
        <w:t>a 1-</w:t>
      </w:r>
      <w:r w:rsidRPr="00085D6F">
        <w:rPr>
          <w:rFonts w:asciiTheme="majorHAnsi" w:hAnsiTheme="majorHAnsi"/>
          <w:i w:val="0"/>
        </w:rPr>
        <w:t xml:space="preserve">month file containing daily TSI, with approximately 1-3 month updates.  </w:t>
      </w:r>
      <w:r w:rsidR="00685039" w:rsidRPr="00085D6F">
        <w:rPr>
          <w:rFonts w:asciiTheme="majorHAnsi" w:hAnsiTheme="majorHAnsi"/>
          <w:i w:val="0"/>
        </w:rPr>
        <w:t>Secondly, t</w:t>
      </w:r>
      <w:r w:rsidRPr="00085D6F">
        <w:rPr>
          <w:rFonts w:asciiTheme="majorHAnsi" w:hAnsiTheme="majorHAnsi"/>
          <w:i w:val="0"/>
        </w:rPr>
        <w:t xml:space="preserve">he daily TSI values </w:t>
      </w:r>
      <w:r w:rsidR="004821C8">
        <w:rPr>
          <w:rFonts w:asciiTheme="majorHAnsi" w:hAnsiTheme="majorHAnsi"/>
          <w:i w:val="0"/>
        </w:rPr>
        <w:t>are</w:t>
      </w:r>
      <w:r w:rsidR="00C86C26">
        <w:rPr>
          <w:rFonts w:asciiTheme="majorHAnsi" w:hAnsiTheme="majorHAnsi"/>
          <w:i w:val="0"/>
        </w:rPr>
        <w:t xml:space="preserve"> also </w:t>
      </w:r>
      <w:r w:rsidR="00A64732" w:rsidRPr="00085D6F">
        <w:rPr>
          <w:rFonts w:asciiTheme="majorHAnsi" w:hAnsiTheme="majorHAnsi"/>
          <w:i w:val="0"/>
        </w:rPr>
        <w:t xml:space="preserve">available in 1-year files.  </w:t>
      </w:r>
      <w:r w:rsidR="00685039" w:rsidRPr="00085D6F">
        <w:rPr>
          <w:rFonts w:asciiTheme="majorHAnsi" w:hAnsiTheme="majorHAnsi"/>
          <w:i w:val="0"/>
        </w:rPr>
        <w:t>Thirdly, m</w:t>
      </w:r>
      <w:r w:rsidRPr="00085D6F">
        <w:rPr>
          <w:rFonts w:asciiTheme="majorHAnsi" w:hAnsiTheme="majorHAnsi"/>
          <w:i w:val="0"/>
        </w:rPr>
        <w:t>onthly-averaged value</w:t>
      </w:r>
      <w:r w:rsidR="00A64732" w:rsidRPr="00085D6F">
        <w:rPr>
          <w:rFonts w:asciiTheme="majorHAnsi" w:hAnsiTheme="majorHAnsi"/>
          <w:i w:val="0"/>
        </w:rPr>
        <w:t xml:space="preserve">s of TSI </w:t>
      </w:r>
      <w:r w:rsidR="004821C8">
        <w:rPr>
          <w:rFonts w:asciiTheme="majorHAnsi" w:hAnsiTheme="majorHAnsi"/>
          <w:i w:val="0"/>
        </w:rPr>
        <w:t xml:space="preserve">are </w:t>
      </w:r>
      <w:r w:rsidRPr="00085D6F">
        <w:rPr>
          <w:rFonts w:asciiTheme="majorHAnsi" w:hAnsiTheme="majorHAnsi"/>
          <w:i w:val="0"/>
        </w:rPr>
        <w:t>available in 10-year files.</w:t>
      </w:r>
      <w:commentRangeEnd w:id="44"/>
      <w:r w:rsidR="007A4DBB">
        <w:rPr>
          <w:rStyle w:val="CommentReference"/>
          <w:rFonts w:ascii="Arial" w:hAnsi="Arial"/>
          <w:i w:val="0"/>
        </w:rPr>
        <w:commentReference w:id="44"/>
      </w:r>
      <w:r w:rsidRPr="00085D6F">
        <w:rPr>
          <w:rFonts w:asciiTheme="majorHAnsi" w:hAnsiTheme="majorHAnsi"/>
          <w:i w:val="0"/>
        </w:rPr>
        <w:t xml:space="preserve">  </w:t>
      </w:r>
      <w:r w:rsidR="00685039" w:rsidRPr="00085D6F">
        <w:rPr>
          <w:rFonts w:asciiTheme="majorHAnsi" w:hAnsiTheme="majorHAnsi"/>
          <w:i w:val="0"/>
        </w:rPr>
        <w:t xml:space="preserve">Lastly, </w:t>
      </w:r>
      <w:r w:rsidR="005E42AC" w:rsidRPr="00085D6F">
        <w:rPr>
          <w:rFonts w:asciiTheme="majorHAnsi" w:hAnsiTheme="majorHAnsi"/>
          <w:i w:val="0"/>
        </w:rPr>
        <w:t xml:space="preserve">historical, </w:t>
      </w:r>
      <w:r w:rsidR="00685039" w:rsidRPr="00085D6F">
        <w:rPr>
          <w:rFonts w:asciiTheme="majorHAnsi" w:hAnsiTheme="majorHAnsi"/>
          <w:i w:val="0"/>
        </w:rPr>
        <w:t xml:space="preserve">annually-averaged TSI values </w:t>
      </w:r>
      <w:r w:rsidR="004821C8">
        <w:rPr>
          <w:rFonts w:asciiTheme="majorHAnsi" w:hAnsiTheme="majorHAnsi"/>
          <w:i w:val="0"/>
        </w:rPr>
        <w:t>are</w:t>
      </w:r>
      <w:r w:rsidR="00685039" w:rsidRPr="00085D6F">
        <w:rPr>
          <w:rFonts w:asciiTheme="majorHAnsi" w:hAnsiTheme="majorHAnsi"/>
          <w:i w:val="0"/>
        </w:rPr>
        <w:t xml:space="preserve"> available in a single file.</w:t>
      </w:r>
      <w:r w:rsidR="00D1446C" w:rsidRPr="00085D6F">
        <w:rPr>
          <w:rFonts w:asciiTheme="majorHAnsi" w:hAnsiTheme="majorHAnsi"/>
          <w:i w:val="0"/>
        </w:rPr>
        <w:t xml:space="preserve"> </w:t>
      </w:r>
    </w:p>
    <w:p w14:paraId="235FCFCC" w14:textId="318102C2" w:rsidR="00685039" w:rsidRPr="00085D6F" w:rsidRDefault="00D1446C" w:rsidP="0044618A">
      <w:pPr>
        <w:pStyle w:val="CDRGuidance"/>
        <w:rPr>
          <w:rFonts w:asciiTheme="majorHAnsi" w:hAnsiTheme="majorHAnsi"/>
          <w:i w:val="0"/>
        </w:rPr>
      </w:pPr>
      <w:r w:rsidRPr="00085D6F">
        <w:rPr>
          <w:rFonts w:asciiTheme="majorHAnsi" w:hAnsiTheme="majorHAnsi"/>
          <w:i w:val="0"/>
        </w:rPr>
        <w:t>The time ranges covered by the science data product is 1978 to the present for contemporary TSI, from 1882 to</w:t>
      </w:r>
      <w:r w:rsidR="00501954" w:rsidRPr="00085D6F">
        <w:rPr>
          <w:rFonts w:asciiTheme="majorHAnsi" w:hAnsiTheme="majorHAnsi"/>
          <w:i w:val="0"/>
        </w:rPr>
        <w:t xml:space="preserve"> the present for historical, daily values and </w:t>
      </w:r>
      <w:r w:rsidRPr="00085D6F">
        <w:rPr>
          <w:rFonts w:asciiTheme="majorHAnsi" w:hAnsiTheme="majorHAnsi"/>
          <w:i w:val="0"/>
        </w:rPr>
        <w:t xml:space="preserve">monthly-averaged TSI, and </w:t>
      </w:r>
      <w:commentRangeStart w:id="45"/>
      <w:r w:rsidR="00077381" w:rsidRPr="00085D6F">
        <w:rPr>
          <w:rFonts w:asciiTheme="majorHAnsi" w:hAnsiTheme="majorHAnsi"/>
          <w:i w:val="0"/>
        </w:rPr>
        <w:t>1615</w:t>
      </w:r>
      <w:commentRangeEnd w:id="45"/>
      <w:r w:rsidR="002D7261">
        <w:rPr>
          <w:rStyle w:val="CommentReference"/>
          <w:rFonts w:ascii="Arial" w:hAnsi="Arial"/>
          <w:i w:val="0"/>
        </w:rPr>
        <w:commentReference w:id="45"/>
      </w:r>
      <w:r w:rsidR="00077381" w:rsidRPr="00085D6F">
        <w:rPr>
          <w:rFonts w:asciiTheme="majorHAnsi" w:hAnsiTheme="majorHAnsi"/>
          <w:i w:val="0"/>
        </w:rPr>
        <w:t xml:space="preserve"> to the present for historical and annually-averaged TSI.</w:t>
      </w:r>
    </w:p>
    <w:p w14:paraId="0B1DCB8B" w14:textId="66273CBA" w:rsidR="00A64732" w:rsidRPr="00085D6F" w:rsidRDefault="00B87F61" w:rsidP="0044618A">
      <w:pPr>
        <w:pStyle w:val="CDRGuidance"/>
        <w:rPr>
          <w:rFonts w:asciiTheme="majorHAnsi" w:hAnsiTheme="majorHAnsi"/>
          <w:i w:val="0"/>
          <w:color w:val="FF0000"/>
        </w:rPr>
      </w:pPr>
      <w:r w:rsidRPr="00085D6F">
        <w:rPr>
          <w:rFonts w:asciiTheme="majorHAnsi" w:hAnsiTheme="majorHAnsi"/>
          <w:i w:val="0"/>
        </w:rPr>
        <w:lastRenderedPageBreak/>
        <w:t xml:space="preserve">For the monthly-averaged </w:t>
      </w:r>
      <w:r w:rsidR="00685039" w:rsidRPr="00085D6F">
        <w:rPr>
          <w:rFonts w:asciiTheme="majorHAnsi" w:hAnsiTheme="majorHAnsi"/>
          <w:i w:val="0"/>
        </w:rPr>
        <w:t xml:space="preserve">and yearly-averaged </w:t>
      </w:r>
      <w:r w:rsidR="00EB4903">
        <w:rPr>
          <w:rFonts w:asciiTheme="majorHAnsi" w:hAnsiTheme="majorHAnsi"/>
          <w:i w:val="0"/>
        </w:rPr>
        <w:t>files, the “t</w:t>
      </w:r>
      <w:r w:rsidRPr="00085D6F">
        <w:rPr>
          <w:rFonts w:asciiTheme="majorHAnsi" w:hAnsiTheme="majorHAnsi"/>
          <w:i w:val="0"/>
        </w:rPr>
        <w:t xml:space="preserve">ime” variable </w:t>
      </w:r>
      <w:r w:rsidR="00F44662">
        <w:rPr>
          <w:rFonts w:asciiTheme="majorHAnsi" w:hAnsiTheme="majorHAnsi"/>
          <w:i w:val="0"/>
        </w:rPr>
        <w:t>is</w:t>
      </w:r>
      <w:r w:rsidRPr="00085D6F">
        <w:rPr>
          <w:rFonts w:asciiTheme="majorHAnsi" w:hAnsiTheme="majorHAnsi"/>
          <w:i w:val="0"/>
        </w:rPr>
        <w:t xml:space="preserve"> </w:t>
      </w:r>
      <w:r w:rsidR="00EB4903">
        <w:rPr>
          <w:rFonts w:asciiTheme="majorHAnsi" w:hAnsiTheme="majorHAnsi"/>
          <w:i w:val="0"/>
        </w:rPr>
        <w:t>year and month (</w:t>
      </w:r>
      <w:r w:rsidR="00EB4903" w:rsidRPr="00EB4903">
        <w:rPr>
          <w:rFonts w:asciiTheme="majorHAnsi" w:hAnsiTheme="majorHAnsi"/>
          <w:i w:val="0"/>
          <w:caps/>
        </w:rPr>
        <w:t>yyyy</w:t>
      </w:r>
      <w:r w:rsidR="00E46A19" w:rsidRPr="00EB4903">
        <w:rPr>
          <w:rFonts w:asciiTheme="majorHAnsi" w:hAnsiTheme="majorHAnsi"/>
          <w:i w:val="0"/>
          <w:caps/>
        </w:rPr>
        <w:t>mm</w:t>
      </w:r>
      <w:r w:rsidR="00E46A19">
        <w:rPr>
          <w:rFonts w:asciiTheme="majorHAnsi" w:hAnsiTheme="majorHAnsi"/>
          <w:i w:val="0"/>
        </w:rPr>
        <w:t>), and year (</w:t>
      </w:r>
      <w:r w:rsidR="00E46A19" w:rsidRPr="00EB4903">
        <w:rPr>
          <w:rFonts w:asciiTheme="majorHAnsi" w:hAnsiTheme="majorHAnsi"/>
          <w:i w:val="0"/>
          <w:caps/>
        </w:rPr>
        <w:t>yyyy</w:t>
      </w:r>
      <w:r w:rsidR="00E46A19">
        <w:rPr>
          <w:rFonts w:asciiTheme="majorHAnsi" w:hAnsiTheme="majorHAnsi"/>
          <w:i w:val="0"/>
        </w:rPr>
        <w:t>), respectively.</w:t>
      </w:r>
    </w:p>
    <w:p w14:paraId="52878275" w14:textId="5700138D" w:rsidR="00B87F61" w:rsidRPr="00085D6F" w:rsidRDefault="00685039" w:rsidP="0044618A">
      <w:pPr>
        <w:pStyle w:val="CDRGuidance"/>
        <w:rPr>
          <w:rFonts w:asciiTheme="majorHAnsi" w:hAnsiTheme="majorHAnsi"/>
          <w:i w:val="0"/>
        </w:rPr>
      </w:pPr>
      <w:commentRangeStart w:id="46"/>
      <w:r w:rsidRPr="00085D6F">
        <w:rPr>
          <w:rFonts w:asciiTheme="majorHAnsi" w:hAnsiTheme="majorHAnsi"/>
          <w:i w:val="0"/>
        </w:rPr>
        <w:t>The file naming convention</w:t>
      </w:r>
      <w:r w:rsidR="00077381" w:rsidRPr="00085D6F">
        <w:rPr>
          <w:rFonts w:asciiTheme="majorHAnsi" w:hAnsiTheme="majorHAnsi"/>
          <w:i w:val="0"/>
        </w:rPr>
        <w:t>s</w:t>
      </w:r>
      <w:r w:rsidRPr="00085D6F">
        <w:rPr>
          <w:rFonts w:asciiTheme="majorHAnsi" w:hAnsiTheme="majorHAnsi"/>
          <w:i w:val="0"/>
        </w:rPr>
        <w:t xml:space="preserve"> for the TSI data </w:t>
      </w:r>
      <w:r w:rsidR="00077381" w:rsidRPr="00085D6F">
        <w:rPr>
          <w:rFonts w:asciiTheme="majorHAnsi" w:hAnsiTheme="majorHAnsi"/>
          <w:i w:val="0"/>
        </w:rPr>
        <w:t xml:space="preserve">described above </w:t>
      </w:r>
      <w:r w:rsidRPr="00085D6F">
        <w:rPr>
          <w:rFonts w:asciiTheme="majorHAnsi" w:hAnsiTheme="majorHAnsi"/>
          <w:i w:val="0"/>
        </w:rPr>
        <w:t xml:space="preserve">is as follows: </w:t>
      </w:r>
    </w:p>
    <w:p w14:paraId="12C934B9" w14:textId="77777777" w:rsidR="00E80D31" w:rsidRPr="00085D6F" w:rsidRDefault="00685039" w:rsidP="0044618A">
      <w:pPr>
        <w:pStyle w:val="CDRGuidance"/>
        <w:rPr>
          <w:rFonts w:asciiTheme="majorHAnsi" w:hAnsiTheme="majorHAnsi"/>
          <w:i w:val="0"/>
        </w:rPr>
      </w:pPr>
      <w:r w:rsidRPr="00085D6F">
        <w:rPr>
          <w:rFonts w:asciiTheme="majorHAnsi" w:hAnsiTheme="majorHAnsi"/>
          <w:i w:val="0"/>
        </w:rPr>
        <w:t>[data-short-name]_[data-version]_[version-revision]_[extra-attribute]_[begin-date]_[end-date]_[creation-date].nc</w:t>
      </w:r>
    </w:p>
    <w:p w14:paraId="270F8A81" w14:textId="3ED0EE50" w:rsidR="00C00945" w:rsidRPr="00085D6F" w:rsidRDefault="00C00945" w:rsidP="00E80D31">
      <w:pPr>
        <w:pStyle w:val="CDRGuidance"/>
        <w:rPr>
          <w:rFonts w:asciiTheme="majorHAnsi" w:hAnsiTheme="majorHAnsi"/>
          <w:i w:val="0"/>
        </w:rPr>
      </w:pPr>
      <w:r w:rsidRPr="00085D6F">
        <w:rPr>
          <w:rFonts w:asciiTheme="majorHAnsi" w:hAnsiTheme="majorHAnsi"/>
          <w:i w:val="0"/>
        </w:rPr>
        <w:t>where [data-short-name] is ‘</w:t>
      </w:r>
      <w:r w:rsidR="00077381" w:rsidRPr="00085D6F">
        <w:rPr>
          <w:rFonts w:asciiTheme="majorHAnsi" w:hAnsiTheme="majorHAnsi"/>
        </w:rPr>
        <w:t>TSI</w:t>
      </w:r>
      <w:r w:rsidRPr="00085D6F">
        <w:rPr>
          <w:rFonts w:asciiTheme="majorHAnsi" w:hAnsiTheme="majorHAnsi"/>
          <w:i w:val="0"/>
        </w:rPr>
        <w:t xml:space="preserve">’, [data-version] is the </w:t>
      </w:r>
      <w:r w:rsidRPr="00085D6F">
        <w:rPr>
          <w:rFonts w:asciiTheme="majorHAnsi" w:hAnsiTheme="majorHAnsi"/>
        </w:rPr>
        <w:t>version number</w:t>
      </w:r>
      <w:r w:rsidRPr="00085D6F">
        <w:rPr>
          <w:rFonts w:asciiTheme="majorHAnsi" w:hAnsiTheme="majorHAnsi"/>
          <w:i w:val="0"/>
        </w:rPr>
        <w:t xml:space="preserve"> beginning at V001 indicating the initial release of the science data product, [version-revision] is the </w:t>
      </w:r>
      <w:r w:rsidRPr="00085D6F">
        <w:rPr>
          <w:rFonts w:asciiTheme="majorHAnsi" w:hAnsiTheme="majorHAnsi"/>
        </w:rPr>
        <w:t>revision number</w:t>
      </w:r>
      <w:r w:rsidRPr="00085D6F">
        <w:rPr>
          <w:rFonts w:asciiTheme="majorHAnsi" w:hAnsiTheme="majorHAnsi"/>
          <w:i w:val="0"/>
        </w:rPr>
        <w:t xml:space="preserve"> beginning at R00 for revision 0,  and [extra-attribute] is ‘</w:t>
      </w:r>
      <w:r w:rsidRPr="00085D6F">
        <w:rPr>
          <w:rFonts w:asciiTheme="majorHAnsi" w:hAnsiTheme="majorHAnsi"/>
        </w:rPr>
        <w:t>day</w:t>
      </w:r>
      <w:r w:rsidRPr="00085D6F">
        <w:rPr>
          <w:rFonts w:asciiTheme="majorHAnsi" w:hAnsiTheme="majorHAnsi"/>
          <w:i w:val="0"/>
        </w:rPr>
        <w:t>’ for daily TSI, ‘</w:t>
      </w:r>
      <w:r w:rsidRPr="00085D6F">
        <w:rPr>
          <w:rFonts w:asciiTheme="majorHAnsi" w:hAnsiTheme="majorHAnsi"/>
        </w:rPr>
        <w:t>mon</w:t>
      </w:r>
      <w:r w:rsidRPr="00085D6F">
        <w:rPr>
          <w:rFonts w:asciiTheme="majorHAnsi" w:hAnsiTheme="majorHAnsi"/>
          <w:i w:val="0"/>
        </w:rPr>
        <w:t>’ for monthly-averaged TSI, or ‘</w:t>
      </w:r>
      <w:r w:rsidRPr="00085D6F">
        <w:rPr>
          <w:rFonts w:asciiTheme="majorHAnsi" w:hAnsiTheme="majorHAnsi"/>
        </w:rPr>
        <w:t>ann</w:t>
      </w:r>
      <w:r w:rsidRPr="00085D6F">
        <w:rPr>
          <w:rFonts w:asciiTheme="majorHAnsi" w:hAnsiTheme="majorHAnsi"/>
          <w:i w:val="0"/>
        </w:rPr>
        <w:t xml:space="preserve">’ for annually averaged TSI. The [begin-date] and [end-date] denote the </w:t>
      </w:r>
      <w:r w:rsidRPr="00085D6F">
        <w:rPr>
          <w:rFonts w:asciiTheme="majorHAnsi" w:hAnsiTheme="majorHAnsi"/>
        </w:rPr>
        <w:t>starting and ending time period</w:t>
      </w:r>
      <w:r w:rsidRPr="00085D6F">
        <w:rPr>
          <w:rFonts w:asciiTheme="majorHAnsi" w:hAnsiTheme="majorHAnsi"/>
          <w:i w:val="0"/>
        </w:rPr>
        <w:t xml:space="preserve"> for the science data product, while creation date denotes the date the file was created.</w:t>
      </w:r>
      <w:commentRangeEnd w:id="46"/>
      <w:r w:rsidR="002D7261">
        <w:rPr>
          <w:rStyle w:val="CommentReference"/>
          <w:rFonts w:ascii="Arial" w:hAnsi="Arial"/>
          <w:i w:val="0"/>
        </w:rPr>
        <w:commentReference w:id="46"/>
      </w:r>
    </w:p>
    <w:p w14:paraId="744D5ABE" w14:textId="2CF79547" w:rsidR="00C00945" w:rsidRPr="00085D6F" w:rsidRDefault="00C00945" w:rsidP="0044618A">
      <w:pPr>
        <w:pStyle w:val="CDRGuidance"/>
        <w:rPr>
          <w:rFonts w:asciiTheme="majorHAnsi" w:hAnsiTheme="majorHAnsi"/>
          <w:i w:val="0"/>
        </w:rPr>
      </w:pPr>
      <w:r w:rsidRPr="00085D6F">
        <w:rPr>
          <w:rFonts w:asciiTheme="majorHAnsi" w:hAnsiTheme="majorHAnsi"/>
          <w:i w:val="0"/>
        </w:rPr>
        <w:t>The [begin-date] and [end-date] formats vary based on whether the science data</w:t>
      </w:r>
      <w:r w:rsidR="00EB4903">
        <w:rPr>
          <w:rFonts w:asciiTheme="majorHAnsi" w:hAnsiTheme="majorHAnsi"/>
          <w:i w:val="0"/>
        </w:rPr>
        <w:t xml:space="preserve"> is daily, </w:t>
      </w:r>
      <w:r w:rsidRPr="00085D6F">
        <w:rPr>
          <w:rFonts w:asciiTheme="majorHAnsi" w:hAnsiTheme="majorHAnsi"/>
          <w:i w:val="0"/>
        </w:rPr>
        <w:t>monthly or annually averaged.  For example, the time format for daily TSI follows YYYYMMDD convention, monthly-averaged TSI follows YYYYMM convention, and annually-averaged TSI follows</w:t>
      </w:r>
      <w:r w:rsidR="00492354" w:rsidRPr="00085D6F">
        <w:rPr>
          <w:rFonts w:asciiTheme="majorHAnsi" w:hAnsiTheme="majorHAnsi"/>
          <w:i w:val="0"/>
        </w:rPr>
        <w:t xml:space="preserve"> YYYY convention.  For all files</w:t>
      </w:r>
      <w:r w:rsidRPr="00085D6F">
        <w:rPr>
          <w:rFonts w:asciiTheme="majorHAnsi" w:hAnsiTheme="majorHAnsi"/>
          <w:i w:val="0"/>
        </w:rPr>
        <w:t>, the creation date follows a format of DDMMMYY.</w:t>
      </w:r>
    </w:p>
    <w:p w14:paraId="6339265D" w14:textId="5BA0D03C" w:rsidR="00644A6A" w:rsidRPr="006649CA" w:rsidRDefault="00085D6F" w:rsidP="0044618A">
      <w:pPr>
        <w:pStyle w:val="CDRGuidance"/>
        <w:rPr>
          <w:rFonts w:asciiTheme="majorHAnsi" w:hAnsiTheme="majorHAnsi"/>
          <w:i w:val="0"/>
        </w:rPr>
      </w:pPr>
      <w:r>
        <w:rPr>
          <w:b/>
          <w:sz w:val="28"/>
          <w:szCs w:val="28"/>
        </w:rPr>
        <w:t>Solar Spectral Irradiance (</w:t>
      </w:r>
      <w:r w:rsidR="00644A6A">
        <w:rPr>
          <w:b/>
          <w:sz w:val="28"/>
          <w:szCs w:val="28"/>
        </w:rPr>
        <w:t>SSI</w:t>
      </w:r>
      <w:r>
        <w:rPr>
          <w:b/>
          <w:sz w:val="28"/>
          <w:szCs w:val="28"/>
        </w:rPr>
        <w:t>)</w:t>
      </w:r>
    </w:p>
    <w:p w14:paraId="44AA73F9" w14:textId="05AEFFC7" w:rsidR="00FE7077" w:rsidRPr="00085D6F" w:rsidRDefault="00C96B35" w:rsidP="00FE7077">
      <w:pPr>
        <w:pStyle w:val="CDRGuidance"/>
        <w:rPr>
          <w:rFonts w:asciiTheme="majorHAnsi" w:hAnsiTheme="majorHAnsi"/>
          <w:i w:val="0"/>
        </w:rPr>
      </w:pPr>
      <w:r w:rsidRPr="00085D6F">
        <w:rPr>
          <w:rFonts w:asciiTheme="majorHAnsi" w:hAnsiTheme="majorHAnsi"/>
          <w:i w:val="0"/>
        </w:rPr>
        <w:t>T</w:t>
      </w:r>
      <w:r w:rsidR="00FE7077" w:rsidRPr="00085D6F">
        <w:rPr>
          <w:rFonts w:asciiTheme="majorHAnsi" w:hAnsiTheme="majorHAnsi"/>
          <w:i w:val="0"/>
        </w:rPr>
        <w:t xml:space="preserve">he NRLSSI2 model produces solar </w:t>
      </w:r>
      <w:r w:rsidR="00C03AE1" w:rsidRPr="00085D6F">
        <w:rPr>
          <w:rFonts w:asciiTheme="majorHAnsi" w:hAnsiTheme="majorHAnsi"/>
          <w:i w:val="0"/>
        </w:rPr>
        <w:t xml:space="preserve">spectral </w:t>
      </w:r>
      <w:r w:rsidR="00FE7077" w:rsidRPr="00085D6F">
        <w:rPr>
          <w:rFonts w:asciiTheme="majorHAnsi" w:hAnsiTheme="majorHAnsi"/>
          <w:i w:val="0"/>
        </w:rPr>
        <w:t xml:space="preserve">irradiance </w:t>
      </w:r>
      <w:r w:rsidR="00C03AE1" w:rsidRPr="00085D6F">
        <w:rPr>
          <w:rFonts w:asciiTheme="majorHAnsi" w:hAnsiTheme="majorHAnsi"/>
          <w:i w:val="0"/>
        </w:rPr>
        <w:t xml:space="preserve">values </w:t>
      </w:r>
      <w:r w:rsidR="00FE7077" w:rsidRPr="00085D6F">
        <w:rPr>
          <w:rFonts w:asciiTheme="majorHAnsi" w:hAnsiTheme="majorHAnsi"/>
          <w:i w:val="0"/>
        </w:rPr>
        <w:t xml:space="preserve">on </w:t>
      </w:r>
      <w:r w:rsidR="00C03AE1" w:rsidRPr="00085D6F">
        <w:rPr>
          <w:rFonts w:asciiTheme="majorHAnsi" w:hAnsiTheme="majorHAnsi"/>
          <w:i w:val="0"/>
        </w:rPr>
        <w:t>an</w:t>
      </w:r>
      <w:r w:rsidR="00FE7077" w:rsidRPr="00085D6F">
        <w:rPr>
          <w:rFonts w:asciiTheme="majorHAnsi" w:hAnsiTheme="majorHAnsi"/>
          <w:i w:val="0"/>
        </w:rPr>
        <w:t xml:space="preserve"> absolute s</w:t>
      </w:r>
      <w:r w:rsidR="00312C47" w:rsidRPr="00085D6F">
        <w:rPr>
          <w:rFonts w:asciiTheme="majorHAnsi" w:hAnsiTheme="majorHAnsi"/>
          <w:i w:val="0"/>
        </w:rPr>
        <w:t>c</w:t>
      </w:r>
      <w:r w:rsidR="00FE7077" w:rsidRPr="00085D6F">
        <w:rPr>
          <w:rFonts w:asciiTheme="majorHAnsi" w:hAnsiTheme="majorHAnsi"/>
          <w:i w:val="0"/>
        </w:rPr>
        <w:t xml:space="preserve">ale </w:t>
      </w:r>
      <w:r w:rsidR="00312C47" w:rsidRPr="00085D6F">
        <w:rPr>
          <w:rFonts w:asciiTheme="majorHAnsi" w:hAnsiTheme="majorHAnsi"/>
          <w:i w:val="0"/>
        </w:rPr>
        <w:t>such that the integrated spectral irradiance is equivalent to</w:t>
      </w:r>
      <w:r w:rsidR="00FE7077" w:rsidRPr="00085D6F">
        <w:rPr>
          <w:rFonts w:asciiTheme="majorHAnsi" w:hAnsiTheme="majorHAnsi"/>
          <w:i w:val="0"/>
        </w:rPr>
        <w:t xml:space="preserve"> the </w:t>
      </w:r>
      <w:r w:rsidR="00312C47" w:rsidRPr="00085D6F">
        <w:rPr>
          <w:rFonts w:asciiTheme="majorHAnsi" w:hAnsiTheme="majorHAnsi"/>
          <w:i w:val="0"/>
        </w:rPr>
        <w:t xml:space="preserve">total irradiance observed by </w:t>
      </w:r>
      <w:r w:rsidR="00FE7077" w:rsidRPr="00085D6F">
        <w:rPr>
          <w:rFonts w:asciiTheme="majorHAnsi" w:hAnsiTheme="majorHAnsi"/>
          <w:i w:val="0"/>
        </w:rPr>
        <w:t>TIM on SORCE, for given inputs of the facular brightening</w:t>
      </w:r>
      <w:r w:rsidR="00EE2353" w:rsidRPr="00085D6F">
        <w:rPr>
          <w:rFonts w:asciiTheme="majorHAnsi" w:hAnsiTheme="majorHAnsi"/>
          <w:i w:val="0"/>
        </w:rPr>
        <w:t xml:space="preserve"> and sunspot darkening indices</w:t>
      </w:r>
      <w:r w:rsidR="00FE7077" w:rsidRPr="00085D6F">
        <w:rPr>
          <w:rFonts w:asciiTheme="majorHAnsi" w:hAnsiTheme="majorHAnsi"/>
          <w:i w:val="0"/>
        </w:rPr>
        <w:t>, estimated daily using data from ground and space-based</w:t>
      </w:r>
      <w:r w:rsidR="00C03AE1" w:rsidRPr="00085D6F">
        <w:rPr>
          <w:rFonts w:asciiTheme="majorHAnsi" w:hAnsiTheme="majorHAnsi"/>
          <w:i w:val="0"/>
        </w:rPr>
        <w:t xml:space="preserve"> solar observations when</w:t>
      </w:r>
      <w:r w:rsidR="00FE7077" w:rsidRPr="00085D6F">
        <w:rPr>
          <w:rFonts w:asciiTheme="majorHAnsi" w:hAnsiTheme="majorHAnsi"/>
          <w:i w:val="0"/>
        </w:rPr>
        <w:t xml:space="preserve"> available, as specified above.</w:t>
      </w:r>
    </w:p>
    <w:p w14:paraId="39BC8131" w14:textId="42BFDE93" w:rsidR="00F1421C" w:rsidRPr="00085D6F" w:rsidRDefault="00FE7077" w:rsidP="00D35CFC">
      <w:pPr>
        <w:pStyle w:val="CDRGuidance"/>
        <w:rPr>
          <w:rFonts w:asciiTheme="majorHAnsi" w:hAnsiTheme="majorHAnsi"/>
          <w:i w:val="0"/>
        </w:rPr>
      </w:pPr>
      <w:r w:rsidRPr="00085D6F">
        <w:rPr>
          <w:rFonts w:asciiTheme="majorHAnsi" w:hAnsiTheme="majorHAnsi"/>
          <w:i w:val="0"/>
        </w:rPr>
        <w:t xml:space="preserve">Typical </w:t>
      </w:r>
      <w:r w:rsidR="00B95614" w:rsidRPr="00085D6F">
        <w:rPr>
          <w:rFonts w:asciiTheme="majorHAnsi" w:hAnsiTheme="majorHAnsi"/>
          <w:i w:val="0"/>
        </w:rPr>
        <w:t xml:space="preserve">solar </w:t>
      </w:r>
      <w:r w:rsidR="00C03AE1" w:rsidRPr="00085D6F">
        <w:rPr>
          <w:rFonts w:asciiTheme="majorHAnsi" w:hAnsiTheme="majorHAnsi"/>
          <w:i w:val="0"/>
        </w:rPr>
        <w:t xml:space="preserve">spectral irradiance </w:t>
      </w:r>
      <w:r w:rsidR="00D35CFC" w:rsidRPr="00085D6F">
        <w:rPr>
          <w:rFonts w:asciiTheme="majorHAnsi" w:hAnsiTheme="majorHAnsi"/>
          <w:i w:val="0"/>
        </w:rPr>
        <w:t>output files in NetCDF4 format have the structure as identified in</w:t>
      </w:r>
      <w:r w:rsidR="001151B6" w:rsidRPr="00085D6F">
        <w:rPr>
          <w:rFonts w:asciiTheme="majorHAnsi" w:hAnsiTheme="majorHAnsi"/>
          <w:i w:val="0"/>
        </w:rPr>
        <w:t xml:space="preserve"> </w:t>
      </w:r>
      <w:r w:rsidR="00085D6F">
        <w:rPr>
          <w:rFonts w:asciiTheme="majorHAnsi" w:hAnsiTheme="majorHAnsi"/>
          <w:i w:val="0"/>
        </w:rPr>
        <w:t>Table 4</w:t>
      </w:r>
      <w:r w:rsidR="00D35CFC" w:rsidRPr="00085D6F">
        <w:rPr>
          <w:rFonts w:asciiTheme="majorHAnsi" w:hAnsiTheme="majorHAnsi"/>
          <w:i w:val="0"/>
        </w:rPr>
        <w:t xml:space="preserve">. The files follow CF-1.5 metadata convections for variable names and attributes. </w:t>
      </w:r>
    </w:p>
    <w:p w14:paraId="632A4E25" w14:textId="0AF14878" w:rsidR="00F1421C" w:rsidRPr="00EB4903" w:rsidRDefault="00F1421C" w:rsidP="00B1763E">
      <w:pPr>
        <w:pStyle w:val="Caption"/>
        <w:keepNext/>
        <w:tabs>
          <w:tab w:val="left" w:pos="8640"/>
          <w:tab w:val="left" w:pos="8730"/>
        </w:tabs>
        <w:ind w:left="360" w:right="180" w:firstLine="270"/>
        <w:rPr>
          <w:rFonts w:asciiTheme="majorHAnsi" w:hAnsiTheme="majorHAnsi" w:cs="Arial"/>
          <w:b/>
          <w:sz w:val="22"/>
          <w:szCs w:val="22"/>
        </w:rPr>
      </w:pPr>
      <w:bookmarkStart w:id="47" w:name="_Ref270149460"/>
      <w:r w:rsidRPr="00EB4903">
        <w:rPr>
          <w:rFonts w:asciiTheme="majorHAnsi" w:hAnsiTheme="majorHAnsi" w:cs="Arial"/>
          <w:b/>
          <w:sz w:val="22"/>
          <w:szCs w:val="22"/>
        </w:rPr>
        <w:t xml:space="preserve">Table </w:t>
      </w:r>
      <w:bookmarkEnd w:id="47"/>
      <w:r w:rsidR="00085D6F" w:rsidRPr="00EB4903">
        <w:rPr>
          <w:rFonts w:asciiTheme="majorHAnsi" w:hAnsiTheme="majorHAnsi" w:cs="Arial"/>
          <w:b/>
          <w:sz w:val="22"/>
          <w:szCs w:val="22"/>
        </w:rPr>
        <w:t>4</w:t>
      </w:r>
      <w:r w:rsidRPr="00EB4903">
        <w:rPr>
          <w:rFonts w:asciiTheme="majorHAnsi" w:hAnsiTheme="majorHAnsi" w:cs="Arial"/>
          <w:b/>
          <w:sz w:val="22"/>
          <w:szCs w:val="22"/>
        </w:rPr>
        <w:t>: Structure of NRLSSI2 output for daily values of SSI from 1978 to the present.</w:t>
      </w:r>
    </w:p>
    <w:tbl>
      <w:tblPr>
        <w:tblStyle w:val="TableGrid"/>
        <w:tblW w:w="0" w:type="auto"/>
        <w:tblLook w:val="04A0" w:firstRow="1" w:lastRow="0" w:firstColumn="1" w:lastColumn="0" w:noHBand="0" w:noVBand="1"/>
      </w:tblPr>
      <w:tblGrid>
        <w:gridCol w:w="1339"/>
        <w:gridCol w:w="2628"/>
        <w:gridCol w:w="2981"/>
        <w:gridCol w:w="1440"/>
        <w:gridCol w:w="1188"/>
      </w:tblGrid>
      <w:tr w:rsidR="00D35CFC" w:rsidRPr="00566978" w14:paraId="4D534B10" w14:textId="77777777" w:rsidTr="008C7D5B">
        <w:trPr>
          <w:trHeight w:val="845"/>
        </w:trPr>
        <w:tc>
          <w:tcPr>
            <w:tcW w:w="1339" w:type="dxa"/>
            <w:shd w:val="clear" w:color="auto" w:fill="D9D9D9"/>
          </w:tcPr>
          <w:p w14:paraId="704D79FA" w14:textId="0EBA08BC" w:rsidR="00D35CFC" w:rsidRPr="00085D6F" w:rsidRDefault="00D35CFC" w:rsidP="00085D6F">
            <w:pPr>
              <w:pStyle w:val="CDRGuidance"/>
              <w:jc w:val="center"/>
              <w:rPr>
                <w:rFonts w:asciiTheme="majorHAnsi" w:hAnsiTheme="majorHAnsi"/>
                <w:b/>
                <w:i w:val="0"/>
                <w:sz w:val="22"/>
                <w:szCs w:val="22"/>
              </w:rPr>
            </w:pPr>
            <w:r w:rsidRPr="00085D6F">
              <w:rPr>
                <w:rFonts w:asciiTheme="majorHAnsi" w:hAnsiTheme="majorHAnsi"/>
                <w:b/>
                <w:i w:val="0"/>
                <w:sz w:val="22"/>
                <w:szCs w:val="22"/>
              </w:rPr>
              <w:t>Variable Name</w:t>
            </w:r>
          </w:p>
        </w:tc>
        <w:tc>
          <w:tcPr>
            <w:tcW w:w="2628" w:type="dxa"/>
            <w:shd w:val="clear" w:color="auto" w:fill="D9D9D9"/>
          </w:tcPr>
          <w:p w14:paraId="674D6AE6" w14:textId="77777777" w:rsidR="00D35CFC" w:rsidRPr="00085D6F" w:rsidRDefault="00D35CFC" w:rsidP="00085D6F">
            <w:pPr>
              <w:pStyle w:val="CDRGuidance"/>
              <w:jc w:val="center"/>
              <w:rPr>
                <w:rFonts w:asciiTheme="majorHAnsi" w:hAnsiTheme="majorHAnsi"/>
                <w:b/>
                <w:i w:val="0"/>
                <w:sz w:val="22"/>
                <w:szCs w:val="22"/>
              </w:rPr>
            </w:pPr>
            <w:r w:rsidRPr="00085D6F">
              <w:rPr>
                <w:rFonts w:asciiTheme="majorHAnsi" w:hAnsiTheme="majorHAnsi"/>
                <w:b/>
                <w:i w:val="0"/>
                <w:sz w:val="22"/>
                <w:szCs w:val="22"/>
              </w:rPr>
              <w:t>Long Name</w:t>
            </w:r>
          </w:p>
        </w:tc>
        <w:tc>
          <w:tcPr>
            <w:tcW w:w="2981" w:type="dxa"/>
            <w:shd w:val="clear" w:color="auto" w:fill="D9D9D9"/>
          </w:tcPr>
          <w:p w14:paraId="200AD5CB" w14:textId="77777777" w:rsidR="00D35CFC" w:rsidRPr="00085D6F" w:rsidRDefault="00D35CFC" w:rsidP="00085D6F">
            <w:pPr>
              <w:pStyle w:val="CDRGuidance"/>
              <w:jc w:val="center"/>
              <w:rPr>
                <w:rFonts w:asciiTheme="majorHAnsi" w:hAnsiTheme="majorHAnsi"/>
                <w:b/>
                <w:i w:val="0"/>
                <w:sz w:val="22"/>
                <w:szCs w:val="22"/>
              </w:rPr>
            </w:pPr>
            <w:r w:rsidRPr="00085D6F">
              <w:rPr>
                <w:rFonts w:asciiTheme="majorHAnsi" w:hAnsiTheme="majorHAnsi"/>
                <w:b/>
                <w:i w:val="0"/>
                <w:sz w:val="22"/>
                <w:szCs w:val="22"/>
              </w:rPr>
              <w:t>Standard Name</w:t>
            </w:r>
          </w:p>
        </w:tc>
        <w:tc>
          <w:tcPr>
            <w:tcW w:w="1440" w:type="dxa"/>
            <w:shd w:val="clear" w:color="auto" w:fill="D9D9D9"/>
          </w:tcPr>
          <w:p w14:paraId="5AB89739" w14:textId="77777777" w:rsidR="00D35CFC" w:rsidRPr="00085D6F" w:rsidRDefault="00D35CFC" w:rsidP="00085D6F">
            <w:pPr>
              <w:pStyle w:val="CDRGuidance"/>
              <w:jc w:val="center"/>
              <w:rPr>
                <w:rFonts w:asciiTheme="majorHAnsi" w:hAnsiTheme="majorHAnsi"/>
                <w:b/>
                <w:i w:val="0"/>
                <w:sz w:val="22"/>
                <w:szCs w:val="22"/>
              </w:rPr>
            </w:pPr>
            <w:r w:rsidRPr="00085D6F">
              <w:rPr>
                <w:rFonts w:asciiTheme="majorHAnsi" w:hAnsiTheme="majorHAnsi"/>
                <w:b/>
                <w:i w:val="0"/>
                <w:sz w:val="22"/>
                <w:szCs w:val="22"/>
              </w:rPr>
              <w:t>Units</w:t>
            </w:r>
          </w:p>
        </w:tc>
        <w:tc>
          <w:tcPr>
            <w:tcW w:w="1188" w:type="dxa"/>
            <w:shd w:val="clear" w:color="auto" w:fill="D9D9D9"/>
          </w:tcPr>
          <w:p w14:paraId="768E54AC" w14:textId="77777777" w:rsidR="00D35CFC" w:rsidRPr="00085D6F" w:rsidRDefault="00D35CFC" w:rsidP="00085D6F">
            <w:pPr>
              <w:pStyle w:val="CDRGuidance"/>
              <w:jc w:val="center"/>
              <w:rPr>
                <w:rFonts w:asciiTheme="majorHAnsi" w:hAnsiTheme="majorHAnsi"/>
                <w:b/>
                <w:i w:val="0"/>
                <w:sz w:val="22"/>
                <w:szCs w:val="22"/>
              </w:rPr>
            </w:pPr>
            <w:r w:rsidRPr="00085D6F">
              <w:rPr>
                <w:rFonts w:asciiTheme="majorHAnsi" w:hAnsiTheme="majorHAnsi"/>
                <w:b/>
                <w:i w:val="0"/>
                <w:sz w:val="22"/>
                <w:szCs w:val="22"/>
              </w:rPr>
              <w:t>Missing Value</w:t>
            </w:r>
          </w:p>
        </w:tc>
      </w:tr>
      <w:tr w:rsidR="00F1421C" w:rsidRPr="00566978" w14:paraId="67277F9E" w14:textId="77777777" w:rsidTr="00A128E4">
        <w:trPr>
          <w:trHeight w:val="845"/>
        </w:trPr>
        <w:tc>
          <w:tcPr>
            <w:tcW w:w="1339" w:type="dxa"/>
          </w:tcPr>
          <w:p w14:paraId="08AABF2A" w14:textId="7157BAA5" w:rsidR="00F1421C" w:rsidRPr="00085D6F" w:rsidRDefault="00F1421C" w:rsidP="00F1421C">
            <w:pPr>
              <w:pStyle w:val="CDRGuidance"/>
              <w:rPr>
                <w:rFonts w:asciiTheme="majorHAnsi" w:hAnsiTheme="majorHAnsi"/>
                <w:i w:val="0"/>
                <w:sz w:val="22"/>
                <w:szCs w:val="22"/>
              </w:rPr>
            </w:pPr>
            <w:r w:rsidRPr="00085D6F">
              <w:rPr>
                <w:rFonts w:asciiTheme="majorHAnsi" w:hAnsiTheme="majorHAnsi"/>
                <w:i w:val="0"/>
                <w:sz w:val="22"/>
                <w:szCs w:val="22"/>
              </w:rPr>
              <w:t>SSI</w:t>
            </w:r>
          </w:p>
        </w:tc>
        <w:tc>
          <w:tcPr>
            <w:tcW w:w="2628" w:type="dxa"/>
          </w:tcPr>
          <w:p w14:paraId="1974560C" w14:textId="098ECBD1" w:rsidR="00F1421C" w:rsidRPr="00085D6F" w:rsidRDefault="00A128E4" w:rsidP="00EB4903">
            <w:pPr>
              <w:pStyle w:val="CDRGuidance"/>
              <w:rPr>
                <w:rFonts w:asciiTheme="majorHAnsi" w:hAnsiTheme="majorHAnsi"/>
                <w:i w:val="0"/>
                <w:sz w:val="22"/>
                <w:szCs w:val="22"/>
              </w:rPr>
            </w:pPr>
            <w:r w:rsidRPr="00085D6F">
              <w:rPr>
                <w:rFonts w:asciiTheme="majorHAnsi" w:hAnsiTheme="majorHAnsi" w:cs="Monaco"/>
                <w:i w:val="0"/>
                <w:sz w:val="22"/>
                <w:szCs w:val="22"/>
              </w:rPr>
              <w:t>NOAA Fundamental Climate Data Record of Daily S</w:t>
            </w:r>
            <w:r w:rsidR="00D76191">
              <w:rPr>
                <w:rFonts w:asciiTheme="majorHAnsi" w:hAnsiTheme="majorHAnsi" w:cs="Monaco"/>
                <w:i w:val="0"/>
                <w:sz w:val="22"/>
                <w:szCs w:val="22"/>
              </w:rPr>
              <w:t xml:space="preserve">olar Spectral Irradiance </w:t>
            </w:r>
          </w:p>
        </w:tc>
        <w:tc>
          <w:tcPr>
            <w:tcW w:w="2981" w:type="dxa"/>
          </w:tcPr>
          <w:p w14:paraId="1F15CF25" w14:textId="3E656149" w:rsidR="00F1421C" w:rsidRPr="00085D6F" w:rsidRDefault="00192C56" w:rsidP="00F1421C">
            <w:pPr>
              <w:pStyle w:val="CDRGuidance"/>
              <w:rPr>
                <w:rFonts w:asciiTheme="majorHAnsi" w:hAnsiTheme="majorHAnsi"/>
                <w:i w:val="0"/>
                <w:sz w:val="22"/>
                <w:szCs w:val="22"/>
              </w:rPr>
            </w:pPr>
            <w:r w:rsidRPr="00085D6F">
              <w:rPr>
                <w:rFonts w:asciiTheme="majorHAnsi" w:hAnsiTheme="majorHAnsi"/>
                <w:i w:val="0"/>
                <w:sz w:val="22"/>
                <w:szCs w:val="22"/>
              </w:rPr>
              <w:t>N/A</w:t>
            </w:r>
          </w:p>
        </w:tc>
        <w:tc>
          <w:tcPr>
            <w:tcW w:w="1440" w:type="dxa"/>
          </w:tcPr>
          <w:p w14:paraId="22B88E8B" w14:textId="6B5D8D6F" w:rsidR="00F1421C" w:rsidRPr="00085D6F" w:rsidRDefault="00696365" w:rsidP="00F1421C">
            <w:pPr>
              <w:pStyle w:val="CDRGuidance"/>
              <w:rPr>
                <w:rFonts w:asciiTheme="majorHAnsi" w:hAnsiTheme="majorHAnsi"/>
                <w:i w:val="0"/>
                <w:sz w:val="22"/>
                <w:szCs w:val="22"/>
              </w:rPr>
            </w:pPr>
            <w:r>
              <w:rPr>
                <w:rFonts w:asciiTheme="majorHAnsi" w:hAnsiTheme="majorHAnsi"/>
                <w:i w:val="0"/>
                <w:sz w:val="22"/>
                <w:szCs w:val="22"/>
              </w:rPr>
              <w:t>W m</w:t>
            </w:r>
            <w:r w:rsidRPr="00696365">
              <w:rPr>
                <w:rFonts w:asciiTheme="majorHAnsi" w:hAnsiTheme="majorHAnsi"/>
                <w:i w:val="0"/>
                <w:sz w:val="22"/>
                <w:szCs w:val="22"/>
                <w:vertAlign w:val="superscript"/>
              </w:rPr>
              <w:t>-2</w:t>
            </w:r>
            <w:r>
              <w:rPr>
                <w:rFonts w:asciiTheme="majorHAnsi" w:hAnsiTheme="majorHAnsi"/>
                <w:i w:val="0"/>
                <w:sz w:val="22"/>
                <w:szCs w:val="22"/>
              </w:rPr>
              <w:t xml:space="preserve"> </w:t>
            </w:r>
            <w:r w:rsidR="00170875" w:rsidRPr="00085D6F">
              <w:rPr>
                <w:rFonts w:asciiTheme="majorHAnsi" w:hAnsiTheme="majorHAnsi"/>
                <w:i w:val="0"/>
                <w:sz w:val="22"/>
                <w:szCs w:val="22"/>
              </w:rPr>
              <w:t>nm</w:t>
            </w:r>
            <w:r w:rsidRPr="00696365">
              <w:rPr>
                <w:rFonts w:asciiTheme="majorHAnsi" w:hAnsiTheme="majorHAnsi"/>
                <w:i w:val="0"/>
                <w:sz w:val="22"/>
                <w:szCs w:val="22"/>
                <w:vertAlign w:val="superscript"/>
              </w:rPr>
              <w:t>-1</w:t>
            </w:r>
          </w:p>
        </w:tc>
        <w:tc>
          <w:tcPr>
            <w:tcW w:w="1188" w:type="dxa"/>
          </w:tcPr>
          <w:p w14:paraId="1D4124A5" w14:textId="56C67166" w:rsidR="00F1421C" w:rsidRPr="00085D6F" w:rsidRDefault="00170875" w:rsidP="00F1421C">
            <w:pPr>
              <w:pStyle w:val="CDRGuidance"/>
              <w:rPr>
                <w:rFonts w:asciiTheme="majorHAnsi" w:hAnsiTheme="majorHAnsi"/>
                <w:i w:val="0"/>
                <w:sz w:val="22"/>
                <w:szCs w:val="22"/>
              </w:rPr>
            </w:pPr>
            <w:r w:rsidRPr="00085D6F">
              <w:rPr>
                <w:rFonts w:asciiTheme="majorHAnsi" w:hAnsiTheme="majorHAnsi"/>
                <w:i w:val="0"/>
                <w:sz w:val="22"/>
                <w:szCs w:val="22"/>
              </w:rPr>
              <w:t>-99.0</w:t>
            </w:r>
          </w:p>
        </w:tc>
      </w:tr>
      <w:tr w:rsidR="00192C56" w:rsidRPr="00566978" w14:paraId="20A46DB4" w14:textId="77777777" w:rsidTr="00A128E4">
        <w:trPr>
          <w:trHeight w:val="563"/>
        </w:trPr>
        <w:tc>
          <w:tcPr>
            <w:tcW w:w="1339" w:type="dxa"/>
          </w:tcPr>
          <w:p w14:paraId="4F18E440" w14:textId="4C726C37" w:rsidR="00192C56" w:rsidRPr="00085D6F" w:rsidRDefault="00192C56" w:rsidP="00F1421C">
            <w:pPr>
              <w:pStyle w:val="CDRGuidance"/>
              <w:rPr>
                <w:rFonts w:asciiTheme="majorHAnsi" w:hAnsiTheme="majorHAnsi"/>
                <w:i w:val="0"/>
                <w:sz w:val="22"/>
                <w:szCs w:val="22"/>
              </w:rPr>
            </w:pPr>
            <w:r w:rsidRPr="00085D6F">
              <w:rPr>
                <w:rFonts w:asciiTheme="majorHAnsi" w:hAnsiTheme="majorHAnsi"/>
                <w:i w:val="0"/>
                <w:sz w:val="22"/>
                <w:szCs w:val="22"/>
              </w:rPr>
              <w:t>Central Wavelength</w:t>
            </w:r>
          </w:p>
        </w:tc>
        <w:tc>
          <w:tcPr>
            <w:tcW w:w="2628" w:type="dxa"/>
          </w:tcPr>
          <w:p w14:paraId="08F94B03" w14:textId="36EE2D96" w:rsidR="00192C56" w:rsidRPr="00085D6F" w:rsidRDefault="00192C56" w:rsidP="00F1421C">
            <w:pPr>
              <w:pStyle w:val="CDRGuidance"/>
              <w:rPr>
                <w:rFonts w:asciiTheme="majorHAnsi" w:hAnsiTheme="majorHAnsi"/>
                <w:i w:val="0"/>
                <w:sz w:val="22"/>
                <w:szCs w:val="22"/>
              </w:rPr>
            </w:pPr>
            <w:r w:rsidRPr="00085D6F">
              <w:rPr>
                <w:rFonts w:asciiTheme="majorHAnsi" w:hAnsiTheme="majorHAnsi"/>
                <w:i w:val="0"/>
                <w:sz w:val="22"/>
                <w:szCs w:val="22"/>
              </w:rPr>
              <w:t>Wavelength grid center</w:t>
            </w:r>
          </w:p>
        </w:tc>
        <w:tc>
          <w:tcPr>
            <w:tcW w:w="2981" w:type="dxa"/>
          </w:tcPr>
          <w:p w14:paraId="5EBF6ACF" w14:textId="5252155F" w:rsidR="00192C56" w:rsidRPr="00085D6F" w:rsidRDefault="00192C56" w:rsidP="00F1421C">
            <w:pPr>
              <w:pStyle w:val="CDRGuidance"/>
              <w:rPr>
                <w:rFonts w:asciiTheme="majorHAnsi" w:hAnsiTheme="majorHAnsi"/>
                <w:i w:val="0"/>
                <w:sz w:val="22"/>
                <w:szCs w:val="22"/>
              </w:rPr>
            </w:pPr>
            <w:r w:rsidRPr="00085D6F">
              <w:rPr>
                <w:rFonts w:asciiTheme="majorHAnsi" w:hAnsiTheme="majorHAnsi"/>
                <w:i w:val="0"/>
                <w:sz w:val="22"/>
                <w:szCs w:val="22"/>
              </w:rPr>
              <w:t>N/A</w:t>
            </w:r>
          </w:p>
        </w:tc>
        <w:tc>
          <w:tcPr>
            <w:tcW w:w="1440" w:type="dxa"/>
          </w:tcPr>
          <w:p w14:paraId="7071744B" w14:textId="6A579E6B" w:rsidR="00192C56" w:rsidRPr="00085D6F" w:rsidRDefault="00192C56" w:rsidP="00F1421C">
            <w:pPr>
              <w:pStyle w:val="CDRGuidance"/>
              <w:rPr>
                <w:rFonts w:asciiTheme="majorHAnsi" w:hAnsiTheme="majorHAnsi"/>
                <w:i w:val="0"/>
                <w:sz w:val="22"/>
                <w:szCs w:val="22"/>
              </w:rPr>
            </w:pPr>
            <w:r w:rsidRPr="00085D6F">
              <w:rPr>
                <w:rFonts w:asciiTheme="majorHAnsi" w:hAnsiTheme="majorHAnsi"/>
                <w:i w:val="0"/>
                <w:sz w:val="22"/>
                <w:szCs w:val="22"/>
              </w:rPr>
              <w:t>nm</w:t>
            </w:r>
          </w:p>
        </w:tc>
        <w:tc>
          <w:tcPr>
            <w:tcW w:w="1188" w:type="dxa"/>
          </w:tcPr>
          <w:p w14:paraId="4B874D11" w14:textId="320AADE9" w:rsidR="00192C56" w:rsidRPr="00085D6F" w:rsidRDefault="00192C56" w:rsidP="00F1421C">
            <w:pPr>
              <w:pStyle w:val="CDRGuidance"/>
              <w:rPr>
                <w:rFonts w:asciiTheme="majorHAnsi" w:hAnsiTheme="majorHAnsi"/>
                <w:i w:val="0"/>
                <w:sz w:val="22"/>
                <w:szCs w:val="22"/>
              </w:rPr>
            </w:pPr>
            <w:r w:rsidRPr="00085D6F">
              <w:rPr>
                <w:rFonts w:asciiTheme="majorHAnsi" w:hAnsiTheme="majorHAnsi"/>
                <w:i w:val="0"/>
                <w:sz w:val="22"/>
                <w:szCs w:val="22"/>
              </w:rPr>
              <w:t>N/A</w:t>
            </w:r>
          </w:p>
        </w:tc>
      </w:tr>
      <w:tr w:rsidR="00192C56" w:rsidRPr="00566978" w14:paraId="7EB3DB61" w14:textId="77777777" w:rsidTr="00A128E4">
        <w:trPr>
          <w:trHeight w:val="563"/>
        </w:trPr>
        <w:tc>
          <w:tcPr>
            <w:tcW w:w="1339" w:type="dxa"/>
          </w:tcPr>
          <w:p w14:paraId="29637C93" w14:textId="54F4173E" w:rsidR="00192C56" w:rsidRPr="00085D6F" w:rsidRDefault="00192C56" w:rsidP="00F1421C">
            <w:pPr>
              <w:pStyle w:val="CDRGuidance"/>
              <w:rPr>
                <w:rFonts w:asciiTheme="majorHAnsi" w:hAnsiTheme="majorHAnsi"/>
                <w:i w:val="0"/>
                <w:sz w:val="22"/>
                <w:szCs w:val="22"/>
              </w:rPr>
            </w:pPr>
            <w:r w:rsidRPr="00085D6F">
              <w:rPr>
                <w:rFonts w:asciiTheme="majorHAnsi" w:hAnsiTheme="majorHAnsi"/>
                <w:i w:val="0"/>
                <w:sz w:val="22"/>
                <w:szCs w:val="22"/>
              </w:rPr>
              <w:t>Wavelength Bands</w:t>
            </w:r>
          </w:p>
        </w:tc>
        <w:tc>
          <w:tcPr>
            <w:tcW w:w="2628" w:type="dxa"/>
          </w:tcPr>
          <w:p w14:paraId="68AEE17A" w14:textId="29509441" w:rsidR="00192C56" w:rsidRPr="00085D6F" w:rsidRDefault="00192C56" w:rsidP="00F1421C">
            <w:pPr>
              <w:pStyle w:val="CDRGuidance"/>
              <w:rPr>
                <w:rFonts w:asciiTheme="majorHAnsi" w:hAnsiTheme="majorHAnsi"/>
                <w:i w:val="0"/>
                <w:sz w:val="22"/>
                <w:szCs w:val="22"/>
              </w:rPr>
            </w:pPr>
            <w:r w:rsidRPr="00085D6F">
              <w:rPr>
                <w:rFonts w:asciiTheme="majorHAnsi" w:hAnsiTheme="majorHAnsi"/>
                <w:i w:val="0"/>
                <w:sz w:val="22"/>
                <w:szCs w:val="22"/>
              </w:rPr>
              <w:t>Wavelength bands. Centered on Central Wavelength</w:t>
            </w:r>
          </w:p>
        </w:tc>
        <w:tc>
          <w:tcPr>
            <w:tcW w:w="2981" w:type="dxa"/>
          </w:tcPr>
          <w:p w14:paraId="180CE981" w14:textId="13543A7D" w:rsidR="00192C56" w:rsidRPr="00085D6F" w:rsidRDefault="00192C56" w:rsidP="00F1421C">
            <w:pPr>
              <w:pStyle w:val="CDRGuidance"/>
              <w:rPr>
                <w:rFonts w:asciiTheme="majorHAnsi" w:hAnsiTheme="majorHAnsi"/>
                <w:i w:val="0"/>
                <w:sz w:val="22"/>
                <w:szCs w:val="22"/>
              </w:rPr>
            </w:pPr>
            <w:r w:rsidRPr="00085D6F">
              <w:rPr>
                <w:rFonts w:asciiTheme="majorHAnsi" w:hAnsiTheme="majorHAnsi"/>
                <w:i w:val="0"/>
                <w:sz w:val="22"/>
                <w:szCs w:val="22"/>
              </w:rPr>
              <w:t>N/A</w:t>
            </w:r>
          </w:p>
        </w:tc>
        <w:tc>
          <w:tcPr>
            <w:tcW w:w="1440" w:type="dxa"/>
          </w:tcPr>
          <w:p w14:paraId="4266A7B8" w14:textId="21547BB8" w:rsidR="00192C56" w:rsidRPr="00085D6F" w:rsidRDefault="00192C56" w:rsidP="00F1421C">
            <w:pPr>
              <w:pStyle w:val="CDRGuidance"/>
              <w:rPr>
                <w:rFonts w:asciiTheme="majorHAnsi" w:hAnsiTheme="majorHAnsi"/>
                <w:i w:val="0"/>
                <w:sz w:val="22"/>
                <w:szCs w:val="22"/>
              </w:rPr>
            </w:pPr>
            <w:r w:rsidRPr="00085D6F">
              <w:rPr>
                <w:rFonts w:asciiTheme="majorHAnsi" w:hAnsiTheme="majorHAnsi"/>
                <w:i w:val="0"/>
                <w:sz w:val="22"/>
                <w:szCs w:val="22"/>
              </w:rPr>
              <w:t>nm</w:t>
            </w:r>
          </w:p>
        </w:tc>
        <w:tc>
          <w:tcPr>
            <w:tcW w:w="1188" w:type="dxa"/>
          </w:tcPr>
          <w:p w14:paraId="773D1DF9" w14:textId="2D081AE7" w:rsidR="00192C56" w:rsidRPr="00085D6F" w:rsidRDefault="00192C56" w:rsidP="00F1421C">
            <w:pPr>
              <w:pStyle w:val="CDRGuidance"/>
              <w:rPr>
                <w:rFonts w:asciiTheme="majorHAnsi" w:hAnsiTheme="majorHAnsi"/>
                <w:i w:val="0"/>
                <w:sz w:val="22"/>
                <w:szCs w:val="22"/>
              </w:rPr>
            </w:pPr>
            <w:r w:rsidRPr="00085D6F">
              <w:rPr>
                <w:rFonts w:asciiTheme="majorHAnsi" w:hAnsiTheme="majorHAnsi"/>
                <w:i w:val="0"/>
                <w:sz w:val="22"/>
                <w:szCs w:val="22"/>
              </w:rPr>
              <w:t>N/A</w:t>
            </w:r>
          </w:p>
        </w:tc>
      </w:tr>
      <w:tr w:rsidR="00F94036" w:rsidRPr="00566978" w14:paraId="024A6C56" w14:textId="77777777" w:rsidTr="00A128E4">
        <w:trPr>
          <w:trHeight w:val="563"/>
        </w:trPr>
        <w:tc>
          <w:tcPr>
            <w:tcW w:w="1339" w:type="dxa"/>
          </w:tcPr>
          <w:p w14:paraId="738F5473" w14:textId="24202BF2" w:rsidR="00F94036" w:rsidRPr="00085D6F" w:rsidRDefault="00F94036" w:rsidP="00F1421C">
            <w:pPr>
              <w:pStyle w:val="CDRGuidance"/>
              <w:rPr>
                <w:rFonts w:asciiTheme="majorHAnsi" w:hAnsiTheme="majorHAnsi"/>
                <w:i w:val="0"/>
                <w:sz w:val="22"/>
                <w:szCs w:val="22"/>
              </w:rPr>
            </w:pPr>
            <w:r w:rsidRPr="00085D6F">
              <w:rPr>
                <w:rFonts w:asciiTheme="majorHAnsi" w:hAnsiTheme="majorHAnsi"/>
                <w:i w:val="0"/>
                <w:sz w:val="22"/>
                <w:szCs w:val="22"/>
              </w:rPr>
              <w:t>TSI</w:t>
            </w:r>
          </w:p>
        </w:tc>
        <w:tc>
          <w:tcPr>
            <w:tcW w:w="2628" w:type="dxa"/>
          </w:tcPr>
          <w:p w14:paraId="5CA7AF45" w14:textId="621A14EA" w:rsidR="00F94036" w:rsidRPr="00085D6F" w:rsidRDefault="00F94036" w:rsidP="002D7261">
            <w:pPr>
              <w:pStyle w:val="CDRGuidance"/>
              <w:rPr>
                <w:rFonts w:asciiTheme="majorHAnsi" w:hAnsiTheme="majorHAnsi"/>
                <w:i w:val="0"/>
                <w:sz w:val="22"/>
                <w:szCs w:val="22"/>
              </w:rPr>
            </w:pPr>
            <w:r w:rsidRPr="00085D6F">
              <w:rPr>
                <w:rFonts w:asciiTheme="majorHAnsi" w:hAnsiTheme="majorHAnsi" w:cs="Monaco"/>
                <w:i w:val="0"/>
                <w:sz w:val="22"/>
                <w:szCs w:val="22"/>
              </w:rPr>
              <w:t xml:space="preserve">NOAA Fundamental </w:t>
            </w:r>
            <w:r w:rsidRPr="00085D6F">
              <w:rPr>
                <w:rFonts w:asciiTheme="majorHAnsi" w:hAnsiTheme="majorHAnsi" w:cs="Monaco"/>
                <w:i w:val="0"/>
                <w:sz w:val="22"/>
                <w:szCs w:val="22"/>
              </w:rPr>
              <w:lastRenderedPageBreak/>
              <w:t>Climate Data Record of Dai</w:t>
            </w:r>
            <w:r w:rsidR="00B2339C">
              <w:rPr>
                <w:rFonts w:asciiTheme="majorHAnsi" w:hAnsiTheme="majorHAnsi" w:cs="Monaco"/>
                <w:i w:val="0"/>
                <w:sz w:val="22"/>
                <w:szCs w:val="22"/>
              </w:rPr>
              <w:t xml:space="preserve">ly Total Solar Irradiance </w:t>
            </w:r>
            <w:del w:id="48" w:author="Daniel Wunder" w:date="2014-10-06T12:37:00Z">
              <w:r w:rsidR="00B2339C" w:rsidDel="002D7261">
                <w:rPr>
                  <w:rFonts w:asciiTheme="majorHAnsi" w:hAnsiTheme="majorHAnsi" w:cs="Monaco"/>
                  <w:i w:val="0"/>
                  <w:sz w:val="22"/>
                  <w:szCs w:val="22"/>
                </w:rPr>
                <w:delText>(Watt m</w:delText>
              </w:r>
              <w:r w:rsidR="00B2339C" w:rsidRPr="00B2339C" w:rsidDel="002D7261">
                <w:rPr>
                  <w:rFonts w:asciiTheme="majorHAnsi" w:hAnsiTheme="majorHAnsi" w:cs="Monaco"/>
                  <w:i w:val="0"/>
                  <w:sz w:val="22"/>
                  <w:szCs w:val="22"/>
                  <w:vertAlign w:val="superscript"/>
                </w:rPr>
                <w:delText>-</w:delText>
              </w:r>
              <w:r w:rsidRPr="00B2339C" w:rsidDel="002D7261">
                <w:rPr>
                  <w:rFonts w:asciiTheme="majorHAnsi" w:hAnsiTheme="majorHAnsi" w:cs="Monaco"/>
                  <w:i w:val="0"/>
                  <w:sz w:val="22"/>
                  <w:szCs w:val="22"/>
                  <w:vertAlign w:val="superscript"/>
                </w:rPr>
                <w:delText>2</w:delText>
              </w:r>
              <w:r w:rsidRPr="00085D6F" w:rsidDel="002D7261">
                <w:rPr>
                  <w:rFonts w:asciiTheme="majorHAnsi" w:hAnsiTheme="majorHAnsi" w:cs="Monaco"/>
                  <w:i w:val="0"/>
                  <w:sz w:val="22"/>
                  <w:szCs w:val="22"/>
                </w:rPr>
                <w:delText>)</w:delText>
              </w:r>
            </w:del>
          </w:p>
        </w:tc>
        <w:tc>
          <w:tcPr>
            <w:tcW w:w="2981" w:type="dxa"/>
          </w:tcPr>
          <w:p w14:paraId="27FBCEB2" w14:textId="36396F95" w:rsidR="00F94036" w:rsidRPr="00085D6F" w:rsidRDefault="00F94036" w:rsidP="00F1421C">
            <w:pPr>
              <w:pStyle w:val="CDRGuidance"/>
              <w:rPr>
                <w:rFonts w:asciiTheme="majorHAnsi" w:hAnsiTheme="majorHAnsi"/>
                <w:i w:val="0"/>
                <w:sz w:val="22"/>
                <w:szCs w:val="22"/>
              </w:rPr>
            </w:pPr>
            <w:r w:rsidRPr="00085D6F">
              <w:rPr>
                <w:rFonts w:asciiTheme="majorHAnsi" w:hAnsiTheme="majorHAnsi"/>
                <w:i w:val="0"/>
                <w:sz w:val="22"/>
                <w:szCs w:val="22"/>
              </w:rPr>
              <w:lastRenderedPageBreak/>
              <w:t>toa_incoming_shortwave_flux</w:t>
            </w:r>
          </w:p>
        </w:tc>
        <w:tc>
          <w:tcPr>
            <w:tcW w:w="1440" w:type="dxa"/>
          </w:tcPr>
          <w:p w14:paraId="02355A56" w14:textId="730530B7" w:rsidR="00F94036" w:rsidRPr="00085D6F" w:rsidRDefault="00696365" w:rsidP="00F1421C">
            <w:pPr>
              <w:pStyle w:val="CDRGuidance"/>
              <w:rPr>
                <w:rFonts w:asciiTheme="majorHAnsi" w:hAnsiTheme="majorHAnsi"/>
                <w:i w:val="0"/>
                <w:sz w:val="22"/>
                <w:szCs w:val="22"/>
              </w:rPr>
            </w:pPr>
            <w:r>
              <w:rPr>
                <w:rFonts w:asciiTheme="majorHAnsi" w:hAnsiTheme="majorHAnsi"/>
                <w:i w:val="0"/>
                <w:sz w:val="22"/>
                <w:szCs w:val="22"/>
              </w:rPr>
              <w:t xml:space="preserve">W </w:t>
            </w:r>
            <w:r w:rsidR="00F94036" w:rsidRPr="00085D6F">
              <w:rPr>
                <w:rFonts w:asciiTheme="majorHAnsi" w:hAnsiTheme="majorHAnsi"/>
                <w:i w:val="0"/>
                <w:sz w:val="22"/>
                <w:szCs w:val="22"/>
              </w:rPr>
              <w:t>m</w:t>
            </w:r>
            <w:r w:rsidRPr="00696365">
              <w:rPr>
                <w:rFonts w:asciiTheme="majorHAnsi" w:hAnsiTheme="majorHAnsi"/>
                <w:i w:val="0"/>
                <w:sz w:val="22"/>
                <w:szCs w:val="22"/>
                <w:vertAlign w:val="superscript"/>
              </w:rPr>
              <w:t>-</w:t>
            </w:r>
            <w:r w:rsidR="00F94036" w:rsidRPr="00696365">
              <w:rPr>
                <w:rFonts w:asciiTheme="majorHAnsi" w:hAnsiTheme="majorHAnsi"/>
                <w:i w:val="0"/>
                <w:sz w:val="22"/>
                <w:szCs w:val="22"/>
                <w:vertAlign w:val="superscript"/>
              </w:rPr>
              <w:t>2</w:t>
            </w:r>
          </w:p>
        </w:tc>
        <w:tc>
          <w:tcPr>
            <w:tcW w:w="1188" w:type="dxa"/>
          </w:tcPr>
          <w:p w14:paraId="53D73649" w14:textId="7911AE84" w:rsidR="00F94036" w:rsidRPr="00085D6F" w:rsidRDefault="00F94036" w:rsidP="00F1421C">
            <w:pPr>
              <w:pStyle w:val="CDRGuidance"/>
              <w:rPr>
                <w:rFonts w:asciiTheme="majorHAnsi" w:hAnsiTheme="majorHAnsi"/>
                <w:i w:val="0"/>
                <w:sz w:val="22"/>
                <w:szCs w:val="22"/>
              </w:rPr>
            </w:pPr>
            <w:r w:rsidRPr="00085D6F">
              <w:rPr>
                <w:rFonts w:asciiTheme="majorHAnsi" w:hAnsiTheme="majorHAnsi"/>
                <w:i w:val="0"/>
                <w:sz w:val="22"/>
                <w:szCs w:val="22"/>
              </w:rPr>
              <w:t>-99.0</w:t>
            </w:r>
          </w:p>
        </w:tc>
      </w:tr>
      <w:tr w:rsidR="00826102" w:rsidRPr="00566978" w14:paraId="76F649FE" w14:textId="77777777" w:rsidTr="00A128E4">
        <w:trPr>
          <w:trHeight w:val="563"/>
        </w:trPr>
        <w:tc>
          <w:tcPr>
            <w:tcW w:w="1339" w:type="dxa"/>
          </w:tcPr>
          <w:p w14:paraId="0D088BB7" w14:textId="3F06C19C" w:rsidR="00826102" w:rsidRPr="00085D6F" w:rsidRDefault="00826102" w:rsidP="00F1421C">
            <w:pPr>
              <w:pStyle w:val="CDRGuidance"/>
              <w:rPr>
                <w:rFonts w:asciiTheme="majorHAnsi" w:hAnsiTheme="majorHAnsi"/>
                <w:i w:val="0"/>
                <w:color w:val="FF0000"/>
                <w:sz w:val="22"/>
                <w:szCs w:val="22"/>
              </w:rPr>
            </w:pPr>
            <w:r w:rsidRPr="00085D6F">
              <w:rPr>
                <w:rFonts w:asciiTheme="majorHAnsi" w:hAnsiTheme="majorHAnsi"/>
                <w:i w:val="0"/>
                <w:sz w:val="22"/>
                <w:szCs w:val="22"/>
              </w:rPr>
              <w:lastRenderedPageBreak/>
              <w:t>time</w:t>
            </w:r>
          </w:p>
        </w:tc>
        <w:tc>
          <w:tcPr>
            <w:tcW w:w="2628" w:type="dxa"/>
          </w:tcPr>
          <w:p w14:paraId="1BE499F0" w14:textId="50A18366" w:rsidR="00826102" w:rsidRPr="00085D6F" w:rsidRDefault="00826102" w:rsidP="00F1421C">
            <w:pPr>
              <w:pStyle w:val="CDRGuidance"/>
              <w:rPr>
                <w:rFonts w:asciiTheme="majorHAnsi" w:hAnsiTheme="majorHAnsi"/>
                <w:i w:val="0"/>
                <w:color w:val="FF0000"/>
                <w:sz w:val="22"/>
                <w:szCs w:val="22"/>
              </w:rPr>
            </w:pPr>
            <w:r w:rsidRPr="00085D6F">
              <w:rPr>
                <w:rFonts w:asciiTheme="majorHAnsi" w:hAnsiTheme="majorHAnsi"/>
                <w:i w:val="0"/>
                <w:sz w:val="22"/>
                <w:szCs w:val="22"/>
              </w:rPr>
              <w:t>ISO-8601 date/time (YYYY-MM-DD) format</w:t>
            </w:r>
          </w:p>
        </w:tc>
        <w:tc>
          <w:tcPr>
            <w:tcW w:w="2981" w:type="dxa"/>
          </w:tcPr>
          <w:p w14:paraId="2BF25758" w14:textId="6AC6A5A7" w:rsidR="00826102" w:rsidRPr="00085D6F" w:rsidRDefault="00826102" w:rsidP="00F1421C">
            <w:pPr>
              <w:pStyle w:val="CDRGuidance"/>
              <w:rPr>
                <w:rFonts w:asciiTheme="majorHAnsi" w:hAnsiTheme="majorHAnsi"/>
                <w:i w:val="0"/>
                <w:color w:val="FF0000"/>
                <w:sz w:val="22"/>
                <w:szCs w:val="22"/>
              </w:rPr>
            </w:pPr>
            <w:r w:rsidRPr="00085D6F">
              <w:rPr>
                <w:rFonts w:asciiTheme="majorHAnsi" w:hAnsiTheme="majorHAnsi"/>
                <w:i w:val="0"/>
                <w:sz w:val="22"/>
                <w:szCs w:val="22"/>
              </w:rPr>
              <w:t>time</w:t>
            </w:r>
          </w:p>
        </w:tc>
        <w:tc>
          <w:tcPr>
            <w:tcW w:w="1440" w:type="dxa"/>
          </w:tcPr>
          <w:p w14:paraId="0B0D8591" w14:textId="34046AB2" w:rsidR="00826102" w:rsidRPr="00085D6F" w:rsidRDefault="00826102" w:rsidP="00F1421C">
            <w:pPr>
              <w:pStyle w:val="CDRGuidance"/>
              <w:rPr>
                <w:rFonts w:asciiTheme="majorHAnsi" w:hAnsiTheme="majorHAnsi"/>
                <w:i w:val="0"/>
                <w:color w:val="FF0000"/>
                <w:sz w:val="22"/>
                <w:szCs w:val="22"/>
              </w:rPr>
            </w:pPr>
            <w:r w:rsidRPr="00085D6F">
              <w:rPr>
                <w:rFonts w:asciiTheme="majorHAnsi" w:hAnsiTheme="majorHAnsi"/>
                <w:i w:val="0"/>
                <w:sz w:val="22"/>
                <w:szCs w:val="22"/>
              </w:rPr>
              <w:t>N/A</w:t>
            </w:r>
          </w:p>
        </w:tc>
        <w:tc>
          <w:tcPr>
            <w:tcW w:w="1188" w:type="dxa"/>
          </w:tcPr>
          <w:p w14:paraId="20C9C0CD" w14:textId="04D43D27" w:rsidR="00826102" w:rsidRPr="00085D6F" w:rsidRDefault="00826102" w:rsidP="00F1421C">
            <w:pPr>
              <w:pStyle w:val="CDRGuidance"/>
              <w:rPr>
                <w:rFonts w:asciiTheme="majorHAnsi" w:hAnsiTheme="majorHAnsi"/>
                <w:i w:val="0"/>
                <w:color w:val="FF0000"/>
                <w:sz w:val="22"/>
                <w:szCs w:val="22"/>
              </w:rPr>
            </w:pPr>
            <w:r w:rsidRPr="00085D6F">
              <w:rPr>
                <w:rFonts w:asciiTheme="majorHAnsi" w:hAnsiTheme="majorHAnsi"/>
                <w:i w:val="0"/>
                <w:sz w:val="22"/>
                <w:szCs w:val="22"/>
              </w:rPr>
              <w:t>N/A</w:t>
            </w:r>
          </w:p>
        </w:tc>
      </w:tr>
    </w:tbl>
    <w:p w14:paraId="0A6369F4" w14:textId="4865CE2F" w:rsidR="00644A6A" w:rsidRPr="00696365" w:rsidRDefault="000E180E" w:rsidP="00696365">
      <w:pPr>
        <w:pStyle w:val="CDRGuidance"/>
        <w:spacing w:before="240"/>
        <w:rPr>
          <w:rFonts w:asciiTheme="majorHAnsi" w:hAnsiTheme="majorHAnsi"/>
          <w:i w:val="0"/>
        </w:rPr>
      </w:pPr>
      <w:r w:rsidRPr="00696365">
        <w:rPr>
          <w:rFonts w:asciiTheme="majorHAnsi" w:hAnsiTheme="majorHAnsi"/>
          <w:i w:val="0"/>
        </w:rPr>
        <w:t>The S</w:t>
      </w:r>
      <w:r w:rsidR="00644A6A" w:rsidRPr="00696365">
        <w:rPr>
          <w:rFonts w:asciiTheme="majorHAnsi" w:hAnsiTheme="majorHAnsi"/>
          <w:i w:val="0"/>
        </w:rPr>
        <w:t xml:space="preserve">SI data </w:t>
      </w:r>
      <w:r w:rsidR="00696365" w:rsidRPr="00696365">
        <w:rPr>
          <w:rFonts w:asciiTheme="majorHAnsi" w:hAnsiTheme="majorHAnsi"/>
          <w:i w:val="0"/>
        </w:rPr>
        <w:t>are</w:t>
      </w:r>
      <w:r w:rsidR="00644A6A" w:rsidRPr="00696365">
        <w:rPr>
          <w:rFonts w:asciiTheme="majorHAnsi" w:hAnsiTheme="majorHAnsi"/>
          <w:i w:val="0"/>
        </w:rPr>
        <w:t xml:space="preserve"> organized in different ways to support the </w:t>
      </w:r>
      <w:r w:rsidR="00696365" w:rsidRPr="00696365">
        <w:rPr>
          <w:rFonts w:asciiTheme="majorHAnsi" w:hAnsiTheme="majorHAnsi"/>
          <w:i w:val="0"/>
        </w:rPr>
        <w:t xml:space="preserve">projected </w:t>
      </w:r>
      <w:r w:rsidR="00644A6A" w:rsidRPr="00696365">
        <w:rPr>
          <w:rFonts w:asciiTheme="majorHAnsi" w:hAnsiTheme="majorHAnsi"/>
          <w:i w:val="0"/>
        </w:rPr>
        <w:t xml:space="preserve">needs of the user communities. Firstly, </w:t>
      </w:r>
      <w:r w:rsidRPr="00696365">
        <w:rPr>
          <w:rFonts w:asciiTheme="majorHAnsi" w:hAnsiTheme="majorHAnsi"/>
          <w:i w:val="0"/>
        </w:rPr>
        <w:t xml:space="preserve">there is </w:t>
      </w:r>
      <w:r w:rsidR="00644A6A" w:rsidRPr="00696365">
        <w:rPr>
          <w:rFonts w:asciiTheme="majorHAnsi" w:hAnsiTheme="majorHAnsi"/>
          <w:i w:val="0"/>
        </w:rPr>
        <w:t>a 1-</w:t>
      </w:r>
      <w:r w:rsidRPr="00696365">
        <w:rPr>
          <w:rFonts w:asciiTheme="majorHAnsi" w:hAnsiTheme="majorHAnsi"/>
          <w:i w:val="0"/>
        </w:rPr>
        <w:t>month file containing daily S</w:t>
      </w:r>
      <w:r w:rsidR="00644A6A" w:rsidRPr="00696365">
        <w:rPr>
          <w:rFonts w:asciiTheme="majorHAnsi" w:hAnsiTheme="majorHAnsi"/>
          <w:i w:val="0"/>
        </w:rPr>
        <w:t xml:space="preserve">SI, with approximately 1-3 month updates.  Secondly, </w:t>
      </w:r>
      <w:r w:rsidR="004E4B7A" w:rsidRPr="00696365">
        <w:rPr>
          <w:rFonts w:asciiTheme="majorHAnsi" w:hAnsiTheme="majorHAnsi"/>
          <w:i w:val="0"/>
        </w:rPr>
        <w:t xml:space="preserve">the daily SSI values </w:t>
      </w:r>
      <w:r w:rsidR="008500FF">
        <w:rPr>
          <w:rFonts w:asciiTheme="majorHAnsi" w:hAnsiTheme="majorHAnsi"/>
          <w:i w:val="0"/>
        </w:rPr>
        <w:t>are</w:t>
      </w:r>
      <w:r w:rsidR="00644A6A" w:rsidRPr="00696365">
        <w:rPr>
          <w:rFonts w:asciiTheme="majorHAnsi" w:hAnsiTheme="majorHAnsi"/>
          <w:i w:val="0"/>
        </w:rPr>
        <w:t xml:space="preserve"> available in 1-year files.  Thirdly, monthly-averaged value</w:t>
      </w:r>
      <w:r w:rsidR="004E4B7A" w:rsidRPr="00696365">
        <w:rPr>
          <w:rFonts w:asciiTheme="majorHAnsi" w:hAnsiTheme="majorHAnsi"/>
          <w:i w:val="0"/>
        </w:rPr>
        <w:t>s of S</w:t>
      </w:r>
      <w:r w:rsidR="00644A6A" w:rsidRPr="00696365">
        <w:rPr>
          <w:rFonts w:asciiTheme="majorHAnsi" w:hAnsiTheme="majorHAnsi"/>
          <w:i w:val="0"/>
        </w:rPr>
        <w:t xml:space="preserve">SI </w:t>
      </w:r>
      <w:r w:rsidR="004821C8">
        <w:rPr>
          <w:rFonts w:asciiTheme="majorHAnsi" w:hAnsiTheme="majorHAnsi"/>
          <w:i w:val="0"/>
        </w:rPr>
        <w:t>are</w:t>
      </w:r>
      <w:r w:rsidR="004E4B7A" w:rsidRPr="00696365">
        <w:rPr>
          <w:rFonts w:asciiTheme="majorHAnsi" w:hAnsiTheme="majorHAnsi"/>
          <w:i w:val="0"/>
        </w:rPr>
        <w:t xml:space="preserve"> available in 1</w:t>
      </w:r>
      <w:r w:rsidR="00644A6A" w:rsidRPr="00696365">
        <w:rPr>
          <w:rFonts w:asciiTheme="majorHAnsi" w:hAnsiTheme="majorHAnsi"/>
          <w:i w:val="0"/>
        </w:rPr>
        <w:t>-year files.  Lastly, ann</w:t>
      </w:r>
      <w:r w:rsidR="004E4B7A" w:rsidRPr="00696365">
        <w:rPr>
          <w:rFonts w:asciiTheme="majorHAnsi" w:hAnsiTheme="majorHAnsi"/>
          <w:i w:val="0"/>
        </w:rPr>
        <w:t>ually-averaged S</w:t>
      </w:r>
      <w:r w:rsidR="00644A6A" w:rsidRPr="00696365">
        <w:rPr>
          <w:rFonts w:asciiTheme="majorHAnsi" w:hAnsiTheme="majorHAnsi"/>
          <w:i w:val="0"/>
        </w:rPr>
        <w:t xml:space="preserve">SI values </w:t>
      </w:r>
      <w:r w:rsidR="004821C8">
        <w:rPr>
          <w:rFonts w:asciiTheme="majorHAnsi" w:hAnsiTheme="majorHAnsi"/>
          <w:i w:val="0"/>
        </w:rPr>
        <w:t>are</w:t>
      </w:r>
      <w:r w:rsidR="00644A6A" w:rsidRPr="00696365">
        <w:rPr>
          <w:rFonts w:asciiTheme="majorHAnsi" w:hAnsiTheme="majorHAnsi"/>
          <w:i w:val="0"/>
        </w:rPr>
        <w:t xml:space="preserve"> available in </w:t>
      </w:r>
      <w:r w:rsidR="004E4B7A" w:rsidRPr="00696365">
        <w:rPr>
          <w:rFonts w:asciiTheme="majorHAnsi" w:hAnsiTheme="majorHAnsi"/>
          <w:i w:val="0"/>
        </w:rPr>
        <w:t>10-year files</w:t>
      </w:r>
      <w:r w:rsidR="00644A6A" w:rsidRPr="00696365">
        <w:rPr>
          <w:rFonts w:asciiTheme="majorHAnsi" w:hAnsiTheme="majorHAnsi"/>
          <w:i w:val="0"/>
        </w:rPr>
        <w:t xml:space="preserve">. </w:t>
      </w:r>
    </w:p>
    <w:p w14:paraId="22E46D8A" w14:textId="7247CC93" w:rsidR="00644A6A" w:rsidRPr="00696365" w:rsidRDefault="00644A6A" w:rsidP="00644A6A">
      <w:pPr>
        <w:pStyle w:val="CDRGuidance"/>
        <w:rPr>
          <w:rFonts w:asciiTheme="majorHAnsi" w:hAnsiTheme="majorHAnsi"/>
          <w:i w:val="0"/>
        </w:rPr>
      </w:pPr>
      <w:r w:rsidRPr="00696365">
        <w:rPr>
          <w:rFonts w:asciiTheme="majorHAnsi" w:hAnsiTheme="majorHAnsi"/>
          <w:i w:val="0"/>
        </w:rPr>
        <w:t>The time ranges covered by the science data product is 1978 t</w:t>
      </w:r>
      <w:r w:rsidR="00CE734F" w:rsidRPr="00696365">
        <w:rPr>
          <w:rFonts w:asciiTheme="majorHAnsi" w:hAnsiTheme="majorHAnsi"/>
          <w:i w:val="0"/>
        </w:rPr>
        <w:t>o the present for contemporary S</w:t>
      </w:r>
      <w:r w:rsidRPr="00696365">
        <w:rPr>
          <w:rFonts w:asciiTheme="majorHAnsi" w:hAnsiTheme="majorHAnsi"/>
          <w:i w:val="0"/>
        </w:rPr>
        <w:t>SI, from 188</w:t>
      </w:r>
      <w:r w:rsidR="004E14D0" w:rsidRPr="00696365">
        <w:rPr>
          <w:rFonts w:asciiTheme="majorHAnsi" w:hAnsiTheme="majorHAnsi"/>
          <w:i w:val="0"/>
        </w:rPr>
        <w:t xml:space="preserve">2 to the present for historical, </w:t>
      </w:r>
      <w:r w:rsidR="00CE734F" w:rsidRPr="00696365">
        <w:rPr>
          <w:rFonts w:asciiTheme="majorHAnsi" w:hAnsiTheme="majorHAnsi"/>
          <w:i w:val="0"/>
        </w:rPr>
        <w:t>daily values and monthly-averaged S</w:t>
      </w:r>
      <w:r w:rsidRPr="00696365">
        <w:rPr>
          <w:rFonts w:asciiTheme="majorHAnsi" w:hAnsiTheme="majorHAnsi"/>
          <w:i w:val="0"/>
        </w:rPr>
        <w:t>SI, and 1615 to</w:t>
      </w:r>
      <w:r w:rsidR="005A2762" w:rsidRPr="00696365">
        <w:rPr>
          <w:rFonts w:asciiTheme="majorHAnsi" w:hAnsiTheme="majorHAnsi"/>
          <w:i w:val="0"/>
        </w:rPr>
        <w:t xml:space="preserve"> the present for historical, annually-averaged S</w:t>
      </w:r>
      <w:r w:rsidRPr="00696365">
        <w:rPr>
          <w:rFonts w:asciiTheme="majorHAnsi" w:hAnsiTheme="majorHAnsi"/>
          <w:i w:val="0"/>
        </w:rPr>
        <w:t>SI.</w:t>
      </w:r>
    </w:p>
    <w:p w14:paraId="0025DFFF" w14:textId="7E673FC0" w:rsidR="00F44662" w:rsidRPr="00085D6F" w:rsidRDefault="00644A6A" w:rsidP="00F44662">
      <w:pPr>
        <w:pStyle w:val="CDRGuidance"/>
        <w:rPr>
          <w:rFonts w:asciiTheme="majorHAnsi" w:hAnsiTheme="majorHAnsi"/>
          <w:i w:val="0"/>
          <w:color w:val="FF0000"/>
        </w:rPr>
      </w:pPr>
      <w:r w:rsidRPr="00696365">
        <w:rPr>
          <w:rFonts w:asciiTheme="majorHAnsi" w:hAnsiTheme="majorHAnsi"/>
          <w:i w:val="0"/>
        </w:rPr>
        <w:t xml:space="preserve">For the monthly-averaged and yearly-averaged files, the “Time” variable </w:t>
      </w:r>
      <w:r w:rsidR="00F44662">
        <w:rPr>
          <w:rFonts w:asciiTheme="majorHAnsi" w:hAnsiTheme="majorHAnsi"/>
          <w:i w:val="0"/>
        </w:rPr>
        <w:t>is</w:t>
      </w:r>
      <w:r w:rsidR="00F44662" w:rsidRPr="00085D6F">
        <w:rPr>
          <w:rFonts w:asciiTheme="majorHAnsi" w:hAnsiTheme="majorHAnsi"/>
          <w:i w:val="0"/>
        </w:rPr>
        <w:t xml:space="preserve"> </w:t>
      </w:r>
      <w:r w:rsidR="00B525A6">
        <w:rPr>
          <w:rFonts w:asciiTheme="majorHAnsi" w:hAnsiTheme="majorHAnsi"/>
          <w:i w:val="0"/>
        </w:rPr>
        <w:t>year and month (</w:t>
      </w:r>
      <w:r w:rsidR="00B525A6" w:rsidRPr="00B525A6">
        <w:rPr>
          <w:rFonts w:asciiTheme="majorHAnsi" w:hAnsiTheme="majorHAnsi"/>
          <w:i w:val="0"/>
          <w:caps/>
        </w:rPr>
        <w:t>yyyy</w:t>
      </w:r>
      <w:r w:rsidR="00F44662" w:rsidRPr="00B525A6">
        <w:rPr>
          <w:rFonts w:asciiTheme="majorHAnsi" w:hAnsiTheme="majorHAnsi"/>
          <w:i w:val="0"/>
          <w:caps/>
        </w:rPr>
        <w:t>mm</w:t>
      </w:r>
      <w:r w:rsidR="00F44662">
        <w:rPr>
          <w:rFonts w:asciiTheme="majorHAnsi" w:hAnsiTheme="majorHAnsi"/>
          <w:i w:val="0"/>
        </w:rPr>
        <w:t>), and year (</w:t>
      </w:r>
      <w:r w:rsidR="00F44662" w:rsidRPr="00B525A6">
        <w:rPr>
          <w:rFonts w:asciiTheme="majorHAnsi" w:hAnsiTheme="majorHAnsi"/>
          <w:i w:val="0"/>
          <w:caps/>
        </w:rPr>
        <w:t>yyyy</w:t>
      </w:r>
      <w:r w:rsidR="00F44662">
        <w:rPr>
          <w:rFonts w:asciiTheme="majorHAnsi" w:hAnsiTheme="majorHAnsi"/>
          <w:i w:val="0"/>
        </w:rPr>
        <w:t>), respectively.</w:t>
      </w:r>
    </w:p>
    <w:p w14:paraId="4A62A2FA" w14:textId="4576F871" w:rsidR="00644A6A" w:rsidRPr="00F44662" w:rsidRDefault="00644A6A" w:rsidP="00644A6A">
      <w:pPr>
        <w:pStyle w:val="CDRGuidance"/>
        <w:rPr>
          <w:rFonts w:asciiTheme="majorHAnsi" w:hAnsiTheme="majorHAnsi"/>
          <w:i w:val="0"/>
        </w:rPr>
      </w:pPr>
      <w:r w:rsidRPr="00F44662">
        <w:rPr>
          <w:rFonts w:asciiTheme="majorHAnsi" w:hAnsiTheme="majorHAnsi"/>
          <w:i w:val="0"/>
        </w:rPr>
        <w:t>The f</w:t>
      </w:r>
      <w:r w:rsidR="00AB7A80" w:rsidRPr="00F44662">
        <w:rPr>
          <w:rFonts w:asciiTheme="majorHAnsi" w:hAnsiTheme="majorHAnsi"/>
          <w:i w:val="0"/>
        </w:rPr>
        <w:t>ile naming conventions for the S</w:t>
      </w:r>
      <w:r w:rsidRPr="00F44662">
        <w:rPr>
          <w:rFonts w:asciiTheme="majorHAnsi" w:hAnsiTheme="majorHAnsi"/>
          <w:i w:val="0"/>
        </w:rPr>
        <w:t xml:space="preserve">SI data described above is as follows: </w:t>
      </w:r>
    </w:p>
    <w:p w14:paraId="45133526" w14:textId="77777777" w:rsidR="00644A6A" w:rsidRPr="00F44662" w:rsidRDefault="00644A6A" w:rsidP="00644A6A">
      <w:pPr>
        <w:pStyle w:val="CDRGuidance"/>
        <w:rPr>
          <w:rFonts w:asciiTheme="majorHAnsi" w:hAnsiTheme="majorHAnsi"/>
          <w:i w:val="0"/>
        </w:rPr>
      </w:pPr>
      <w:r w:rsidRPr="00F44662">
        <w:rPr>
          <w:rFonts w:asciiTheme="majorHAnsi" w:hAnsiTheme="majorHAnsi"/>
          <w:i w:val="0"/>
        </w:rPr>
        <w:t>[data-short-name]_[data-version]_[version-revision]_[extra-attribute]_[begin-date]_[end-date]_[creation-date].nc</w:t>
      </w:r>
    </w:p>
    <w:p w14:paraId="0CEAD4F7" w14:textId="5F51F398" w:rsidR="00644A6A" w:rsidRPr="00F44662" w:rsidRDefault="00644A6A" w:rsidP="00644A6A">
      <w:pPr>
        <w:pStyle w:val="CDRGuidance"/>
        <w:rPr>
          <w:rFonts w:asciiTheme="majorHAnsi" w:hAnsiTheme="majorHAnsi"/>
          <w:i w:val="0"/>
        </w:rPr>
      </w:pPr>
      <w:r w:rsidRPr="00F44662">
        <w:rPr>
          <w:rFonts w:asciiTheme="majorHAnsi" w:hAnsiTheme="majorHAnsi"/>
          <w:i w:val="0"/>
        </w:rPr>
        <w:t>where [data-short-name] is ‘</w:t>
      </w:r>
      <w:r w:rsidR="00AB7A80" w:rsidRPr="00F44662">
        <w:rPr>
          <w:rFonts w:asciiTheme="majorHAnsi" w:hAnsiTheme="majorHAnsi"/>
        </w:rPr>
        <w:t>S</w:t>
      </w:r>
      <w:r w:rsidRPr="00F44662">
        <w:rPr>
          <w:rFonts w:asciiTheme="majorHAnsi" w:hAnsiTheme="majorHAnsi"/>
        </w:rPr>
        <w:t>SI</w:t>
      </w:r>
      <w:r w:rsidRPr="00F44662">
        <w:rPr>
          <w:rFonts w:asciiTheme="majorHAnsi" w:hAnsiTheme="majorHAnsi"/>
          <w:i w:val="0"/>
        </w:rPr>
        <w:t xml:space="preserve">’, [data-version] is the </w:t>
      </w:r>
      <w:r w:rsidRPr="00F44662">
        <w:rPr>
          <w:rFonts w:asciiTheme="majorHAnsi" w:hAnsiTheme="majorHAnsi"/>
        </w:rPr>
        <w:t>version number</w:t>
      </w:r>
      <w:r w:rsidRPr="00F44662">
        <w:rPr>
          <w:rFonts w:asciiTheme="majorHAnsi" w:hAnsiTheme="majorHAnsi"/>
          <w:i w:val="0"/>
        </w:rPr>
        <w:t xml:space="preserve"> beginning at V001 indicating the initial release of the science data product, [version-revision] is the </w:t>
      </w:r>
      <w:r w:rsidRPr="00F44662">
        <w:rPr>
          <w:rFonts w:asciiTheme="majorHAnsi" w:hAnsiTheme="majorHAnsi"/>
        </w:rPr>
        <w:t>revision number</w:t>
      </w:r>
      <w:r w:rsidRPr="00F44662">
        <w:rPr>
          <w:rFonts w:asciiTheme="majorHAnsi" w:hAnsiTheme="majorHAnsi"/>
          <w:i w:val="0"/>
        </w:rPr>
        <w:t xml:space="preserve"> beginning at R00 for revision 0,  and [extra-attribute] is ‘</w:t>
      </w:r>
      <w:r w:rsidRPr="00F44662">
        <w:rPr>
          <w:rFonts w:asciiTheme="majorHAnsi" w:hAnsiTheme="majorHAnsi"/>
        </w:rPr>
        <w:t>day</w:t>
      </w:r>
      <w:r w:rsidR="00AB7A80" w:rsidRPr="00F44662">
        <w:rPr>
          <w:rFonts w:asciiTheme="majorHAnsi" w:hAnsiTheme="majorHAnsi"/>
          <w:i w:val="0"/>
        </w:rPr>
        <w:t>’ for daily S</w:t>
      </w:r>
      <w:r w:rsidRPr="00F44662">
        <w:rPr>
          <w:rFonts w:asciiTheme="majorHAnsi" w:hAnsiTheme="majorHAnsi"/>
          <w:i w:val="0"/>
        </w:rPr>
        <w:t>SI, ‘</w:t>
      </w:r>
      <w:r w:rsidRPr="00F44662">
        <w:rPr>
          <w:rFonts w:asciiTheme="majorHAnsi" w:hAnsiTheme="majorHAnsi"/>
        </w:rPr>
        <w:t>mon</w:t>
      </w:r>
      <w:r w:rsidR="00AB7A80" w:rsidRPr="00F44662">
        <w:rPr>
          <w:rFonts w:asciiTheme="majorHAnsi" w:hAnsiTheme="majorHAnsi"/>
          <w:i w:val="0"/>
        </w:rPr>
        <w:t>’ for monthly-averaged S</w:t>
      </w:r>
      <w:r w:rsidRPr="00F44662">
        <w:rPr>
          <w:rFonts w:asciiTheme="majorHAnsi" w:hAnsiTheme="majorHAnsi"/>
          <w:i w:val="0"/>
        </w:rPr>
        <w:t>SI, or ‘</w:t>
      </w:r>
      <w:r w:rsidRPr="00F44662">
        <w:rPr>
          <w:rFonts w:asciiTheme="majorHAnsi" w:hAnsiTheme="majorHAnsi"/>
        </w:rPr>
        <w:t>ann</w:t>
      </w:r>
      <w:r w:rsidR="00AB7A80" w:rsidRPr="00F44662">
        <w:rPr>
          <w:rFonts w:asciiTheme="majorHAnsi" w:hAnsiTheme="majorHAnsi"/>
          <w:i w:val="0"/>
        </w:rPr>
        <w:t>’ for annually averaged S</w:t>
      </w:r>
      <w:r w:rsidRPr="00F44662">
        <w:rPr>
          <w:rFonts w:asciiTheme="majorHAnsi" w:hAnsiTheme="majorHAnsi"/>
          <w:i w:val="0"/>
        </w:rPr>
        <w:t xml:space="preserve">SI. The [begin-date] and [end-date] denote the </w:t>
      </w:r>
      <w:r w:rsidRPr="00F44662">
        <w:rPr>
          <w:rFonts w:asciiTheme="majorHAnsi" w:hAnsiTheme="majorHAnsi"/>
        </w:rPr>
        <w:t xml:space="preserve">starting </w:t>
      </w:r>
      <w:r w:rsidRPr="00F44662">
        <w:rPr>
          <w:rFonts w:asciiTheme="majorHAnsi" w:hAnsiTheme="majorHAnsi"/>
          <w:i w:val="0"/>
        </w:rPr>
        <w:t>and</w:t>
      </w:r>
      <w:r w:rsidRPr="00F44662">
        <w:rPr>
          <w:rFonts w:asciiTheme="majorHAnsi" w:hAnsiTheme="majorHAnsi"/>
        </w:rPr>
        <w:t xml:space="preserve"> ending time period</w:t>
      </w:r>
      <w:r w:rsidRPr="00F44662">
        <w:rPr>
          <w:rFonts w:asciiTheme="majorHAnsi" w:hAnsiTheme="majorHAnsi"/>
          <w:i w:val="0"/>
        </w:rPr>
        <w:t xml:space="preserve"> for the science data product, while creation date denotes the date the file was created using the LASP LaTiS server (Section 5.1).</w:t>
      </w:r>
    </w:p>
    <w:p w14:paraId="27F8B943" w14:textId="70EA52B4" w:rsidR="00644A6A" w:rsidRPr="00F44662" w:rsidRDefault="00644A6A" w:rsidP="00644A6A">
      <w:pPr>
        <w:pStyle w:val="CDRGuidance"/>
        <w:rPr>
          <w:rFonts w:asciiTheme="majorHAnsi" w:hAnsiTheme="majorHAnsi"/>
          <w:i w:val="0"/>
        </w:rPr>
      </w:pPr>
      <w:r w:rsidRPr="00F44662">
        <w:rPr>
          <w:rFonts w:asciiTheme="majorHAnsi" w:hAnsiTheme="majorHAnsi"/>
          <w:i w:val="0"/>
        </w:rPr>
        <w:t>The [begin-date] and [end-date] formats vary based on whe</w:t>
      </w:r>
      <w:r w:rsidR="00B525A6">
        <w:rPr>
          <w:rFonts w:asciiTheme="majorHAnsi" w:hAnsiTheme="majorHAnsi"/>
          <w:i w:val="0"/>
        </w:rPr>
        <w:t xml:space="preserve">ther the science data is daily, </w:t>
      </w:r>
      <w:r w:rsidRPr="00F44662">
        <w:rPr>
          <w:rFonts w:asciiTheme="majorHAnsi" w:hAnsiTheme="majorHAnsi"/>
          <w:i w:val="0"/>
        </w:rPr>
        <w:t xml:space="preserve">monthly or annually averaged.  For example, the time format </w:t>
      </w:r>
      <w:r w:rsidR="001D5964" w:rsidRPr="00F44662">
        <w:rPr>
          <w:rFonts w:asciiTheme="majorHAnsi" w:hAnsiTheme="majorHAnsi"/>
          <w:i w:val="0"/>
        </w:rPr>
        <w:t>for daily S</w:t>
      </w:r>
      <w:r w:rsidRPr="00F44662">
        <w:rPr>
          <w:rFonts w:asciiTheme="majorHAnsi" w:hAnsiTheme="majorHAnsi"/>
          <w:i w:val="0"/>
        </w:rPr>
        <w:t>SI follows YYYYMMD</w:t>
      </w:r>
      <w:r w:rsidR="001D5964" w:rsidRPr="00F44662">
        <w:rPr>
          <w:rFonts w:asciiTheme="majorHAnsi" w:hAnsiTheme="majorHAnsi"/>
          <w:i w:val="0"/>
        </w:rPr>
        <w:t>D convention, monthly-averaged S</w:t>
      </w:r>
      <w:r w:rsidRPr="00F44662">
        <w:rPr>
          <w:rFonts w:asciiTheme="majorHAnsi" w:hAnsiTheme="majorHAnsi"/>
          <w:i w:val="0"/>
        </w:rPr>
        <w:t>SI follows YYYYMM con</w:t>
      </w:r>
      <w:r w:rsidR="001D5964" w:rsidRPr="00F44662">
        <w:rPr>
          <w:rFonts w:asciiTheme="majorHAnsi" w:hAnsiTheme="majorHAnsi"/>
          <w:i w:val="0"/>
        </w:rPr>
        <w:t>vention, and annually-averaged S</w:t>
      </w:r>
      <w:r w:rsidRPr="00F44662">
        <w:rPr>
          <w:rFonts w:asciiTheme="majorHAnsi" w:hAnsiTheme="majorHAnsi"/>
          <w:i w:val="0"/>
        </w:rPr>
        <w:t>SI follows</w:t>
      </w:r>
      <w:r w:rsidR="00B0517E" w:rsidRPr="00F44662">
        <w:rPr>
          <w:rFonts w:asciiTheme="majorHAnsi" w:hAnsiTheme="majorHAnsi"/>
          <w:i w:val="0"/>
        </w:rPr>
        <w:t xml:space="preserve"> YYYY convention.  For all files</w:t>
      </w:r>
      <w:r w:rsidRPr="00F44662">
        <w:rPr>
          <w:rFonts w:asciiTheme="majorHAnsi" w:hAnsiTheme="majorHAnsi"/>
          <w:i w:val="0"/>
        </w:rPr>
        <w:t>, the creation date follows a format of DDMMMYY.</w:t>
      </w:r>
    </w:p>
    <w:p w14:paraId="186233A1" w14:textId="2F37F80C" w:rsidR="00644A6A" w:rsidRPr="00F44662" w:rsidRDefault="00C51BD2" w:rsidP="00FE7077">
      <w:pPr>
        <w:pStyle w:val="CDRGuidance"/>
        <w:rPr>
          <w:rFonts w:asciiTheme="majorHAnsi" w:hAnsiTheme="majorHAnsi"/>
          <w:i w:val="0"/>
          <w:color w:val="008000"/>
        </w:rPr>
      </w:pPr>
      <w:r w:rsidRPr="00F44662">
        <w:rPr>
          <w:rFonts w:asciiTheme="majorHAnsi" w:hAnsiTheme="majorHAnsi"/>
          <w:i w:val="0"/>
        </w:rPr>
        <w:t>The science data product for solar spectral irradiance also contains the value of TSI because users interested in SSI (for example, climate modelers) also require the integrated quantity to constrain the total incoming solar irradiance.</w:t>
      </w:r>
      <w:r w:rsidR="0008084F" w:rsidRPr="00F44662">
        <w:rPr>
          <w:rFonts w:asciiTheme="majorHAnsi" w:hAnsiTheme="majorHAnsi"/>
          <w:i w:val="0"/>
        </w:rPr>
        <w:t xml:space="preserve"> By including the TSI with the SSI science data product, we provide the user community the necessary data in a single file.</w:t>
      </w:r>
      <w:r w:rsidR="005D748A" w:rsidRPr="00F44662">
        <w:rPr>
          <w:rFonts w:asciiTheme="majorHAnsi" w:hAnsiTheme="majorHAnsi"/>
          <w:i w:val="0"/>
        </w:rPr>
        <w:t xml:space="preserve"> </w:t>
      </w:r>
    </w:p>
    <w:p w14:paraId="27C66105" w14:textId="75BFE376" w:rsidR="000C19D7" w:rsidRDefault="000C19D7" w:rsidP="00F16A28">
      <w:pPr>
        <w:pStyle w:val="CDRHeading1"/>
      </w:pPr>
      <w:bookmarkStart w:id="49" w:name="_Toc269030693"/>
      <w:r>
        <w:lastRenderedPageBreak/>
        <w:t>Test Datasets and Outputs</w:t>
      </w:r>
      <w:bookmarkEnd w:id="49"/>
    </w:p>
    <w:p w14:paraId="0084C1FB" w14:textId="6AE8F6CC" w:rsidR="000C19D7" w:rsidRDefault="00DA412F" w:rsidP="00F16A28">
      <w:pPr>
        <w:pStyle w:val="CDRHeading2"/>
      </w:pPr>
      <w:bookmarkStart w:id="50" w:name="_Toc269030694"/>
      <w:r>
        <w:t xml:space="preserve">Test </w:t>
      </w:r>
      <w:r w:rsidR="000C19D7">
        <w:t>Input Datasets</w:t>
      </w:r>
      <w:bookmarkEnd w:id="50"/>
    </w:p>
    <w:p w14:paraId="4AA05951" w14:textId="133446A1" w:rsidR="00276F76" w:rsidRPr="00EB261A" w:rsidRDefault="00276F76" w:rsidP="00276F76">
      <w:pPr>
        <w:pStyle w:val="CDRBodyText"/>
        <w:ind w:firstLine="0"/>
        <w:rPr>
          <w:rFonts w:asciiTheme="majorHAnsi" w:hAnsiTheme="majorHAnsi"/>
        </w:rPr>
      </w:pPr>
      <w:r w:rsidRPr="00EB261A">
        <w:rPr>
          <w:rFonts w:asciiTheme="majorHAnsi" w:hAnsiTheme="majorHAnsi"/>
        </w:rPr>
        <w:t>As a first test that the algorithm is performing as expected, the total solar irradiance is compared numerically with the integral of the solar spectral irradiance, and the individual faculae and sunspot components are also compared. Figure 8 shows these comparisons.</w:t>
      </w:r>
      <w:r w:rsidR="00EB261A">
        <w:rPr>
          <w:rFonts w:asciiTheme="majorHAnsi" w:hAnsiTheme="majorHAnsi"/>
        </w:rPr>
        <w:t xml:space="preserve"> For specific versions of the solar irradiance </w:t>
      </w:r>
      <w:r w:rsidR="00240B8C">
        <w:rPr>
          <w:rFonts w:asciiTheme="majorHAnsi" w:hAnsiTheme="majorHAnsi"/>
        </w:rPr>
        <w:t>algorithm</w:t>
      </w:r>
      <w:r w:rsidR="00EB261A">
        <w:rPr>
          <w:rFonts w:asciiTheme="majorHAnsi" w:hAnsiTheme="majorHAnsi"/>
        </w:rPr>
        <w:t>, the compa</w:t>
      </w:r>
      <w:r w:rsidR="00240B8C">
        <w:rPr>
          <w:rFonts w:asciiTheme="majorHAnsi" w:hAnsiTheme="majorHAnsi"/>
        </w:rPr>
        <w:t>rison</w:t>
      </w:r>
      <w:r w:rsidR="00EB261A">
        <w:rPr>
          <w:rFonts w:asciiTheme="majorHAnsi" w:hAnsiTheme="majorHAnsi"/>
        </w:rPr>
        <w:t xml:space="preserve"> of NRLTSI2 </w:t>
      </w:r>
      <w:r w:rsidR="00240B8C">
        <w:rPr>
          <w:rFonts w:asciiTheme="majorHAnsi" w:hAnsiTheme="majorHAnsi"/>
        </w:rPr>
        <w:t xml:space="preserve">and </w:t>
      </w:r>
      <w:r w:rsidR="00240B8C">
        <w:rPr>
          <w:rFonts w:asciiTheme="majorHAnsi" w:hAnsiTheme="majorHAnsi"/>
        </w:rPr>
        <w:sym w:font="Symbol" w:char="F053"/>
      </w:r>
      <w:r w:rsidR="00AD2B6F">
        <w:rPr>
          <w:rFonts w:asciiTheme="majorHAnsi" w:hAnsiTheme="majorHAnsi"/>
        </w:rPr>
        <w:t>NRLSSI2 may</w:t>
      </w:r>
      <w:r w:rsidR="00EB261A">
        <w:rPr>
          <w:rFonts w:asciiTheme="majorHAnsi" w:hAnsiTheme="majorHAnsi"/>
        </w:rPr>
        <w:t xml:space="preserve"> have slightly different</w:t>
      </w:r>
      <w:r w:rsidR="00240B8C">
        <w:rPr>
          <w:rFonts w:asciiTheme="majorHAnsi" w:hAnsiTheme="majorHAnsi"/>
        </w:rPr>
        <w:t xml:space="preserve"> offsets and standard dev</w:t>
      </w:r>
      <w:r w:rsidR="00EB261A">
        <w:rPr>
          <w:rFonts w:asciiTheme="majorHAnsi" w:hAnsiTheme="majorHAnsi"/>
        </w:rPr>
        <w:t>i</w:t>
      </w:r>
      <w:r w:rsidR="00240B8C">
        <w:rPr>
          <w:rFonts w:asciiTheme="majorHAnsi" w:hAnsiTheme="majorHAnsi"/>
        </w:rPr>
        <w:t>a</w:t>
      </w:r>
      <w:r w:rsidR="00EB261A">
        <w:rPr>
          <w:rFonts w:asciiTheme="majorHAnsi" w:hAnsiTheme="majorHAnsi"/>
        </w:rPr>
        <w:t>t</w:t>
      </w:r>
      <w:r w:rsidR="00240B8C">
        <w:rPr>
          <w:rFonts w:asciiTheme="majorHAnsi" w:hAnsiTheme="majorHAnsi"/>
        </w:rPr>
        <w:t>i</w:t>
      </w:r>
      <w:r w:rsidR="00EB261A">
        <w:rPr>
          <w:rFonts w:asciiTheme="majorHAnsi" w:hAnsiTheme="majorHAnsi"/>
        </w:rPr>
        <w:t>ons</w:t>
      </w:r>
      <w:r w:rsidR="00240B8C">
        <w:rPr>
          <w:rFonts w:asciiTheme="majorHAnsi" w:hAnsiTheme="majorHAnsi"/>
        </w:rPr>
        <w:t>, as a result of</w:t>
      </w:r>
      <w:r w:rsidR="00EB261A">
        <w:rPr>
          <w:rFonts w:asciiTheme="majorHAnsi" w:hAnsiTheme="majorHAnsi"/>
        </w:rPr>
        <w:t xml:space="preserve"> </w:t>
      </w:r>
      <w:r w:rsidR="00C36EA5">
        <w:rPr>
          <w:rFonts w:asciiTheme="majorHAnsi" w:hAnsiTheme="majorHAnsi"/>
        </w:rPr>
        <w:t xml:space="preserve">altered facular and sunspot </w:t>
      </w:r>
      <w:r w:rsidR="00EB261A">
        <w:rPr>
          <w:rFonts w:asciiTheme="majorHAnsi" w:hAnsiTheme="majorHAnsi"/>
        </w:rPr>
        <w:t>wavelength-dependent coefficients</w:t>
      </w:r>
      <w:r w:rsidR="00240B8C">
        <w:rPr>
          <w:rFonts w:asciiTheme="majorHAnsi" w:hAnsiTheme="majorHAnsi"/>
        </w:rPr>
        <w:t xml:space="preserve">. The values for the mean and standard deviation of the residual time series NRLTSI2 and </w:t>
      </w:r>
      <w:r w:rsidR="00240B8C">
        <w:rPr>
          <w:rFonts w:asciiTheme="majorHAnsi" w:hAnsiTheme="majorHAnsi"/>
        </w:rPr>
        <w:sym w:font="Symbol" w:char="F053"/>
      </w:r>
      <w:r w:rsidR="00240B8C">
        <w:rPr>
          <w:rFonts w:asciiTheme="majorHAnsi" w:hAnsiTheme="majorHAnsi"/>
        </w:rPr>
        <w:t xml:space="preserve">NRLSSI2 </w:t>
      </w:r>
      <w:r w:rsidR="006644CD">
        <w:rPr>
          <w:rFonts w:asciiTheme="majorHAnsi" w:hAnsiTheme="majorHAnsi"/>
        </w:rPr>
        <w:t>given in Figure 8</w:t>
      </w:r>
      <w:r w:rsidR="00240B8C">
        <w:rPr>
          <w:rFonts w:asciiTheme="majorHAnsi" w:hAnsiTheme="majorHAnsi"/>
        </w:rPr>
        <w:t xml:space="preserve"> corresponds to the initial version of the algorithm.</w:t>
      </w:r>
    </w:p>
    <w:p w14:paraId="52E1B87D" w14:textId="428D5B7D" w:rsidR="008A3518" w:rsidRPr="00EB261A" w:rsidRDefault="00445483" w:rsidP="008A3518">
      <w:pPr>
        <w:pStyle w:val="CDRBodyText"/>
        <w:ind w:firstLine="0"/>
        <w:rPr>
          <w:rFonts w:asciiTheme="majorHAnsi" w:hAnsiTheme="majorHAnsi"/>
        </w:rPr>
      </w:pPr>
      <w:r>
        <w:rPr>
          <w:noProof/>
        </w:rPr>
        <w:drawing>
          <wp:anchor distT="0" distB="0" distL="114300" distR="114300" simplePos="0" relativeHeight="251693056" behindDoc="0" locked="0" layoutInCell="1" allowOverlap="1" wp14:anchorId="596BE756" wp14:editId="261BE3E7">
            <wp:simplePos x="0" y="0"/>
            <wp:positionH relativeFrom="column">
              <wp:posOffset>3003550</wp:posOffset>
            </wp:positionH>
            <wp:positionV relativeFrom="paragraph">
              <wp:posOffset>1704340</wp:posOffset>
            </wp:positionV>
            <wp:extent cx="2973705" cy="1648460"/>
            <wp:effectExtent l="0" t="0" r="0" b="254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9_NRLTSI2_NRLTSI1.png"/>
                    <pic:cNvPicPr/>
                  </pic:nvPicPr>
                  <pic:blipFill rotWithShape="1">
                    <a:blip r:embed="rId23">
                      <a:extLst>
                        <a:ext uri="{28A0092B-C50C-407E-A947-70E740481C1C}">
                          <a14:useLocalDpi xmlns:a14="http://schemas.microsoft.com/office/drawing/2010/main" val="0"/>
                        </a:ext>
                      </a:extLst>
                    </a:blip>
                    <a:srcRect t="3040" b="67070"/>
                    <a:stretch/>
                  </pic:blipFill>
                  <pic:spPr bwMode="auto">
                    <a:xfrm>
                      <a:off x="0" y="0"/>
                      <a:ext cx="2973705" cy="1648460"/>
                    </a:xfrm>
                    <a:prstGeom prst="rect">
                      <a:avLst/>
                    </a:prstGeom>
                    <a:ln>
                      <a:noFill/>
                    </a:ln>
                    <a:extLst>
                      <a:ext uri="{53640926-AAD7-44d8-BBD7-CCE9431645EC}">
                        <a14:shadowObscured xmlns:a14="http://schemas.microsoft.com/office/drawing/2010/main"/>
                      </a:ex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06368" behindDoc="0" locked="0" layoutInCell="1" allowOverlap="1" wp14:anchorId="5D32FCEB" wp14:editId="066E0ABA">
            <wp:simplePos x="0" y="0"/>
            <wp:positionH relativeFrom="column">
              <wp:posOffset>0</wp:posOffset>
            </wp:positionH>
            <wp:positionV relativeFrom="paragraph">
              <wp:posOffset>1475740</wp:posOffset>
            </wp:positionV>
            <wp:extent cx="2924175" cy="2400300"/>
            <wp:effectExtent l="0" t="0" r="0" b="1270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8_NRLTSI2_NRLSSIsums.png"/>
                    <pic:cNvPicPr/>
                  </pic:nvPicPr>
                  <pic:blipFill rotWithShape="1">
                    <a:blip r:embed="rId24">
                      <a:extLst>
                        <a:ext uri="{28A0092B-C50C-407E-A947-70E740481C1C}">
                          <a14:useLocalDpi xmlns:a14="http://schemas.microsoft.com/office/drawing/2010/main" val="0"/>
                        </a:ext>
                      </a:extLst>
                    </a:blip>
                    <a:srcRect t="2965" b="35506"/>
                    <a:stretch/>
                  </pic:blipFill>
                  <pic:spPr bwMode="auto">
                    <a:xfrm>
                      <a:off x="0" y="0"/>
                      <a:ext cx="2924175" cy="2400300"/>
                    </a:xfrm>
                    <a:prstGeom prst="rect">
                      <a:avLst/>
                    </a:prstGeom>
                    <a:ln>
                      <a:noFill/>
                    </a:ln>
                    <a:extLst>
                      <a:ext uri="{53640926-AAD7-44d8-BBD7-CCE9431645EC}">
                        <a14:shadowObscured xmlns:a14="http://schemas.microsoft.com/office/drawing/2010/main"/>
                      </a:ex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8A3518" w:rsidRPr="00EB261A">
        <w:rPr>
          <w:rFonts w:asciiTheme="majorHAnsi" w:hAnsiTheme="majorHAnsi"/>
        </w:rPr>
        <w:t xml:space="preserve">A second test for algorithm performance is comparison of selected time series of the NRLTSI2 and NRLSSI2 irradiance values that the algorithm calculates with the corresponding time series of the original NRLTSI and NRLSSI models (which have, themselves, been widely compared with available observations). Figure 9 shows such </w:t>
      </w:r>
      <w:r w:rsidR="006644CD">
        <w:rPr>
          <w:rFonts w:asciiTheme="majorHAnsi" w:hAnsiTheme="majorHAnsi"/>
        </w:rPr>
        <w:t>a comparison for the total solar irradiance. NRTSI2, constructed directly from the SORCE/TIM observations, has a lower absolute scale and slightly larger variability than that of NRLTSI.</w:t>
      </w:r>
      <w:r w:rsidR="006644CD" w:rsidRPr="006644CD">
        <w:rPr>
          <w:rFonts w:asciiTheme="majorHAnsi" w:hAnsiTheme="majorHAnsi"/>
        </w:rPr>
        <w:t xml:space="preserve"> </w:t>
      </w:r>
      <w:r w:rsidR="006644CD">
        <w:rPr>
          <w:rFonts w:asciiTheme="majorHAnsi" w:hAnsiTheme="majorHAnsi"/>
        </w:rPr>
        <w:t>Figure 10 compares the spectral irradiance in selected broad wavelength bands according to NRLSSI2 with the corresponding values on NRLSSI.</w:t>
      </w:r>
    </w:p>
    <w:p w14:paraId="7F21E882" w14:textId="24B4AE3F" w:rsidR="008A3518" w:rsidRDefault="00E06CD9" w:rsidP="00276F76">
      <w:pPr>
        <w:pStyle w:val="CDRBodyText"/>
        <w:ind w:firstLine="0"/>
      </w:pPr>
      <w:r>
        <w:rPr>
          <w:noProof/>
        </w:rPr>
        <mc:AlternateContent>
          <mc:Choice Requires="wps">
            <w:drawing>
              <wp:anchor distT="0" distB="0" distL="114300" distR="114300" simplePos="0" relativeHeight="251695104" behindDoc="0" locked="0" layoutInCell="1" allowOverlap="1" wp14:anchorId="049519C4" wp14:editId="63A8BB83">
                <wp:simplePos x="0" y="0"/>
                <wp:positionH relativeFrom="column">
                  <wp:posOffset>384175</wp:posOffset>
                </wp:positionH>
                <wp:positionV relativeFrom="paragraph">
                  <wp:posOffset>2002155</wp:posOffset>
                </wp:positionV>
                <wp:extent cx="2573655" cy="736600"/>
                <wp:effectExtent l="0" t="0" r="0" b="0"/>
                <wp:wrapSquare wrapText="bothSides"/>
                <wp:docPr id="26" name="Text Box 26"/>
                <wp:cNvGraphicFramePr/>
                <a:graphic xmlns:a="http://schemas.openxmlformats.org/drawingml/2006/main">
                  <a:graphicData uri="http://schemas.microsoft.com/office/word/2010/wordprocessingShape">
                    <wps:wsp>
                      <wps:cNvSpPr txBox="1"/>
                      <wps:spPr>
                        <a:xfrm>
                          <a:off x="0" y="0"/>
                          <a:ext cx="2573655" cy="73660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15F60296" w14:textId="453BC148" w:rsidR="00BD4413" w:rsidRPr="004940B9" w:rsidRDefault="00BD4413" w:rsidP="00F12EFA">
                            <w:pPr>
                              <w:pStyle w:val="Caption"/>
                              <w:ind w:left="90" w:right="363"/>
                              <w:jc w:val="left"/>
                              <w:rPr>
                                <w:rFonts w:ascii="Cambria" w:eastAsia="Times New Roman" w:hAnsi="Cambria" w:cs="Arial"/>
                                <w:b/>
                                <w:noProof/>
                              </w:rPr>
                            </w:pPr>
                            <w:r w:rsidRPr="004940B9">
                              <w:rPr>
                                <w:b/>
                              </w:rPr>
                              <w:t>Figure 9 Comparison of  NRLTSI2 total solar irradiance, calculated by the C-ATBD algorithm with an earlier model, NRLTSI.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26" o:spid="_x0000_s1032" type="#_x0000_t202" style="position:absolute;margin-left:30.25pt;margin-top:157.65pt;width:202.65pt;height:58pt;z-index:2516951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" stroked="f">
                <v:textbox style="mso-fit-shape-to-text:t" inset="0,0,0,0">
                  <w:txbxContent>
                    <w:p w14:paraId="15F60296" w14:textId="453BC148" w:rsidR="00CB2327" w:rsidRPr="004940B9" w:rsidRDefault="00CB2327" w:rsidP="00F12EFA">
                      <w:pPr>
                        <w:pStyle w:val="Caption"/>
                        <w:ind w:left="90" w:right="363"/>
                        <w:jc w:val="left"/>
                        <w:rPr>
                          <w:rFonts w:ascii="Cambria" w:eastAsia="Times New Roman" w:hAnsi="Cambria" w:cs="Arial"/>
                          <w:b/>
                          <w:noProof/>
                        </w:rPr>
                      </w:pPr>
                      <w:r w:rsidRPr="004940B9">
                        <w:rPr>
                          <w:b/>
                        </w:rPr>
                        <w:t xml:space="preserve">Figure 9 Comparison </w:t>
                      </w:r>
                      <w:proofErr w:type="gramStart"/>
                      <w:r w:rsidRPr="004940B9">
                        <w:rPr>
                          <w:b/>
                        </w:rPr>
                        <w:t>of  NRLTSI2</w:t>
                      </w:r>
                      <w:proofErr w:type="gramEnd"/>
                      <w:r w:rsidRPr="004940B9">
                        <w:rPr>
                          <w:b/>
                        </w:rPr>
                        <w:t xml:space="preserve"> total solar irradiance, calculated by the C-ATBD algorithm with an earlier model, NRLTSI.</w:t>
                      </w:r>
                    </w:p>
                  </w:txbxContent>
                </v:textbox>
                <w10:wrap type="square"/>
              </v:shape>
            </w:pict>
          </mc:Fallback>
        </mc:AlternateContent>
      </w:r>
    </w:p>
    <w:p w14:paraId="77957BA7" w14:textId="77E353EB" w:rsidR="00B862AF" w:rsidRDefault="00A2756A" w:rsidP="00276F76">
      <w:pPr>
        <w:pStyle w:val="CDRBodyText"/>
        <w:ind w:firstLine="0"/>
      </w:pPr>
      <w:r>
        <w:rPr>
          <w:noProof/>
        </w:rPr>
        <mc:AlternateContent>
          <mc:Choice Requires="wps">
            <w:drawing>
              <wp:anchor distT="0" distB="0" distL="114300" distR="114300" simplePos="0" relativeHeight="251692032" behindDoc="0" locked="0" layoutInCell="1" allowOverlap="1" wp14:anchorId="417AB70E" wp14:editId="4C01AFE1">
                <wp:simplePos x="0" y="0"/>
                <wp:positionH relativeFrom="column">
                  <wp:posOffset>-2803525</wp:posOffset>
                </wp:positionH>
                <wp:positionV relativeFrom="paragraph">
                  <wp:posOffset>227965</wp:posOffset>
                </wp:positionV>
                <wp:extent cx="2698750" cy="1028700"/>
                <wp:effectExtent l="0" t="0" r="0" b="12700"/>
                <wp:wrapSquare wrapText="bothSides"/>
                <wp:docPr id="23" name="Text Box 23"/>
                <wp:cNvGraphicFramePr/>
                <a:graphic xmlns:a="http://schemas.openxmlformats.org/drawingml/2006/main">
                  <a:graphicData uri="http://schemas.microsoft.com/office/word/2010/wordprocessingShape">
                    <wps:wsp>
                      <wps:cNvSpPr txBox="1"/>
                      <wps:spPr>
                        <a:xfrm>
                          <a:off x="0" y="0"/>
                          <a:ext cx="2698750" cy="102870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2F47DE9B" w14:textId="6954915F" w:rsidR="00BD4413" w:rsidRPr="004940B9" w:rsidRDefault="00BD4413" w:rsidP="00B862AF">
                            <w:pPr>
                              <w:pStyle w:val="Caption"/>
                              <w:tabs>
                                <w:tab w:val="left" w:pos="4230"/>
                              </w:tabs>
                              <w:ind w:left="0" w:right="20"/>
                              <w:jc w:val="left"/>
                              <w:rPr>
                                <w:b/>
                              </w:rPr>
                            </w:pPr>
                            <w:r w:rsidRPr="004940B9">
                              <w:rPr>
                                <w:b/>
                              </w:rPr>
                              <w:t>Figure 8 Comparison of NRLTSI2 total irradiance calculated by the C-ATBD algorithm, with the integral of the NRLSSI2 spectra also calculated by the algorithm, upper, and of their respective facular and sunspot components (lower).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3" o:spid="_x0000_s1033" type="#_x0000_t202" style="position:absolute;margin-left:-220.75pt;margin-top:17.95pt;width:212.5pt;height:81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" stroked="f">
                <v:textbox style="mso-fit-shape-to-text:t" inset="0,0,0,0">
                  <w:txbxContent>
                    <w:p w14:paraId="2F47DE9B" w14:textId="6954915F" w:rsidR="00CB2327" w:rsidRPr="004940B9" w:rsidRDefault="00CB2327" w:rsidP="00B862AF">
                      <w:pPr>
                        <w:pStyle w:val="Caption"/>
                        <w:tabs>
                          <w:tab w:val="left" w:pos="4230"/>
                        </w:tabs>
                        <w:ind w:left="0" w:right="20"/>
                        <w:jc w:val="left"/>
                        <w:rPr>
                          <w:b/>
                        </w:rPr>
                      </w:pPr>
                      <w:r w:rsidRPr="004940B9">
                        <w:rPr>
                          <w:b/>
                        </w:rPr>
                        <w:t xml:space="preserve">Figure </w:t>
                      </w:r>
                      <w:proofErr w:type="gramStart"/>
                      <w:r w:rsidRPr="004940B9">
                        <w:rPr>
                          <w:b/>
                        </w:rPr>
                        <w:t>8 Comparison of NRLTSI2 total irradiance</w:t>
                      </w:r>
                      <w:proofErr w:type="gramEnd"/>
                      <w:r w:rsidRPr="004940B9">
                        <w:rPr>
                          <w:b/>
                        </w:rPr>
                        <w:t xml:space="preserve"> calculated by the C-ATBD algorithm, with the integral of the NRLSSI2 spectra also calculated by the algorithm, upper, and of their respective facular and sunspot components (lower).</w:t>
                      </w:r>
                    </w:p>
                  </w:txbxContent>
                </v:textbox>
                <w10:wrap type="square"/>
              </v:shape>
            </w:pict>
          </mc:Fallback>
        </mc:AlternateContent>
      </w:r>
    </w:p>
    <w:p w14:paraId="3CB5BE6A" w14:textId="4AC16242" w:rsidR="00B862AF" w:rsidRDefault="00B862AF" w:rsidP="00276F76">
      <w:pPr>
        <w:pStyle w:val="CDRBodyText"/>
        <w:ind w:firstLine="0"/>
      </w:pPr>
    </w:p>
    <w:p w14:paraId="2356AF04" w14:textId="733FE435" w:rsidR="00B862AF" w:rsidRDefault="00B862AF" w:rsidP="00276F76">
      <w:pPr>
        <w:pStyle w:val="CDRBodyText"/>
        <w:ind w:firstLine="0"/>
      </w:pPr>
    </w:p>
    <w:p w14:paraId="6EDBFF98" w14:textId="4C07DB5D" w:rsidR="00B862AF" w:rsidRDefault="00B862AF" w:rsidP="00276F76">
      <w:pPr>
        <w:pStyle w:val="CDRBodyText"/>
        <w:ind w:firstLine="0"/>
      </w:pPr>
    </w:p>
    <w:p w14:paraId="08E956DE" w14:textId="614A6A93" w:rsidR="00B862AF" w:rsidRDefault="00B862AF" w:rsidP="00276F76">
      <w:pPr>
        <w:pStyle w:val="CDRBodyText"/>
        <w:ind w:firstLine="0"/>
      </w:pPr>
    </w:p>
    <w:p w14:paraId="7AB644CF" w14:textId="36C7D86C" w:rsidR="00B862AF" w:rsidRDefault="00B862AF" w:rsidP="00276F76">
      <w:pPr>
        <w:pStyle w:val="CDRBodyText"/>
        <w:ind w:firstLine="0"/>
      </w:pPr>
    </w:p>
    <w:p w14:paraId="0A430A45" w14:textId="77777777" w:rsidR="00BF2167" w:rsidRDefault="00BF2167" w:rsidP="00BF2167">
      <w:pPr>
        <w:pStyle w:val="CDRGuidance"/>
        <w:rPr>
          <w:rFonts w:asciiTheme="majorHAnsi" w:hAnsiTheme="majorHAnsi"/>
          <w:i w:val="0"/>
        </w:rPr>
      </w:pPr>
    </w:p>
    <w:p w14:paraId="48EDBC6D" w14:textId="7649FE10" w:rsidR="00BF2167" w:rsidRDefault="004F29F5" w:rsidP="00BF2167">
      <w:pPr>
        <w:pStyle w:val="CDRGuidance"/>
        <w:rPr>
          <w:rFonts w:asciiTheme="majorHAnsi" w:hAnsiTheme="majorHAnsi"/>
          <w:i w:val="0"/>
        </w:rPr>
      </w:pPr>
      <w:r>
        <w:rPr>
          <w:rFonts w:asciiTheme="majorHAnsi" w:hAnsiTheme="majorHAnsi"/>
          <w:i w:val="0"/>
          <w:noProof/>
        </w:rPr>
        <w:lastRenderedPageBreak/>
        <w:drawing>
          <wp:anchor distT="0" distB="0" distL="114300" distR="114300" simplePos="0" relativeHeight="251708416" behindDoc="0" locked="0" layoutInCell="1" allowOverlap="1" wp14:anchorId="0119CBF7" wp14:editId="0F419DED">
            <wp:simplePos x="0" y="0"/>
            <wp:positionH relativeFrom="column">
              <wp:posOffset>2933700</wp:posOffset>
            </wp:positionH>
            <wp:positionV relativeFrom="paragraph">
              <wp:posOffset>130175</wp:posOffset>
            </wp:positionV>
            <wp:extent cx="2589530" cy="3452495"/>
            <wp:effectExtent l="0" t="0" r="1270" b="1905"/>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0_NRLSSI2_NRLSSI_percentdifs.png"/>
                    <pic:cNvPicPr/>
                  </pic:nvPicPr>
                  <pic:blipFill>
                    <a:blip r:embed="rId25">
                      <a:extLst>
                        <a:ext uri="{28A0092B-C50C-407E-A947-70E740481C1C}">
                          <a14:useLocalDpi xmlns:a14="http://schemas.microsoft.com/office/drawing/2010/main" val="0"/>
                        </a:ext>
                      </a:extLst>
                    </a:blip>
                    <a:stretch>
                      <a:fillRect/>
                    </a:stretch>
                  </pic:blipFill>
                  <pic:spPr>
                    <a:xfrm>
                      <a:off x="0" y="0"/>
                      <a:ext cx="2589530" cy="3452495"/>
                    </a:xfrm>
                    <a:prstGeom prst="rect">
                      <a:avLst/>
                    </a:prstGeom>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Pr>
          <w:rFonts w:asciiTheme="majorHAnsi" w:hAnsiTheme="majorHAnsi"/>
          <w:i w:val="0"/>
          <w:noProof/>
        </w:rPr>
        <w:drawing>
          <wp:anchor distT="0" distB="0" distL="114300" distR="114300" simplePos="0" relativeHeight="251707392" behindDoc="0" locked="0" layoutInCell="1" allowOverlap="1" wp14:anchorId="218E6BD7" wp14:editId="0FA4AE6A">
            <wp:simplePos x="0" y="0"/>
            <wp:positionH relativeFrom="column">
              <wp:posOffset>135255</wp:posOffset>
            </wp:positionH>
            <wp:positionV relativeFrom="paragraph">
              <wp:posOffset>207010</wp:posOffset>
            </wp:positionV>
            <wp:extent cx="2449195" cy="3316605"/>
            <wp:effectExtent l="0" t="0" r="0" b="10795"/>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0a_NRLSSI2_NRLSSI1_ts.png"/>
                    <pic:cNvPicPr/>
                  </pic:nvPicPr>
                  <pic:blipFill rotWithShape="1">
                    <a:blip r:embed="rId26">
                      <a:extLst>
                        <a:ext uri="{28A0092B-C50C-407E-A947-70E740481C1C}">
                          <a14:useLocalDpi xmlns:a14="http://schemas.microsoft.com/office/drawing/2010/main" val="0"/>
                        </a:ext>
                      </a:extLst>
                    </a:blip>
                    <a:srcRect t="1993" r="5409" b="1943"/>
                    <a:stretch/>
                  </pic:blipFill>
                  <pic:spPr bwMode="auto">
                    <a:xfrm>
                      <a:off x="0" y="0"/>
                      <a:ext cx="2449195" cy="3316605"/>
                    </a:xfrm>
                    <a:prstGeom prst="rect">
                      <a:avLst/>
                    </a:prstGeom>
                    <a:ln>
                      <a:noFill/>
                    </a:ln>
                    <a:extLst>
                      <a:ext uri="{53640926-AAD7-44d8-BBD7-CCE9431645EC}">
                        <a14:shadowObscured xmlns:a14="http://schemas.microsoft.com/office/drawing/2010/main"/>
                      </a:ex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636286C0" w14:textId="4567C734" w:rsidR="00BF2167" w:rsidRDefault="00BF2167" w:rsidP="00BF2167">
      <w:pPr>
        <w:pStyle w:val="CDRGuidance"/>
        <w:rPr>
          <w:rFonts w:asciiTheme="majorHAnsi" w:hAnsiTheme="majorHAnsi"/>
          <w:i w:val="0"/>
        </w:rPr>
      </w:pPr>
    </w:p>
    <w:p w14:paraId="55D855D5" w14:textId="64B00FE0" w:rsidR="00BF2167" w:rsidRDefault="00BF2167" w:rsidP="00BF2167">
      <w:pPr>
        <w:pStyle w:val="CDRGuidance"/>
        <w:rPr>
          <w:rFonts w:asciiTheme="majorHAnsi" w:hAnsiTheme="majorHAnsi"/>
          <w:i w:val="0"/>
        </w:rPr>
      </w:pPr>
    </w:p>
    <w:p w14:paraId="67619D4D" w14:textId="5B95F2DA" w:rsidR="00BF2167" w:rsidRDefault="00BF2167" w:rsidP="00BF2167">
      <w:pPr>
        <w:pStyle w:val="CDRGuidance"/>
        <w:rPr>
          <w:rFonts w:asciiTheme="majorHAnsi" w:hAnsiTheme="majorHAnsi"/>
          <w:i w:val="0"/>
        </w:rPr>
      </w:pPr>
    </w:p>
    <w:p w14:paraId="26DC7368" w14:textId="05CB46C6" w:rsidR="00BF2167" w:rsidRDefault="00BF2167" w:rsidP="00BF2167">
      <w:pPr>
        <w:pStyle w:val="CDRGuidance"/>
        <w:rPr>
          <w:rFonts w:asciiTheme="majorHAnsi" w:hAnsiTheme="majorHAnsi"/>
          <w:i w:val="0"/>
        </w:rPr>
      </w:pPr>
    </w:p>
    <w:p w14:paraId="72442DDA" w14:textId="77777777" w:rsidR="00BF2167" w:rsidRDefault="00BF2167" w:rsidP="00BF2167">
      <w:pPr>
        <w:pStyle w:val="CDRGuidance"/>
        <w:rPr>
          <w:rFonts w:asciiTheme="majorHAnsi" w:hAnsiTheme="majorHAnsi"/>
          <w:i w:val="0"/>
        </w:rPr>
      </w:pPr>
    </w:p>
    <w:p w14:paraId="3C9FF291" w14:textId="77777777" w:rsidR="00BF2167" w:rsidRDefault="00BF2167" w:rsidP="00BF2167">
      <w:pPr>
        <w:pStyle w:val="CDRGuidance"/>
        <w:rPr>
          <w:rFonts w:asciiTheme="majorHAnsi" w:hAnsiTheme="majorHAnsi"/>
          <w:i w:val="0"/>
        </w:rPr>
      </w:pPr>
    </w:p>
    <w:p w14:paraId="5F296D94" w14:textId="77777777" w:rsidR="00BF2167" w:rsidRDefault="00BF2167" w:rsidP="00BF2167">
      <w:pPr>
        <w:pStyle w:val="CDRGuidance"/>
        <w:rPr>
          <w:rFonts w:asciiTheme="majorHAnsi" w:hAnsiTheme="majorHAnsi"/>
          <w:i w:val="0"/>
        </w:rPr>
      </w:pPr>
    </w:p>
    <w:p w14:paraId="535DBCDA" w14:textId="77777777" w:rsidR="00BF2167" w:rsidRDefault="00BF2167" w:rsidP="00BF2167">
      <w:pPr>
        <w:pStyle w:val="CDRGuidance"/>
        <w:rPr>
          <w:rFonts w:asciiTheme="majorHAnsi" w:hAnsiTheme="majorHAnsi"/>
          <w:i w:val="0"/>
        </w:rPr>
      </w:pPr>
    </w:p>
    <w:p w14:paraId="4E22DB39" w14:textId="77777777" w:rsidR="00BF2167" w:rsidRDefault="00BF2167" w:rsidP="00BF2167">
      <w:pPr>
        <w:pStyle w:val="CDRGuidance"/>
        <w:rPr>
          <w:rFonts w:asciiTheme="majorHAnsi" w:hAnsiTheme="majorHAnsi"/>
          <w:i w:val="0"/>
        </w:rPr>
      </w:pPr>
    </w:p>
    <w:p w14:paraId="2A41065B" w14:textId="77777777" w:rsidR="00BF2167" w:rsidRDefault="00BF2167" w:rsidP="00BF2167">
      <w:pPr>
        <w:pStyle w:val="CDRGuidance"/>
        <w:rPr>
          <w:rFonts w:asciiTheme="majorHAnsi" w:hAnsiTheme="majorHAnsi"/>
          <w:i w:val="0"/>
        </w:rPr>
      </w:pPr>
    </w:p>
    <w:p w14:paraId="1B9D9313" w14:textId="77777777" w:rsidR="00BF2167" w:rsidRDefault="00BF2167" w:rsidP="00BF2167">
      <w:pPr>
        <w:pStyle w:val="CDRGuidance"/>
        <w:rPr>
          <w:rFonts w:asciiTheme="majorHAnsi" w:hAnsiTheme="majorHAnsi"/>
          <w:i w:val="0"/>
        </w:rPr>
      </w:pPr>
    </w:p>
    <w:p w14:paraId="6228480C" w14:textId="77777777" w:rsidR="00B373D5" w:rsidRPr="00A41BA6" w:rsidRDefault="00B373D5" w:rsidP="00B373D5">
      <w:pPr>
        <w:pStyle w:val="CDRGuidance"/>
        <w:rPr>
          <w:rFonts w:ascii="Arial" w:hAnsi="Arial"/>
          <w:b/>
          <w:i w:val="0"/>
          <w:sz w:val="20"/>
          <w:szCs w:val="20"/>
        </w:rPr>
      </w:pPr>
      <w:r w:rsidRPr="00A41BA6">
        <w:rPr>
          <w:rFonts w:ascii="Arial" w:hAnsi="Arial"/>
          <w:b/>
          <w:i w:val="0"/>
          <w:sz w:val="20"/>
          <w:szCs w:val="20"/>
        </w:rPr>
        <w:t xml:space="preserve">Figure 10: Comparison of NRLSSI2 solar spectral irradiance in the selected broad wavelength bands shown in Figure 7, calculated by the C-ATBD algorithm, with an earlier model, NRLSSI. On the left are the time series and on the right are the percentage differences. </w:t>
      </w:r>
    </w:p>
    <w:p w14:paraId="18FAD614" w14:textId="79C14B6B" w:rsidR="007630E3" w:rsidRDefault="007630E3">
      <w:pPr>
        <w:spacing w:after="0" w:line="240" w:lineRule="auto"/>
        <w:rPr>
          <w:rFonts w:asciiTheme="majorHAnsi" w:eastAsia="Times New Roman" w:hAnsiTheme="majorHAnsi" w:cs="Arial"/>
          <w:sz w:val="24"/>
          <w:szCs w:val="24"/>
        </w:rPr>
      </w:pPr>
      <w:r>
        <w:rPr>
          <w:rFonts w:asciiTheme="majorHAnsi" w:hAnsiTheme="majorHAnsi"/>
          <w:i/>
        </w:rPr>
        <w:br w:type="page"/>
      </w:r>
    </w:p>
    <w:p w14:paraId="5EAA406A" w14:textId="77777777" w:rsidR="000C19D7" w:rsidRDefault="00152647" w:rsidP="00F16A28">
      <w:pPr>
        <w:pStyle w:val="CDRHeading2"/>
      </w:pPr>
      <w:bookmarkStart w:id="51" w:name="_Toc269030695"/>
      <w:r>
        <w:lastRenderedPageBreak/>
        <w:t xml:space="preserve">Test </w:t>
      </w:r>
      <w:r w:rsidR="000C19D7">
        <w:t>Output Analysis</w:t>
      </w:r>
      <w:bookmarkEnd w:id="51"/>
    </w:p>
    <w:p w14:paraId="44761B4B" w14:textId="77777777" w:rsidR="001741F0" w:rsidRPr="00AB2930" w:rsidRDefault="001741F0" w:rsidP="00F16A28">
      <w:pPr>
        <w:pStyle w:val="CDRHeading3"/>
      </w:pPr>
      <w:bookmarkStart w:id="52" w:name="_Toc269030696"/>
      <w:r w:rsidRPr="00AB2930">
        <w:t>Reproducibility</w:t>
      </w:r>
      <w:bookmarkEnd w:id="52"/>
    </w:p>
    <w:p w14:paraId="1CC53899" w14:textId="51492160" w:rsidR="00FA4934" w:rsidRPr="00E63A60" w:rsidRDefault="000F0D63" w:rsidP="000F0D63">
      <w:pPr>
        <w:pStyle w:val="CDRBodyText"/>
        <w:ind w:firstLine="0"/>
        <w:rPr>
          <w:rFonts w:asciiTheme="majorHAnsi" w:hAnsiTheme="majorHAnsi"/>
        </w:rPr>
      </w:pPr>
      <w:r w:rsidRPr="00E63A60">
        <w:rPr>
          <w:rFonts w:asciiTheme="majorHAnsi" w:hAnsiTheme="majorHAnsi"/>
        </w:rPr>
        <w:t>The algorithm’s calculation of total and spectral irradiance is 100% numerically reproducible given identical sunspot darkening and facular brightening inputs.</w:t>
      </w:r>
    </w:p>
    <w:p w14:paraId="55191515" w14:textId="77777777" w:rsidR="000C19D7" w:rsidRPr="00AB2930" w:rsidRDefault="00657DE8" w:rsidP="00F16A28">
      <w:pPr>
        <w:pStyle w:val="CDRHeading3"/>
      </w:pPr>
      <w:bookmarkStart w:id="53" w:name="_Toc269030697"/>
      <w:r w:rsidRPr="00AB2930">
        <w:t>Precision</w:t>
      </w:r>
      <w:r w:rsidR="000C19D7" w:rsidRPr="00AB2930">
        <w:t xml:space="preserve"> and Accuracy</w:t>
      </w:r>
      <w:bookmarkEnd w:id="53"/>
    </w:p>
    <w:p w14:paraId="3A830F09" w14:textId="527ADE99" w:rsidR="00C506E9" w:rsidRPr="00C506E9" w:rsidRDefault="000F0D63" w:rsidP="00C506E9">
      <w:pPr>
        <w:pStyle w:val="CDRGuidance"/>
        <w:rPr>
          <w:rFonts w:asciiTheme="majorHAnsi" w:hAnsiTheme="majorHAnsi"/>
          <w:i w:val="0"/>
        </w:rPr>
      </w:pPr>
      <w:r w:rsidRPr="00C506E9">
        <w:rPr>
          <w:rFonts w:asciiTheme="majorHAnsi" w:hAnsiTheme="majorHAnsi"/>
          <w:i w:val="0"/>
        </w:rPr>
        <w:t xml:space="preserve">Numerically, the algorithm itself precisely and accurately calculates the total and spectral irradiance according to the specified sunspot darkening and facular brightening inputs, the baseline (quiet) reference irradiance values and the bolometric and wavelength-dependent scaling factors. </w:t>
      </w:r>
      <w:r w:rsidR="00C506E9" w:rsidRPr="00C506E9">
        <w:rPr>
          <w:rFonts w:asciiTheme="majorHAnsi" w:hAnsiTheme="majorHAnsi"/>
          <w:i w:val="0"/>
        </w:rPr>
        <w:t xml:space="preserve">An immediate verification of the algorithm performance is the numerical comparison of the total solar irradiance, </w:t>
      </w:r>
      <w:r w:rsidR="00C506E9" w:rsidRPr="00A41BA6">
        <w:rPr>
          <w:rFonts w:asciiTheme="majorHAnsi" w:hAnsiTheme="majorHAnsi"/>
        </w:rPr>
        <w:t>T</w:t>
      </w:r>
      <w:r w:rsidR="00C506E9" w:rsidRPr="00C506E9">
        <w:rPr>
          <w:rFonts w:asciiTheme="majorHAnsi" w:hAnsiTheme="majorHAnsi"/>
          <w:i w:val="0"/>
        </w:rPr>
        <w:t>(</w:t>
      </w:r>
      <w:r w:rsidR="00C506E9" w:rsidRPr="00A41BA6">
        <w:rPr>
          <w:rFonts w:asciiTheme="majorHAnsi" w:hAnsiTheme="majorHAnsi"/>
        </w:rPr>
        <w:t>t</w:t>
      </w:r>
      <w:r w:rsidR="00C506E9" w:rsidRPr="00C506E9">
        <w:rPr>
          <w:rFonts w:asciiTheme="majorHAnsi" w:hAnsiTheme="majorHAnsi"/>
          <w:i w:val="0"/>
        </w:rPr>
        <w:t>),</w:t>
      </w:r>
      <w:r w:rsidR="00C506E9">
        <w:rPr>
          <w:rFonts w:asciiTheme="majorHAnsi" w:hAnsiTheme="majorHAnsi"/>
        </w:rPr>
        <w:t xml:space="preserve"> </w:t>
      </w:r>
      <w:r w:rsidR="00C506E9" w:rsidRPr="00C506E9">
        <w:rPr>
          <w:rFonts w:asciiTheme="majorHAnsi" w:hAnsiTheme="majorHAnsi"/>
          <w:i w:val="0"/>
        </w:rPr>
        <w:t>with</w:t>
      </w:r>
      <w:r w:rsidR="00C506E9">
        <w:rPr>
          <w:rFonts w:asciiTheme="majorHAnsi" w:hAnsiTheme="majorHAnsi"/>
          <w:i w:val="0"/>
        </w:rPr>
        <w:t xml:space="preserve"> the integral of the solar spectral irradiance, </w:t>
      </w:r>
      <w:r w:rsidR="00C506E9" w:rsidRPr="00C506E9">
        <w:rPr>
          <w:rFonts w:asciiTheme="majorHAnsi" w:hAnsiTheme="majorHAnsi"/>
          <w:i w:val="0"/>
        </w:rPr>
        <w:t xml:space="preserve"> </w:t>
      </w:r>
      <m:oMath>
        <m:nary>
          <m:naryPr>
            <m:limLoc m:val="subSup"/>
            <m:ctrlPr>
              <w:rPr>
                <w:rFonts w:ascii="Cambria Math" w:hAnsi="Cambria Math"/>
              </w:rPr>
            </m:ctrlPr>
          </m:naryPr>
          <m:sub>
            <m:sSub>
              <m:sSubPr>
                <m:ctrlPr>
                  <w:rPr>
                    <w:rFonts w:ascii="Cambria Math" w:hAnsi="Cambria Math"/>
                  </w:rPr>
                </m:ctrlPr>
              </m:sSubPr>
              <m:e>
                <m:r>
                  <w:rPr>
                    <w:rFonts w:ascii="Cambria Math" w:hAnsi="Cambria Math"/>
                  </w:rPr>
                  <m:t>λ</m:t>
                </m:r>
              </m:e>
              <m:sub>
                <m:r>
                  <w:rPr>
                    <w:rFonts w:ascii="Cambria Math" w:hAnsi="Cambria Math"/>
                  </w:rPr>
                  <m:t>0</m:t>
                </m:r>
              </m:sub>
            </m:sSub>
          </m:sub>
          <m:sup>
            <m:sSub>
              <m:sSubPr>
                <m:ctrlPr>
                  <w:rPr>
                    <w:rFonts w:ascii="Cambria Math" w:hAnsi="Cambria Math"/>
                  </w:rPr>
                </m:ctrlPr>
              </m:sSubPr>
              <m:e>
                <m:r>
                  <w:rPr>
                    <w:rFonts w:ascii="Cambria Math" w:hAnsi="Cambria Math"/>
                  </w:rPr>
                  <m:t>λ</m:t>
                </m:r>
              </m:e>
              <m:sub>
                <m:r>
                  <w:rPr>
                    <w:rFonts w:ascii="Cambria Math" w:hAnsi="Cambria Math"/>
                  </w:rPr>
                  <m:t>∞</m:t>
                </m:r>
              </m:sub>
            </m:sSub>
          </m:sup>
          <m:e>
            <m:sSub>
              <m:sSubPr>
                <m:ctrlPr>
                  <w:rPr>
                    <w:rFonts w:ascii="Cambria Math" w:hAnsi="Cambria Math"/>
                  </w:rPr>
                </m:ctrlPr>
              </m:sSubPr>
              <m:e>
                <m:r>
                  <w:rPr>
                    <w:rFonts w:ascii="Cambria Math" w:hAnsi="Cambria Math"/>
                  </w:rPr>
                  <m:t>I</m:t>
                </m:r>
              </m:e>
              <m:sub>
                <m:r>
                  <w:rPr>
                    <w:rFonts w:ascii="Cambria Math" w:hAnsi="Cambria Math"/>
                  </w:rPr>
                  <m:t>Q</m:t>
                </m:r>
              </m:sub>
            </m:sSub>
            <m:d>
              <m:dPr>
                <m:ctrlPr>
                  <w:rPr>
                    <w:rFonts w:ascii="Cambria Math" w:hAnsi="Cambria Math"/>
                  </w:rPr>
                </m:ctrlPr>
              </m:dPr>
              <m:e>
                <m:r>
                  <w:rPr>
                    <w:rFonts w:ascii="Cambria Math" w:hAnsi="Cambria Math"/>
                  </w:rPr>
                  <m:t>λ</m:t>
                </m:r>
              </m:e>
            </m:d>
          </m:e>
        </m:nary>
        <m:r>
          <w:rPr>
            <w:rFonts w:ascii="Cambria Math" w:hAnsi="Cambria Math"/>
          </w:rPr>
          <m:t>dλ</m:t>
        </m:r>
      </m:oMath>
      <w:r w:rsidR="00C506E9">
        <w:rPr>
          <w:rFonts w:asciiTheme="majorHAnsi" w:hAnsiTheme="majorHAnsi"/>
          <w:i w:val="0"/>
        </w:rPr>
        <w:t>, which should agree to within a known amount</w:t>
      </w:r>
      <w:r w:rsidR="00531B13">
        <w:rPr>
          <w:rFonts w:asciiTheme="majorHAnsi" w:hAnsiTheme="majorHAnsi"/>
          <w:i w:val="0"/>
        </w:rPr>
        <w:t xml:space="preserve">, i.e., </w:t>
      </w:r>
      <m:oMath>
        <m:r>
          <w:rPr>
            <w:rFonts w:ascii="Cambria Math" w:hAnsi="Cambria Math"/>
          </w:rPr>
          <m:t>T</m:t>
        </m:r>
        <m:d>
          <m:dPr>
            <m:ctrlPr>
              <w:rPr>
                <w:rFonts w:ascii="Cambria Math" w:hAnsi="Cambria Math"/>
              </w:rPr>
            </m:ctrlPr>
          </m:dPr>
          <m:e>
            <m:r>
              <w:rPr>
                <w:rFonts w:ascii="Cambria Math" w:hAnsi="Cambria Math"/>
              </w:rPr>
              <m:t>t</m:t>
            </m:r>
          </m:e>
        </m:d>
        <m:r>
          <w:rPr>
            <w:rFonts w:ascii="Cambria Math" w:hAnsi="Cambria Math"/>
          </w:rPr>
          <m:t>≈</m:t>
        </m:r>
        <m:sSub>
          <m:sSubPr>
            <m:ctrlPr>
              <w:rPr>
                <w:rFonts w:ascii="Cambria Math" w:hAnsi="Cambria Math"/>
              </w:rPr>
            </m:ctrlPr>
          </m:sSubPr>
          <m:e>
            <m:nary>
              <m:naryPr>
                <m:limLoc m:val="subSup"/>
                <m:ctrlPr>
                  <w:rPr>
                    <w:rFonts w:ascii="Cambria Math" w:hAnsi="Cambria Math"/>
                  </w:rPr>
                </m:ctrlPr>
              </m:naryPr>
              <m:sub>
                <m:sSub>
                  <m:sSubPr>
                    <m:ctrlPr>
                      <w:rPr>
                        <w:rFonts w:ascii="Cambria Math" w:hAnsi="Cambria Math"/>
                      </w:rPr>
                    </m:ctrlPr>
                  </m:sSubPr>
                  <m:e>
                    <m:r>
                      <w:rPr>
                        <w:rFonts w:ascii="Cambria Math" w:hAnsi="Cambria Math"/>
                      </w:rPr>
                      <m:t>λ</m:t>
                    </m:r>
                  </m:e>
                  <m:sub>
                    <m:r>
                      <w:rPr>
                        <w:rFonts w:ascii="Cambria Math" w:hAnsi="Cambria Math"/>
                      </w:rPr>
                      <m:t>0</m:t>
                    </m:r>
                  </m:sub>
                </m:sSub>
              </m:sub>
              <m:sup>
                <m:sSub>
                  <m:sSubPr>
                    <m:ctrlPr>
                      <w:rPr>
                        <w:rFonts w:ascii="Cambria Math" w:hAnsi="Cambria Math"/>
                      </w:rPr>
                    </m:ctrlPr>
                  </m:sSubPr>
                  <m:e>
                    <m:r>
                      <w:rPr>
                        <w:rFonts w:ascii="Cambria Math" w:hAnsi="Cambria Math"/>
                      </w:rPr>
                      <m:t>λ</m:t>
                    </m:r>
                  </m:e>
                  <m:sub>
                    <m:r>
                      <w:rPr>
                        <w:rFonts w:ascii="Cambria Math" w:hAnsi="Cambria Math"/>
                      </w:rPr>
                      <m:t>∞</m:t>
                    </m:r>
                  </m:sub>
                </m:sSub>
              </m:sup>
              <m:e>
                <m:r>
                  <w:rPr>
                    <w:rFonts w:ascii="Cambria Math" w:hAnsi="Cambria Math"/>
                  </w:rPr>
                  <m:t>I</m:t>
                </m:r>
                <m:d>
                  <m:dPr>
                    <m:ctrlPr>
                      <w:rPr>
                        <w:rFonts w:ascii="Cambria Math" w:hAnsi="Cambria Math"/>
                      </w:rPr>
                    </m:ctrlPr>
                  </m:dPr>
                  <m:e>
                    <m:r>
                      <w:rPr>
                        <w:rFonts w:ascii="Cambria Math" w:hAnsi="Cambria Math"/>
                      </w:rPr>
                      <m:t>λ, t</m:t>
                    </m:r>
                  </m:e>
                </m:d>
              </m:e>
            </m:nary>
            <m:r>
              <w:rPr>
                <w:rFonts w:ascii="Cambria Math" w:hAnsi="Cambria Math"/>
              </w:rPr>
              <m:t>dλ</m:t>
            </m:r>
          </m:e>
          <m:sub>
            <m:r>
              <w:rPr>
                <w:rFonts w:ascii="Cambria Math" w:hAnsi="Cambria Math"/>
              </w:rPr>
              <m:t xml:space="preserve"> </m:t>
            </m:r>
          </m:sub>
        </m:sSub>
      </m:oMath>
      <w:r w:rsidR="00C506E9">
        <w:rPr>
          <w:rFonts w:asciiTheme="majorHAnsi" w:hAnsiTheme="majorHAnsi"/>
          <w:i w:val="0"/>
        </w:rPr>
        <w:t>. Similarly</w:t>
      </w:r>
      <w:r w:rsidR="00531B13">
        <w:rPr>
          <w:rFonts w:asciiTheme="majorHAnsi" w:hAnsiTheme="majorHAnsi"/>
          <w:i w:val="0"/>
        </w:rPr>
        <w:t>,</w:t>
      </w:r>
      <w:r w:rsidR="00C506E9">
        <w:rPr>
          <w:rFonts w:asciiTheme="majorHAnsi" w:hAnsiTheme="majorHAnsi"/>
          <w:i w:val="0"/>
        </w:rPr>
        <w:t xml:space="preserve"> the separate facular and sunspot components that the algorithm calculates for the total irradiance and the integrated spectral irradiance should agree to within known amounts, i.e., </w:t>
      </w:r>
      <m:oMath>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F</m:t>
            </m:r>
          </m:sub>
        </m:sSub>
        <m:d>
          <m:dPr>
            <m:ctrlPr>
              <w:rPr>
                <w:rFonts w:ascii="Cambria Math" w:hAnsi="Cambria Math"/>
              </w:rPr>
            </m:ctrlPr>
          </m:dPr>
          <m:e>
            <m:r>
              <w:rPr>
                <w:rFonts w:ascii="Cambria Math" w:hAnsi="Cambria Math"/>
              </w:rPr>
              <m:t>t</m:t>
            </m:r>
          </m:e>
        </m:d>
        <m:r>
          <w:rPr>
            <w:rFonts w:ascii="Cambria Math" w:hAnsi="Cambria Math"/>
          </w:rPr>
          <m:t>≈</m:t>
        </m:r>
        <m:nary>
          <m:naryPr>
            <m:limLoc m:val="subSup"/>
            <m:ctrlPr>
              <w:rPr>
                <w:rFonts w:ascii="Cambria Math" w:hAnsi="Cambria Math"/>
              </w:rPr>
            </m:ctrlPr>
          </m:naryPr>
          <m:sub>
            <m:sSub>
              <m:sSubPr>
                <m:ctrlPr>
                  <w:rPr>
                    <w:rFonts w:ascii="Cambria Math" w:hAnsi="Cambria Math"/>
                  </w:rPr>
                </m:ctrlPr>
              </m:sSubPr>
              <m:e>
                <m:r>
                  <w:rPr>
                    <w:rFonts w:ascii="Cambria Math" w:hAnsi="Cambria Math"/>
                  </w:rPr>
                  <m:t>λ</m:t>
                </m:r>
              </m:e>
              <m:sub>
                <m:r>
                  <w:rPr>
                    <w:rFonts w:ascii="Cambria Math" w:hAnsi="Cambria Math"/>
                  </w:rPr>
                  <m:t>0</m:t>
                </m:r>
              </m:sub>
            </m:sSub>
          </m:sub>
          <m:sup>
            <m:sSub>
              <m:sSubPr>
                <m:ctrlPr>
                  <w:rPr>
                    <w:rFonts w:ascii="Cambria Math" w:hAnsi="Cambria Math"/>
                  </w:rPr>
                </m:ctrlPr>
              </m:sSubPr>
              <m:e>
                <m:r>
                  <w:rPr>
                    <w:rFonts w:ascii="Cambria Math" w:hAnsi="Cambria Math"/>
                  </w:rPr>
                  <m:t>λ</m:t>
                </m:r>
              </m:e>
              <m:sub>
                <m:r>
                  <w:rPr>
                    <w:rFonts w:ascii="Cambria Math" w:hAnsi="Cambria Math"/>
                  </w:rPr>
                  <m:t>∞</m:t>
                </m:r>
              </m:sub>
            </m:sSub>
          </m:sup>
          <m:e>
            <m:r>
              <w:rPr>
                <w:rFonts w:ascii="Cambria Math" w:hAnsi="Cambria Math"/>
              </w:rPr>
              <m:t>Δ</m:t>
            </m:r>
            <m:sSub>
              <m:sSubPr>
                <m:ctrlPr>
                  <w:rPr>
                    <w:rFonts w:ascii="Cambria Math" w:hAnsi="Cambria Math"/>
                    <w:i w:val="0"/>
                  </w:rPr>
                </m:ctrlPr>
              </m:sSubPr>
              <m:e>
                <m:r>
                  <w:rPr>
                    <w:rFonts w:ascii="Cambria Math" w:hAnsi="Cambria Math"/>
                  </w:rPr>
                  <m:t>I</m:t>
                </m:r>
              </m:e>
              <m:sub>
                <m:r>
                  <w:rPr>
                    <w:rFonts w:ascii="Cambria Math" w:hAnsi="Cambria Math"/>
                  </w:rPr>
                  <m:t>F</m:t>
                </m:r>
              </m:sub>
            </m:sSub>
            <m:d>
              <m:dPr>
                <m:ctrlPr>
                  <w:rPr>
                    <w:rFonts w:ascii="Cambria Math" w:hAnsi="Cambria Math"/>
                  </w:rPr>
                </m:ctrlPr>
              </m:dPr>
              <m:e>
                <m:r>
                  <w:rPr>
                    <w:rFonts w:ascii="Cambria Math" w:hAnsi="Cambria Math"/>
                  </w:rPr>
                  <m:t>λ,t</m:t>
                </m:r>
              </m:e>
            </m:d>
          </m:e>
        </m:nary>
        <m:r>
          <w:rPr>
            <w:rFonts w:ascii="Cambria Math" w:hAnsi="Cambria Math"/>
          </w:rPr>
          <m:t>dλ</m:t>
        </m:r>
      </m:oMath>
      <w:r w:rsidR="00C506E9">
        <w:rPr>
          <w:rFonts w:asciiTheme="majorHAnsi" w:hAnsiTheme="majorHAnsi"/>
          <w:i w:val="0"/>
        </w:rPr>
        <w:t xml:space="preserve"> and </w:t>
      </w:r>
      <m:oMath>
        <m:sSub>
          <m:sSubPr>
            <m:ctrlPr>
              <w:rPr>
                <w:rFonts w:ascii="Cambria Math" w:hAnsi="Cambria Math"/>
              </w:rPr>
            </m:ctrlPr>
          </m:sSubPr>
          <m:e>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S</m:t>
                </m:r>
              </m:sub>
            </m:sSub>
            <m:d>
              <m:dPr>
                <m:ctrlPr>
                  <w:rPr>
                    <w:rFonts w:ascii="Cambria Math" w:hAnsi="Cambria Math"/>
                  </w:rPr>
                </m:ctrlPr>
              </m:dPr>
              <m:e>
                <m:r>
                  <w:rPr>
                    <w:rFonts w:ascii="Cambria Math" w:hAnsi="Cambria Math"/>
                  </w:rPr>
                  <m:t>t</m:t>
                </m:r>
              </m:e>
            </m:d>
            <m:r>
              <w:rPr>
                <w:rFonts w:ascii="Cambria Math" w:hAnsi="Cambria Math"/>
              </w:rPr>
              <m:t>≈</m:t>
            </m:r>
            <m:nary>
              <m:naryPr>
                <m:limLoc m:val="subSup"/>
                <m:ctrlPr>
                  <w:rPr>
                    <w:rFonts w:ascii="Cambria Math" w:hAnsi="Cambria Math"/>
                  </w:rPr>
                </m:ctrlPr>
              </m:naryPr>
              <m:sub>
                <m:sSub>
                  <m:sSubPr>
                    <m:ctrlPr>
                      <w:rPr>
                        <w:rFonts w:ascii="Cambria Math" w:hAnsi="Cambria Math"/>
                      </w:rPr>
                    </m:ctrlPr>
                  </m:sSubPr>
                  <m:e>
                    <m:r>
                      <w:rPr>
                        <w:rFonts w:ascii="Cambria Math" w:hAnsi="Cambria Math"/>
                      </w:rPr>
                      <m:t>λ</m:t>
                    </m:r>
                  </m:e>
                  <m:sub>
                    <m:r>
                      <w:rPr>
                        <w:rFonts w:ascii="Cambria Math" w:hAnsi="Cambria Math"/>
                      </w:rPr>
                      <m:t>0</m:t>
                    </m:r>
                  </m:sub>
                </m:sSub>
              </m:sub>
              <m:sup>
                <m:sSub>
                  <m:sSubPr>
                    <m:ctrlPr>
                      <w:rPr>
                        <w:rFonts w:ascii="Cambria Math" w:hAnsi="Cambria Math"/>
                      </w:rPr>
                    </m:ctrlPr>
                  </m:sSubPr>
                  <m:e>
                    <m:r>
                      <w:rPr>
                        <w:rFonts w:ascii="Cambria Math" w:hAnsi="Cambria Math"/>
                      </w:rPr>
                      <m:t>λ</m:t>
                    </m:r>
                  </m:e>
                  <m:sub>
                    <m:r>
                      <w:rPr>
                        <w:rFonts w:ascii="Cambria Math" w:hAnsi="Cambria Math"/>
                      </w:rPr>
                      <m:t>∞</m:t>
                    </m:r>
                  </m:sub>
                </m:sSub>
              </m:sup>
              <m:e>
                <m:r>
                  <w:rPr>
                    <w:rFonts w:ascii="Cambria Math" w:hAnsi="Cambria Math"/>
                  </w:rPr>
                  <m:t>Δ</m:t>
                </m:r>
                <m:sSub>
                  <m:sSubPr>
                    <m:ctrlPr>
                      <w:rPr>
                        <w:rFonts w:ascii="Cambria Math" w:hAnsi="Cambria Math"/>
                        <w:i w:val="0"/>
                      </w:rPr>
                    </m:ctrlPr>
                  </m:sSubPr>
                  <m:e>
                    <m:r>
                      <w:rPr>
                        <w:rFonts w:ascii="Cambria Math" w:hAnsi="Cambria Math"/>
                      </w:rPr>
                      <m:t>I</m:t>
                    </m:r>
                  </m:e>
                  <m:sub>
                    <m:r>
                      <w:rPr>
                        <w:rFonts w:ascii="Cambria Math" w:hAnsi="Cambria Math"/>
                      </w:rPr>
                      <m:t>S</m:t>
                    </m:r>
                  </m:sub>
                </m:sSub>
                <m:d>
                  <m:dPr>
                    <m:ctrlPr>
                      <w:rPr>
                        <w:rFonts w:ascii="Cambria Math" w:hAnsi="Cambria Math"/>
                      </w:rPr>
                    </m:ctrlPr>
                  </m:dPr>
                  <m:e>
                    <m:r>
                      <w:rPr>
                        <w:rFonts w:ascii="Cambria Math" w:hAnsi="Cambria Math"/>
                      </w:rPr>
                      <m:t>λ,t</m:t>
                    </m:r>
                  </m:e>
                </m:d>
              </m:e>
            </m:nary>
            <m:r>
              <w:rPr>
                <w:rFonts w:ascii="Cambria Math" w:hAnsi="Cambria Math"/>
              </w:rPr>
              <m:t>dλ</m:t>
            </m:r>
          </m:e>
          <m:sub>
            <m:r>
              <w:rPr>
                <w:rFonts w:ascii="Cambria Math" w:hAnsi="Cambria Math"/>
              </w:rPr>
              <m:t xml:space="preserve"> </m:t>
            </m:r>
          </m:sub>
        </m:sSub>
      </m:oMath>
      <w:r w:rsidR="00531B13">
        <w:rPr>
          <w:rFonts w:asciiTheme="majorHAnsi" w:hAnsiTheme="majorHAnsi"/>
          <w:i w:val="0"/>
        </w:rPr>
        <w:t>.</w:t>
      </w:r>
    </w:p>
    <w:p w14:paraId="332326FC" w14:textId="118F0E64" w:rsidR="000F0D63" w:rsidRPr="00531B13" w:rsidRDefault="000F0D63" w:rsidP="00531B13">
      <w:pPr>
        <w:pStyle w:val="CDRGuidance"/>
        <w:rPr>
          <w:rFonts w:asciiTheme="majorHAnsi" w:hAnsiTheme="majorHAnsi"/>
          <w:i w:val="0"/>
        </w:rPr>
      </w:pPr>
      <w:r w:rsidRPr="00531B13">
        <w:rPr>
          <w:rFonts w:asciiTheme="majorHAnsi" w:hAnsiTheme="majorHAnsi"/>
          <w:i w:val="0"/>
        </w:rPr>
        <w:t xml:space="preserve">The precision and the accuracy of the </w:t>
      </w:r>
      <w:r w:rsidR="00B96B27" w:rsidRPr="00531B13">
        <w:rPr>
          <w:rFonts w:asciiTheme="majorHAnsi" w:hAnsiTheme="majorHAnsi"/>
          <w:i w:val="0"/>
        </w:rPr>
        <w:t>derived solar irradiance depend</w:t>
      </w:r>
      <w:r w:rsidRPr="00531B13">
        <w:rPr>
          <w:rFonts w:asciiTheme="majorHAnsi" w:hAnsiTheme="majorHAnsi"/>
          <w:i w:val="0"/>
        </w:rPr>
        <w:t xml:space="preserve"> on:</w:t>
      </w:r>
    </w:p>
    <w:p w14:paraId="1FBD1753" w14:textId="7B12F436" w:rsidR="00B96B27" w:rsidRPr="00E63A60" w:rsidRDefault="00B96B27" w:rsidP="00B96B27">
      <w:pPr>
        <w:pStyle w:val="CDRBodyText"/>
        <w:ind w:firstLine="0"/>
        <w:rPr>
          <w:rFonts w:asciiTheme="majorHAnsi" w:hAnsiTheme="majorHAnsi"/>
        </w:rPr>
      </w:pPr>
      <w:r w:rsidRPr="00E63A60">
        <w:rPr>
          <w:rFonts w:asciiTheme="majorHAnsi" w:hAnsiTheme="majorHAnsi"/>
        </w:rPr>
        <w:t>1) uncertainties in the absolute scale of the reference quiet sun values</w:t>
      </w:r>
      <w:r w:rsidR="00531B13">
        <w:rPr>
          <w:rFonts w:asciiTheme="majorHAnsi" w:hAnsiTheme="majorHAnsi"/>
        </w:rPr>
        <w:t xml:space="preserve">, which are obtained from direct solar irradiance measurements made by instruments whose calibration is traceable to </w:t>
      </w:r>
      <w:r w:rsidR="00B963A4">
        <w:rPr>
          <w:rFonts w:asciiTheme="majorHAnsi" w:hAnsiTheme="majorHAnsi"/>
        </w:rPr>
        <w:t>National Institute of Standards and Technology (</w:t>
      </w:r>
      <w:r w:rsidR="00531B13">
        <w:rPr>
          <w:rFonts w:asciiTheme="majorHAnsi" w:hAnsiTheme="majorHAnsi"/>
        </w:rPr>
        <w:t>N</w:t>
      </w:r>
      <w:r w:rsidR="00B963A4">
        <w:rPr>
          <w:rFonts w:asciiTheme="majorHAnsi" w:hAnsiTheme="majorHAnsi"/>
        </w:rPr>
        <w:t>I</w:t>
      </w:r>
      <w:r w:rsidR="00531B13">
        <w:rPr>
          <w:rFonts w:asciiTheme="majorHAnsi" w:hAnsiTheme="majorHAnsi"/>
        </w:rPr>
        <w:t>ST</w:t>
      </w:r>
      <w:r w:rsidR="00B963A4">
        <w:rPr>
          <w:rFonts w:asciiTheme="majorHAnsi" w:hAnsiTheme="majorHAnsi"/>
        </w:rPr>
        <w:t>)</w:t>
      </w:r>
      <w:r w:rsidR="00531B13">
        <w:rPr>
          <w:rFonts w:asciiTheme="majorHAnsi" w:hAnsiTheme="majorHAnsi"/>
        </w:rPr>
        <w:t xml:space="preserve"> standards (Kopp and Lean, 2011)</w:t>
      </w:r>
      <w:r w:rsidRPr="00E63A60">
        <w:rPr>
          <w:rFonts w:asciiTheme="majorHAnsi" w:hAnsiTheme="majorHAnsi"/>
        </w:rPr>
        <w:t>.</w:t>
      </w:r>
    </w:p>
    <w:p w14:paraId="0F5453FE" w14:textId="315ADC77" w:rsidR="00201EAF" w:rsidRPr="00E63A60" w:rsidRDefault="00531B13" w:rsidP="000F0D63">
      <w:pPr>
        <w:pStyle w:val="CDRBodyText"/>
        <w:ind w:firstLine="0"/>
        <w:rPr>
          <w:rFonts w:asciiTheme="majorHAnsi" w:hAnsiTheme="majorHAnsi"/>
        </w:rPr>
      </w:pPr>
      <w:r>
        <w:rPr>
          <w:rFonts w:asciiTheme="majorHAnsi" w:hAnsiTheme="majorHAnsi"/>
        </w:rPr>
        <w:t>2</w:t>
      </w:r>
      <w:r w:rsidR="000F0D63" w:rsidRPr="00E63A60">
        <w:rPr>
          <w:rFonts w:asciiTheme="majorHAnsi" w:hAnsiTheme="majorHAnsi"/>
        </w:rPr>
        <w:t xml:space="preserve">) </w:t>
      </w:r>
      <w:r w:rsidR="00B96B27" w:rsidRPr="00E63A60">
        <w:rPr>
          <w:rFonts w:asciiTheme="majorHAnsi" w:hAnsiTheme="majorHAnsi"/>
        </w:rPr>
        <w:t>uncertainties in</w:t>
      </w:r>
      <w:r w:rsidR="000F0D63" w:rsidRPr="00E63A60">
        <w:rPr>
          <w:rFonts w:asciiTheme="majorHAnsi" w:hAnsiTheme="majorHAnsi"/>
        </w:rPr>
        <w:t xml:space="preserve"> </w:t>
      </w:r>
      <w:r w:rsidR="0029424E">
        <w:rPr>
          <w:rFonts w:asciiTheme="majorHAnsi" w:hAnsiTheme="majorHAnsi"/>
        </w:rPr>
        <w:t xml:space="preserve">the </w:t>
      </w:r>
      <w:r w:rsidR="00201EAF" w:rsidRPr="00E63A60">
        <w:rPr>
          <w:rFonts w:asciiTheme="majorHAnsi" w:hAnsiTheme="majorHAnsi"/>
        </w:rPr>
        <w:t xml:space="preserve">input facular brightening </w:t>
      </w:r>
      <w:r w:rsidR="00B96B27" w:rsidRPr="00E63A60">
        <w:rPr>
          <w:rFonts w:asciiTheme="majorHAnsi" w:hAnsiTheme="majorHAnsi"/>
        </w:rPr>
        <w:t xml:space="preserve">and sunspot darkening </w:t>
      </w:r>
      <w:r w:rsidR="00201EAF" w:rsidRPr="00E63A60">
        <w:rPr>
          <w:rFonts w:asciiTheme="majorHAnsi" w:hAnsiTheme="majorHAnsi"/>
        </w:rPr>
        <w:t>values</w:t>
      </w:r>
      <w:r w:rsidR="00B96B27" w:rsidRPr="00E63A60">
        <w:rPr>
          <w:rFonts w:asciiTheme="majorHAnsi" w:hAnsiTheme="majorHAnsi"/>
        </w:rPr>
        <w:t>, including those related to measurements of the indices, and to assumptions about the indices’ representation of facular br</w:t>
      </w:r>
      <w:r w:rsidR="00E14CFD" w:rsidRPr="00E63A60">
        <w:rPr>
          <w:rFonts w:asciiTheme="majorHAnsi" w:hAnsiTheme="majorHAnsi"/>
        </w:rPr>
        <w:t>ightening an</w:t>
      </w:r>
      <w:r w:rsidR="007A1E85" w:rsidRPr="00E63A60">
        <w:rPr>
          <w:rFonts w:asciiTheme="majorHAnsi" w:hAnsiTheme="majorHAnsi"/>
        </w:rPr>
        <w:t>d su</w:t>
      </w:r>
      <w:r w:rsidR="001D44FB">
        <w:rPr>
          <w:rFonts w:asciiTheme="majorHAnsi" w:hAnsiTheme="majorHAnsi"/>
        </w:rPr>
        <w:t>nspot darkening (see Table 5</w:t>
      </w:r>
      <w:r w:rsidR="00E14CFD" w:rsidRPr="00E63A60">
        <w:rPr>
          <w:rFonts w:asciiTheme="majorHAnsi" w:hAnsiTheme="majorHAnsi"/>
        </w:rPr>
        <w:t xml:space="preserve"> for a listing).</w:t>
      </w:r>
    </w:p>
    <w:p w14:paraId="4AC389E4" w14:textId="7CBDEA06" w:rsidR="00201EAF" w:rsidRDefault="00531B13" w:rsidP="000F0D63">
      <w:pPr>
        <w:pStyle w:val="CDRBodyText"/>
        <w:ind w:firstLine="0"/>
        <w:rPr>
          <w:rFonts w:asciiTheme="majorHAnsi" w:hAnsiTheme="majorHAnsi"/>
        </w:rPr>
      </w:pPr>
      <w:r>
        <w:rPr>
          <w:rFonts w:asciiTheme="majorHAnsi" w:hAnsiTheme="majorHAnsi"/>
        </w:rPr>
        <w:t>3</w:t>
      </w:r>
      <w:r w:rsidR="00201EAF" w:rsidRPr="00E63A60">
        <w:rPr>
          <w:rFonts w:asciiTheme="majorHAnsi" w:hAnsiTheme="majorHAnsi"/>
        </w:rPr>
        <w:t xml:space="preserve">) </w:t>
      </w:r>
      <w:r w:rsidR="00B96B27" w:rsidRPr="00E63A60">
        <w:rPr>
          <w:rFonts w:asciiTheme="majorHAnsi" w:hAnsiTheme="majorHAnsi"/>
        </w:rPr>
        <w:t>statistical uncertainties on the</w:t>
      </w:r>
      <w:r w:rsidR="00201EAF" w:rsidRPr="00E63A60">
        <w:rPr>
          <w:rFonts w:asciiTheme="majorHAnsi" w:hAnsiTheme="majorHAnsi"/>
        </w:rPr>
        <w:t xml:space="preserve"> coefficients used to scale the </w:t>
      </w:r>
      <w:r w:rsidR="001D44FB">
        <w:rPr>
          <w:rFonts w:asciiTheme="majorHAnsi" w:hAnsiTheme="majorHAnsi"/>
        </w:rPr>
        <w:t xml:space="preserve">facular and </w:t>
      </w:r>
      <w:r w:rsidR="00201EAF" w:rsidRPr="00E63A60">
        <w:rPr>
          <w:rFonts w:asciiTheme="majorHAnsi" w:hAnsiTheme="majorHAnsi"/>
        </w:rPr>
        <w:t>sunspot inputs to equivalent irradiance increments.</w:t>
      </w:r>
    </w:p>
    <w:p w14:paraId="2D6AC93C" w14:textId="6EE9C3D1" w:rsidR="00531B13" w:rsidRPr="00E63A60" w:rsidRDefault="00531B13" w:rsidP="000F0D63">
      <w:pPr>
        <w:pStyle w:val="CDRBodyText"/>
        <w:ind w:firstLine="0"/>
        <w:rPr>
          <w:rFonts w:asciiTheme="majorHAnsi" w:hAnsiTheme="majorHAnsi"/>
        </w:rPr>
      </w:pPr>
      <w:r>
        <w:rPr>
          <w:rFonts w:asciiTheme="majorHAnsi" w:hAnsiTheme="majorHAnsi"/>
        </w:rPr>
        <w:t>4</w:t>
      </w:r>
      <w:r w:rsidRPr="00E63A60">
        <w:rPr>
          <w:rFonts w:asciiTheme="majorHAnsi" w:hAnsiTheme="majorHAnsi"/>
        </w:rPr>
        <w:t xml:space="preserve">) assumptions used to formulate the basic algorithm equations </w:t>
      </w:r>
      <w:r w:rsidR="001D44FB">
        <w:rPr>
          <w:rFonts w:asciiTheme="majorHAnsi" w:hAnsiTheme="majorHAnsi"/>
        </w:rPr>
        <w:t xml:space="preserve">(see </w:t>
      </w:r>
      <w:r>
        <w:rPr>
          <w:rFonts w:asciiTheme="majorHAnsi" w:hAnsiTheme="majorHAnsi"/>
        </w:rPr>
        <w:t>Table 5</w:t>
      </w:r>
      <w:r w:rsidRPr="00E63A60">
        <w:rPr>
          <w:rFonts w:asciiTheme="majorHAnsi" w:hAnsiTheme="majorHAnsi"/>
        </w:rPr>
        <w:t xml:space="preserve"> for a listing).</w:t>
      </w:r>
    </w:p>
    <w:p w14:paraId="0D88F92A" w14:textId="77777777" w:rsidR="000C19D7" w:rsidRPr="00AB2930" w:rsidRDefault="000C19D7" w:rsidP="00F16A28">
      <w:pPr>
        <w:pStyle w:val="CDRHeading3"/>
      </w:pPr>
      <w:bookmarkStart w:id="54" w:name="_Toc269030698"/>
      <w:r w:rsidRPr="00AB2930">
        <w:t>Error Budget</w:t>
      </w:r>
      <w:bookmarkEnd w:id="54"/>
    </w:p>
    <w:p w14:paraId="5F760512" w14:textId="243E951B" w:rsidR="0009242E" w:rsidRDefault="00F35494" w:rsidP="00BC1A36">
      <w:pPr>
        <w:pStyle w:val="CDRGuidance"/>
        <w:rPr>
          <w:rFonts w:asciiTheme="majorHAnsi" w:hAnsiTheme="majorHAnsi"/>
          <w:i w:val="0"/>
        </w:rPr>
      </w:pPr>
      <w:r w:rsidRPr="00E63A60">
        <w:rPr>
          <w:rFonts w:asciiTheme="majorHAnsi" w:hAnsiTheme="majorHAnsi"/>
          <w:i w:val="0"/>
        </w:rPr>
        <w:t>The original NRLTSI and NRLSSI</w:t>
      </w:r>
      <w:r w:rsidR="00041339" w:rsidRPr="00E63A60">
        <w:rPr>
          <w:rFonts w:asciiTheme="majorHAnsi" w:hAnsiTheme="majorHAnsi"/>
          <w:i w:val="0"/>
        </w:rPr>
        <w:t xml:space="preserve"> values for modeled solar irradiance </w:t>
      </w:r>
      <w:r w:rsidR="00386982" w:rsidRPr="00E63A60">
        <w:rPr>
          <w:rFonts w:asciiTheme="majorHAnsi" w:hAnsiTheme="majorHAnsi"/>
          <w:i w:val="0"/>
        </w:rPr>
        <w:t>did</w:t>
      </w:r>
      <w:r w:rsidR="007974BB" w:rsidRPr="00E63A60">
        <w:rPr>
          <w:rFonts w:asciiTheme="majorHAnsi" w:hAnsiTheme="majorHAnsi"/>
          <w:i w:val="0"/>
        </w:rPr>
        <w:t xml:space="preserve"> not </w:t>
      </w:r>
      <w:r w:rsidRPr="00E63A60">
        <w:rPr>
          <w:rFonts w:asciiTheme="majorHAnsi" w:hAnsiTheme="majorHAnsi"/>
          <w:i w:val="0"/>
        </w:rPr>
        <w:t xml:space="preserve">have accompanying </w:t>
      </w:r>
      <w:r w:rsidR="002238ED" w:rsidRPr="00E63A60">
        <w:rPr>
          <w:rFonts w:asciiTheme="majorHAnsi" w:hAnsiTheme="majorHAnsi"/>
          <w:i w:val="0"/>
        </w:rPr>
        <w:t>error estimate</w:t>
      </w:r>
      <w:r w:rsidRPr="00E63A60">
        <w:rPr>
          <w:rFonts w:asciiTheme="majorHAnsi" w:hAnsiTheme="majorHAnsi"/>
          <w:i w:val="0"/>
        </w:rPr>
        <w:t>s</w:t>
      </w:r>
      <w:r w:rsidR="002238ED" w:rsidRPr="00E63A60">
        <w:rPr>
          <w:rFonts w:asciiTheme="majorHAnsi" w:hAnsiTheme="majorHAnsi"/>
          <w:i w:val="0"/>
        </w:rPr>
        <w:t xml:space="preserve">. </w:t>
      </w:r>
      <w:r w:rsidR="001D44FB">
        <w:rPr>
          <w:rFonts w:asciiTheme="majorHAnsi" w:hAnsiTheme="majorHAnsi"/>
          <w:i w:val="0"/>
        </w:rPr>
        <w:t>Table 5 provides I</w:t>
      </w:r>
      <w:r w:rsidR="00386982" w:rsidRPr="00E63A60">
        <w:rPr>
          <w:rFonts w:asciiTheme="majorHAnsi" w:hAnsiTheme="majorHAnsi"/>
          <w:i w:val="0"/>
        </w:rPr>
        <w:t xml:space="preserve">nitial </w:t>
      </w:r>
      <w:r w:rsidR="001D44FB">
        <w:rPr>
          <w:rFonts w:asciiTheme="majorHAnsi" w:hAnsiTheme="majorHAnsi"/>
          <w:i w:val="0"/>
        </w:rPr>
        <w:t xml:space="preserve">time-independent uncertainty estimates for the </w:t>
      </w:r>
      <w:r w:rsidR="0009242E">
        <w:rPr>
          <w:rFonts w:asciiTheme="majorHAnsi" w:hAnsiTheme="majorHAnsi"/>
          <w:i w:val="0"/>
        </w:rPr>
        <w:t>first three</w:t>
      </w:r>
      <w:r w:rsidR="001D44FB">
        <w:rPr>
          <w:rFonts w:asciiTheme="majorHAnsi" w:hAnsiTheme="majorHAnsi"/>
          <w:i w:val="0"/>
        </w:rPr>
        <w:t xml:space="preserve"> sources identified in</w:t>
      </w:r>
      <w:r w:rsidR="008278A1">
        <w:rPr>
          <w:rFonts w:asciiTheme="majorHAnsi" w:hAnsiTheme="majorHAnsi"/>
          <w:i w:val="0"/>
        </w:rPr>
        <w:t xml:space="preserve"> Section</w:t>
      </w:r>
      <w:r w:rsidR="001D44FB">
        <w:rPr>
          <w:rFonts w:asciiTheme="majorHAnsi" w:hAnsiTheme="majorHAnsi"/>
          <w:i w:val="0"/>
        </w:rPr>
        <w:t xml:space="preserve"> 4.2.2. </w:t>
      </w:r>
      <w:r w:rsidR="004C36BA">
        <w:rPr>
          <w:rFonts w:asciiTheme="majorHAnsi" w:hAnsiTheme="majorHAnsi"/>
          <w:i w:val="0"/>
        </w:rPr>
        <w:t>U</w:t>
      </w:r>
      <w:r w:rsidR="0009242E">
        <w:rPr>
          <w:rFonts w:asciiTheme="majorHAnsi" w:hAnsiTheme="majorHAnsi"/>
          <w:i w:val="0"/>
        </w:rPr>
        <w:t xml:space="preserve">ncertainties in the </w:t>
      </w:r>
      <w:r w:rsidR="00A15A34">
        <w:rPr>
          <w:rFonts w:asciiTheme="majorHAnsi" w:hAnsiTheme="majorHAnsi"/>
          <w:i w:val="0"/>
        </w:rPr>
        <w:t xml:space="preserve">absolute scale of the irradiance are those reported </w:t>
      </w:r>
      <w:r w:rsidR="004C36BA">
        <w:rPr>
          <w:rFonts w:asciiTheme="majorHAnsi" w:hAnsiTheme="majorHAnsi"/>
          <w:i w:val="0"/>
        </w:rPr>
        <w:t>for</w:t>
      </w:r>
      <w:r w:rsidR="00A15A34">
        <w:rPr>
          <w:rFonts w:asciiTheme="majorHAnsi" w:hAnsiTheme="majorHAnsi"/>
          <w:i w:val="0"/>
        </w:rPr>
        <w:t xml:space="preserve"> the direct measurements. </w:t>
      </w:r>
      <w:r w:rsidR="004C36BA">
        <w:rPr>
          <w:rFonts w:asciiTheme="majorHAnsi" w:hAnsiTheme="majorHAnsi"/>
          <w:i w:val="0"/>
        </w:rPr>
        <w:t>Uncertainties</w:t>
      </w:r>
      <w:r w:rsidR="00A15A34">
        <w:rPr>
          <w:rFonts w:asciiTheme="majorHAnsi" w:hAnsiTheme="majorHAnsi"/>
          <w:i w:val="0"/>
        </w:rPr>
        <w:t xml:space="preserve"> associated</w:t>
      </w:r>
      <w:r w:rsidR="00320F50">
        <w:rPr>
          <w:rFonts w:asciiTheme="majorHAnsi" w:hAnsiTheme="majorHAnsi"/>
          <w:i w:val="0"/>
        </w:rPr>
        <w:t xml:space="preserve"> with the solar indices</w:t>
      </w:r>
      <w:r w:rsidR="00A15A34">
        <w:rPr>
          <w:rFonts w:asciiTheme="majorHAnsi" w:hAnsiTheme="majorHAnsi"/>
          <w:i w:val="0"/>
        </w:rPr>
        <w:t xml:space="preserve"> </w:t>
      </w:r>
      <w:r w:rsidR="008278A1">
        <w:rPr>
          <w:rFonts w:asciiTheme="majorHAnsi" w:hAnsiTheme="majorHAnsi"/>
          <w:i w:val="0"/>
        </w:rPr>
        <w:t>input</w:t>
      </w:r>
      <w:r w:rsidR="0009242E">
        <w:rPr>
          <w:rFonts w:asciiTheme="majorHAnsi" w:hAnsiTheme="majorHAnsi"/>
          <w:i w:val="0"/>
        </w:rPr>
        <w:t xml:space="preserve"> </w:t>
      </w:r>
      <w:r w:rsidR="00A15A34">
        <w:rPr>
          <w:rFonts w:asciiTheme="majorHAnsi" w:hAnsiTheme="majorHAnsi"/>
          <w:i w:val="0"/>
        </w:rPr>
        <w:t xml:space="preserve">to the algorithm </w:t>
      </w:r>
      <w:r w:rsidR="004C36BA">
        <w:rPr>
          <w:rFonts w:asciiTheme="majorHAnsi" w:hAnsiTheme="majorHAnsi"/>
          <w:i w:val="0"/>
        </w:rPr>
        <w:t xml:space="preserve">are obtained from statistical analysis of the </w:t>
      </w:r>
      <w:r w:rsidR="00320F50">
        <w:rPr>
          <w:rFonts w:asciiTheme="majorHAnsi" w:hAnsiTheme="majorHAnsi"/>
          <w:i w:val="0"/>
        </w:rPr>
        <w:t xml:space="preserve">index </w:t>
      </w:r>
      <w:r w:rsidR="004C36BA">
        <w:rPr>
          <w:rFonts w:asciiTheme="majorHAnsi" w:hAnsiTheme="majorHAnsi"/>
          <w:i w:val="0"/>
        </w:rPr>
        <w:t>time series and the</w:t>
      </w:r>
      <w:r w:rsidR="00320F50">
        <w:rPr>
          <w:rFonts w:asciiTheme="majorHAnsi" w:hAnsiTheme="majorHAnsi"/>
          <w:i w:val="0"/>
        </w:rPr>
        <w:t>ir</w:t>
      </w:r>
      <w:r w:rsidR="004C36BA">
        <w:rPr>
          <w:rFonts w:asciiTheme="majorHAnsi" w:hAnsiTheme="majorHAnsi"/>
          <w:i w:val="0"/>
        </w:rPr>
        <w:t xml:space="preserve"> input data, and </w:t>
      </w:r>
      <w:r w:rsidR="00320F50">
        <w:rPr>
          <w:rFonts w:asciiTheme="majorHAnsi" w:hAnsiTheme="majorHAnsi"/>
          <w:i w:val="0"/>
        </w:rPr>
        <w:t xml:space="preserve">from </w:t>
      </w:r>
      <w:r w:rsidR="004C36BA">
        <w:rPr>
          <w:rFonts w:asciiTheme="majorHAnsi" w:hAnsiTheme="majorHAnsi"/>
          <w:i w:val="0"/>
        </w:rPr>
        <w:t>comparison</w:t>
      </w:r>
      <w:r w:rsidR="00320F50">
        <w:rPr>
          <w:rFonts w:asciiTheme="majorHAnsi" w:hAnsiTheme="majorHAnsi"/>
          <w:i w:val="0"/>
        </w:rPr>
        <w:t>s</w:t>
      </w:r>
      <w:r w:rsidR="004C36BA">
        <w:rPr>
          <w:rFonts w:asciiTheme="majorHAnsi" w:hAnsiTheme="majorHAnsi"/>
          <w:i w:val="0"/>
        </w:rPr>
        <w:t xml:space="preserve"> with other similar indices. Uncertainties </w:t>
      </w:r>
      <w:r w:rsidR="0009242E">
        <w:rPr>
          <w:rFonts w:asciiTheme="majorHAnsi" w:hAnsiTheme="majorHAnsi"/>
          <w:i w:val="0"/>
        </w:rPr>
        <w:t xml:space="preserve">in the coefficients that transform the input indices to irradiance </w:t>
      </w:r>
      <w:r w:rsidR="004C36BA">
        <w:rPr>
          <w:rFonts w:asciiTheme="majorHAnsi" w:hAnsiTheme="majorHAnsi"/>
          <w:i w:val="0"/>
        </w:rPr>
        <w:t>are obtained form the statistical output of</w:t>
      </w:r>
      <w:r w:rsidR="0009242E">
        <w:rPr>
          <w:rFonts w:asciiTheme="majorHAnsi" w:hAnsiTheme="majorHAnsi"/>
          <w:i w:val="0"/>
        </w:rPr>
        <w:t xml:space="preserve"> the regression analysis used to construct the model that the algorithm uses.  </w:t>
      </w:r>
    </w:p>
    <w:p w14:paraId="13501AA8" w14:textId="23697779" w:rsidR="00E64EA1" w:rsidRDefault="0009242E" w:rsidP="00FA2186">
      <w:pPr>
        <w:pStyle w:val="CDRGuidance"/>
        <w:rPr>
          <w:rFonts w:asciiTheme="majorHAnsi" w:hAnsiTheme="majorHAnsi"/>
          <w:i w:val="0"/>
        </w:rPr>
      </w:pPr>
      <w:r>
        <w:rPr>
          <w:rFonts w:asciiTheme="majorHAnsi" w:hAnsiTheme="majorHAnsi"/>
          <w:i w:val="0"/>
        </w:rPr>
        <w:lastRenderedPageBreak/>
        <w:t>Uncertainties arising from the assumptions used to formulate the algorithm are more difficult to assess objectively</w:t>
      </w:r>
      <w:r w:rsidR="004C36BA">
        <w:rPr>
          <w:rFonts w:asciiTheme="majorHAnsi" w:hAnsiTheme="majorHAnsi"/>
          <w:i w:val="0"/>
        </w:rPr>
        <w:t xml:space="preserve"> and establish quantitatively</w:t>
      </w:r>
      <w:r>
        <w:rPr>
          <w:rFonts w:asciiTheme="majorHAnsi" w:hAnsiTheme="majorHAnsi"/>
          <w:i w:val="0"/>
        </w:rPr>
        <w:t xml:space="preserve">. </w:t>
      </w:r>
      <w:r w:rsidR="001D44FB">
        <w:rPr>
          <w:rFonts w:asciiTheme="majorHAnsi" w:hAnsiTheme="majorHAnsi"/>
          <w:i w:val="0"/>
        </w:rPr>
        <w:t>Future work</w:t>
      </w:r>
      <w:r w:rsidR="002238ED" w:rsidRPr="00E63A60">
        <w:rPr>
          <w:rFonts w:asciiTheme="majorHAnsi" w:hAnsiTheme="majorHAnsi"/>
          <w:i w:val="0"/>
        </w:rPr>
        <w:t xml:space="preserve"> </w:t>
      </w:r>
      <w:r w:rsidR="001D44FB">
        <w:rPr>
          <w:rFonts w:asciiTheme="majorHAnsi" w:hAnsiTheme="majorHAnsi"/>
          <w:i w:val="0"/>
        </w:rPr>
        <w:t>in support of ongoing effort</w:t>
      </w:r>
      <w:r w:rsidR="00320F50">
        <w:rPr>
          <w:rFonts w:asciiTheme="majorHAnsi" w:hAnsiTheme="majorHAnsi"/>
          <w:i w:val="0"/>
        </w:rPr>
        <w:t>s</w:t>
      </w:r>
      <w:r w:rsidR="002238ED" w:rsidRPr="00E63A60">
        <w:rPr>
          <w:rFonts w:asciiTheme="majorHAnsi" w:hAnsiTheme="majorHAnsi"/>
          <w:i w:val="0"/>
        </w:rPr>
        <w:t xml:space="preserve"> </w:t>
      </w:r>
      <w:r w:rsidR="001D44FB">
        <w:rPr>
          <w:rFonts w:asciiTheme="majorHAnsi" w:hAnsiTheme="majorHAnsi"/>
          <w:i w:val="0"/>
        </w:rPr>
        <w:t>to produce a robust</w:t>
      </w:r>
      <w:r w:rsidR="002238ED" w:rsidRPr="00E63A60">
        <w:rPr>
          <w:rFonts w:asciiTheme="majorHAnsi" w:hAnsiTheme="majorHAnsi"/>
          <w:i w:val="0"/>
        </w:rPr>
        <w:t xml:space="preserve"> solar irradiance</w:t>
      </w:r>
      <w:r w:rsidR="00F35494" w:rsidRPr="00E63A60">
        <w:rPr>
          <w:rFonts w:asciiTheme="majorHAnsi" w:hAnsiTheme="majorHAnsi"/>
          <w:i w:val="0"/>
        </w:rPr>
        <w:t xml:space="preserve"> </w:t>
      </w:r>
      <w:r w:rsidR="00320F50" w:rsidRPr="00E63A60">
        <w:rPr>
          <w:rFonts w:asciiTheme="majorHAnsi" w:hAnsiTheme="majorHAnsi"/>
          <w:i w:val="0"/>
        </w:rPr>
        <w:t xml:space="preserve">climate data record </w:t>
      </w:r>
      <w:r w:rsidR="001D44FB">
        <w:rPr>
          <w:rFonts w:asciiTheme="majorHAnsi" w:hAnsiTheme="majorHAnsi"/>
          <w:i w:val="0"/>
        </w:rPr>
        <w:t>will</w:t>
      </w:r>
      <w:r w:rsidR="001B0200" w:rsidRPr="00E63A60">
        <w:rPr>
          <w:rFonts w:asciiTheme="majorHAnsi" w:hAnsiTheme="majorHAnsi"/>
          <w:i w:val="0"/>
        </w:rPr>
        <w:t xml:space="preserve"> </w:t>
      </w:r>
      <w:r w:rsidR="001D44FB">
        <w:rPr>
          <w:rFonts w:asciiTheme="majorHAnsi" w:hAnsiTheme="majorHAnsi"/>
          <w:i w:val="0"/>
        </w:rPr>
        <w:t>extend the</w:t>
      </w:r>
      <w:r w:rsidR="001B0200" w:rsidRPr="00E63A60">
        <w:rPr>
          <w:rFonts w:asciiTheme="majorHAnsi" w:hAnsiTheme="majorHAnsi"/>
          <w:i w:val="0"/>
        </w:rPr>
        <w:t xml:space="preserve"> </w:t>
      </w:r>
      <w:r w:rsidR="00320F50">
        <w:rPr>
          <w:rFonts w:asciiTheme="majorHAnsi" w:hAnsiTheme="majorHAnsi"/>
          <w:i w:val="0"/>
        </w:rPr>
        <w:t xml:space="preserve">initial </w:t>
      </w:r>
      <w:r w:rsidR="001B0200" w:rsidRPr="00E63A60">
        <w:rPr>
          <w:rFonts w:asciiTheme="majorHAnsi" w:hAnsiTheme="majorHAnsi"/>
          <w:i w:val="0"/>
        </w:rPr>
        <w:t>error estimate</w:t>
      </w:r>
      <w:r w:rsidR="001D44FB">
        <w:rPr>
          <w:rFonts w:asciiTheme="majorHAnsi" w:hAnsiTheme="majorHAnsi"/>
          <w:i w:val="0"/>
        </w:rPr>
        <w:t>s</w:t>
      </w:r>
      <w:r w:rsidR="004C36BA">
        <w:rPr>
          <w:rFonts w:asciiTheme="majorHAnsi" w:hAnsiTheme="majorHAnsi"/>
          <w:i w:val="0"/>
        </w:rPr>
        <w:t xml:space="preserve"> for the</w:t>
      </w:r>
      <w:r w:rsidR="001D44FB">
        <w:rPr>
          <w:rFonts w:asciiTheme="majorHAnsi" w:hAnsiTheme="majorHAnsi"/>
          <w:i w:val="0"/>
        </w:rPr>
        <w:t xml:space="preserve"> </w:t>
      </w:r>
      <w:r w:rsidR="001D44FB" w:rsidRPr="00E63A60">
        <w:rPr>
          <w:rFonts w:asciiTheme="majorHAnsi" w:hAnsiTheme="majorHAnsi"/>
          <w:i w:val="0"/>
        </w:rPr>
        <w:t>NRLTSI2 and NRLSSI2 modeled solar irradiance</w:t>
      </w:r>
      <w:r>
        <w:rPr>
          <w:rFonts w:asciiTheme="majorHAnsi" w:hAnsiTheme="majorHAnsi"/>
          <w:i w:val="0"/>
        </w:rPr>
        <w:t xml:space="preserve"> </w:t>
      </w:r>
      <w:r w:rsidR="00320F50">
        <w:rPr>
          <w:rFonts w:asciiTheme="majorHAnsi" w:hAnsiTheme="majorHAnsi"/>
          <w:i w:val="0"/>
        </w:rPr>
        <w:t xml:space="preserve">given </w:t>
      </w:r>
      <w:r>
        <w:rPr>
          <w:rFonts w:asciiTheme="majorHAnsi" w:hAnsiTheme="majorHAnsi"/>
          <w:i w:val="0"/>
        </w:rPr>
        <w:t>in Table 5</w:t>
      </w:r>
      <w:r w:rsidR="00F35494" w:rsidRPr="00E63A60">
        <w:rPr>
          <w:rFonts w:asciiTheme="majorHAnsi" w:hAnsiTheme="majorHAnsi"/>
          <w:i w:val="0"/>
        </w:rPr>
        <w:t xml:space="preserve">, </w:t>
      </w:r>
      <w:r w:rsidR="001B0200" w:rsidRPr="00E63A60">
        <w:rPr>
          <w:rFonts w:asciiTheme="majorHAnsi" w:hAnsiTheme="majorHAnsi"/>
          <w:i w:val="0"/>
        </w:rPr>
        <w:t xml:space="preserve">including </w:t>
      </w:r>
      <w:r w:rsidR="001D44FB">
        <w:rPr>
          <w:rFonts w:asciiTheme="majorHAnsi" w:hAnsiTheme="majorHAnsi"/>
          <w:i w:val="0"/>
        </w:rPr>
        <w:t xml:space="preserve">their </w:t>
      </w:r>
      <w:r w:rsidR="00B97D04" w:rsidRPr="00E63A60">
        <w:rPr>
          <w:rFonts w:asciiTheme="majorHAnsi" w:hAnsiTheme="majorHAnsi"/>
          <w:i w:val="0"/>
        </w:rPr>
        <w:t xml:space="preserve">time and </w:t>
      </w:r>
      <w:r w:rsidR="001D44FB">
        <w:rPr>
          <w:rFonts w:asciiTheme="majorHAnsi" w:hAnsiTheme="majorHAnsi"/>
          <w:i w:val="0"/>
        </w:rPr>
        <w:t>wavelength dependencies</w:t>
      </w:r>
      <w:r w:rsidR="002238ED" w:rsidRPr="00E63A60">
        <w:rPr>
          <w:rFonts w:asciiTheme="majorHAnsi" w:hAnsiTheme="majorHAnsi"/>
          <w:i w:val="0"/>
        </w:rPr>
        <w:t xml:space="preserve">.  The </w:t>
      </w:r>
      <w:r w:rsidR="00E64EA1" w:rsidRPr="00E63A60">
        <w:rPr>
          <w:rFonts w:asciiTheme="majorHAnsi" w:hAnsiTheme="majorHAnsi"/>
          <w:i w:val="0"/>
        </w:rPr>
        <w:t xml:space="preserve">future </w:t>
      </w:r>
      <w:r w:rsidR="00FA2186" w:rsidRPr="00E63A60">
        <w:rPr>
          <w:rFonts w:asciiTheme="majorHAnsi" w:hAnsiTheme="majorHAnsi"/>
          <w:i w:val="0"/>
        </w:rPr>
        <w:t>uncertainty</w:t>
      </w:r>
      <w:r w:rsidR="002238ED" w:rsidRPr="00E63A60">
        <w:rPr>
          <w:rFonts w:asciiTheme="majorHAnsi" w:hAnsiTheme="majorHAnsi"/>
          <w:i w:val="0"/>
        </w:rPr>
        <w:t xml:space="preserve"> estimate</w:t>
      </w:r>
      <w:r w:rsidR="00FA2186" w:rsidRPr="00E63A60">
        <w:rPr>
          <w:rFonts w:asciiTheme="majorHAnsi" w:hAnsiTheme="majorHAnsi"/>
          <w:i w:val="0"/>
        </w:rPr>
        <w:t>s</w:t>
      </w:r>
      <w:r w:rsidR="002238ED" w:rsidRPr="00E63A60">
        <w:rPr>
          <w:rFonts w:asciiTheme="majorHAnsi" w:hAnsiTheme="majorHAnsi"/>
          <w:i w:val="0"/>
        </w:rPr>
        <w:t xml:space="preserve"> will </w:t>
      </w:r>
      <w:r w:rsidR="00657A19">
        <w:rPr>
          <w:rFonts w:asciiTheme="majorHAnsi" w:hAnsiTheme="majorHAnsi"/>
          <w:i w:val="0"/>
        </w:rPr>
        <w:t>incorporate</w:t>
      </w:r>
      <w:r w:rsidR="002238ED" w:rsidRPr="00E63A60">
        <w:rPr>
          <w:rFonts w:asciiTheme="majorHAnsi" w:hAnsiTheme="majorHAnsi"/>
          <w:i w:val="0"/>
        </w:rPr>
        <w:t xml:space="preserve"> </w:t>
      </w:r>
      <w:r w:rsidR="00F432F2" w:rsidRPr="00E63A60">
        <w:rPr>
          <w:rFonts w:asciiTheme="majorHAnsi" w:hAnsiTheme="majorHAnsi"/>
          <w:i w:val="0"/>
        </w:rPr>
        <w:t>an</w:t>
      </w:r>
      <w:r w:rsidR="00320F50">
        <w:rPr>
          <w:rFonts w:asciiTheme="majorHAnsi" w:hAnsiTheme="majorHAnsi"/>
          <w:i w:val="0"/>
        </w:rPr>
        <w:t xml:space="preserve"> understanding of the impacts of</w:t>
      </w:r>
      <w:r w:rsidR="00041339" w:rsidRPr="00E63A60">
        <w:rPr>
          <w:rFonts w:asciiTheme="majorHAnsi" w:hAnsiTheme="majorHAnsi"/>
          <w:i w:val="0"/>
        </w:rPr>
        <w:t xml:space="preserve"> the assumptions in the algorithm’s theoretical basis and uncertainties in</w:t>
      </w:r>
      <w:r w:rsidR="002238ED" w:rsidRPr="00E63A60">
        <w:rPr>
          <w:rFonts w:asciiTheme="majorHAnsi" w:hAnsiTheme="majorHAnsi"/>
          <w:i w:val="0"/>
        </w:rPr>
        <w:t xml:space="preserve"> </w:t>
      </w:r>
      <w:r w:rsidR="00041339" w:rsidRPr="00E63A60">
        <w:rPr>
          <w:rFonts w:asciiTheme="majorHAnsi" w:hAnsiTheme="majorHAnsi"/>
          <w:i w:val="0"/>
        </w:rPr>
        <w:t xml:space="preserve">the input facular brightening and sunspot darkening values </w:t>
      </w:r>
      <w:r w:rsidR="00FA2186" w:rsidRPr="00E63A60">
        <w:rPr>
          <w:rFonts w:asciiTheme="majorHAnsi" w:hAnsiTheme="majorHAnsi"/>
          <w:i w:val="0"/>
        </w:rPr>
        <w:t>on the derived solar irradiance (itemized in</w:t>
      </w:r>
      <w:r w:rsidR="001D44FB">
        <w:rPr>
          <w:rFonts w:asciiTheme="majorHAnsi" w:hAnsiTheme="majorHAnsi"/>
          <w:i w:val="0"/>
        </w:rPr>
        <w:t xml:space="preserve"> Table 6</w:t>
      </w:r>
      <w:r w:rsidR="00FA2186" w:rsidRPr="00E63A60">
        <w:rPr>
          <w:rFonts w:asciiTheme="majorHAnsi" w:hAnsiTheme="majorHAnsi"/>
          <w:i w:val="0"/>
        </w:rPr>
        <w:t>).  This future unde</w:t>
      </w:r>
      <w:r w:rsidR="00196F2D" w:rsidRPr="00E63A60">
        <w:rPr>
          <w:rFonts w:asciiTheme="majorHAnsi" w:hAnsiTheme="majorHAnsi"/>
          <w:i w:val="0"/>
        </w:rPr>
        <w:t xml:space="preserve">rstanding </w:t>
      </w:r>
      <w:r w:rsidR="00E64EA1" w:rsidRPr="00E63A60">
        <w:rPr>
          <w:rFonts w:asciiTheme="majorHAnsi" w:hAnsiTheme="majorHAnsi"/>
          <w:i w:val="0"/>
        </w:rPr>
        <w:t xml:space="preserve">will </w:t>
      </w:r>
      <w:r w:rsidR="00657A19">
        <w:rPr>
          <w:rFonts w:asciiTheme="majorHAnsi" w:hAnsiTheme="majorHAnsi"/>
          <w:i w:val="0"/>
        </w:rPr>
        <w:t>reflect</w:t>
      </w:r>
      <w:r w:rsidR="00196F2D" w:rsidRPr="00E63A60">
        <w:rPr>
          <w:rFonts w:asciiTheme="majorHAnsi" w:hAnsiTheme="majorHAnsi"/>
          <w:i w:val="0"/>
        </w:rPr>
        <w:t xml:space="preserve"> </w:t>
      </w:r>
      <w:r w:rsidR="00E64EA1" w:rsidRPr="00E63A60">
        <w:rPr>
          <w:rFonts w:asciiTheme="majorHAnsi" w:hAnsiTheme="majorHAnsi"/>
          <w:i w:val="0"/>
        </w:rPr>
        <w:t xml:space="preserve">previous </w:t>
      </w:r>
      <w:r w:rsidR="00FA2186" w:rsidRPr="00E63A60">
        <w:rPr>
          <w:rFonts w:asciiTheme="majorHAnsi" w:hAnsiTheme="majorHAnsi"/>
          <w:i w:val="0"/>
        </w:rPr>
        <w:t xml:space="preserve">peer-reviewed </w:t>
      </w:r>
      <w:r w:rsidR="00E64EA1" w:rsidRPr="00E63A60">
        <w:rPr>
          <w:rFonts w:asciiTheme="majorHAnsi" w:hAnsiTheme="majorHAnsi"/>
          <w:i w:val="0"/>
        </w:rPr>
        <w:t xml:space="preserve">studies </w:t>
      </w:r>
      <w:r w:rsidR="00783EC9" w:rsidRPr="00E63A60">
        <w:rPr>
          <w:rFonts w:asciiTheme="majorHAnsi" w:hAnsiTheme="majorHAnsi"/>
          <w:i w:val="0"/>
        </w:rPr>
        <w:t xml:space="preserve">and statistical </w:t>
      </w:r>
      <w:r w:rsidR="00E64EA1" w:rsidRPr="00E63A60">
        <w:rPr>
          <w:rFonts w:asciiTheme="majorHAnsi" w:hAnsiTheme="majorHAnsi"/>
          <w:i w:val="0"/>
        </w:rPr>
        <w:t>results</w:t>
      </w:r>
      <w:r w:rsidR="00783EC9" w:rsidRPr="00E63A60">
        <w:rPr>
          <w:rFonts w:asciiTheme="majorHAnsi" w:hAnsiTheme="majorHAnsi"/>
          <w:i w:val="0"/>
        </w:rPr>
        <w:t xml:space="preserve"> from the operational production of the modeled solar irradiance</w:t>
      </w:r>
      <w:r w:rsidR="00343595" w:rsidRPr="00E63A60">
        <w:rPr>
          <w:rFonts w:asciiTheme="majorHAnsi" w:hAnsiTheme="majorHAnsi"/>
          <w:i w:val="0"/>
        </w:rPr>
        <w:t>.</w:t>
      </w:r>
    </w:p>
    <w:p w14:paraId="52F79CC0" w14:textId="7B52D360" w:rsidR="00E63A60" w:rsidRPr="008278A1" w:rsidRDefault="00E63A60" w:rsidP="00B1763E">
      <w:pPr>
        <w:pStyle w:val="Caption"/>
        <w:keepNext/>
        <w:tabs>
          <w:tab w:val="left" w:pos="8730"/>
        </w:tabs>
        <w:ind w:left="0" w:right="-180"/>
        <w:rPr>
          <w:rFonts w:asciiTheme="majorHAnsi" w:hAnsiTheme="majorHAnsi" w:cs="Arial"/>
          <w:b/>
          <w:sz w:val="22"/>
          <w:szCs w:val="22"/>
        </w:rPr>
      </w:pPr>
      <w:r w:rsidRPr="008278A1">
        <w:rPr>
          <w:rFonts w:asciiTheme="majorHAnsi" w:hAnsiTheme="majorHAnsi" w:cs="Arial"/>
          <w:b/>
          <w:sz w:val="22"/>
          <w:szCs w:val="22"/>
        </w:rPr>
        <w:t xml:space="preserve">Table 5: Estimated uncertainties in the spectral irradiance </w:t>
      </w:r>
      <w:r w:rsidR="00EA15D6" w:rsidRPr="008278A1">
        <w:rPr>
          <w:rFonts w:asciiTheme="majorHAnsi" w:hAnsiTheme="majorHAnsi" w:cs="Arial"/>
          <w:b/>
          <w:sz w:val="22"/>
          <w:szCs w:val="22"/>
        </w:rPr>
        <w:t xml:space="preserve">(in percent) </w:t>
      </w:r>
      <w:r w:rsidRPr="008278A1">
        <w:rPr>
          <w:rFonts w:asciiTheme="majorHAnsi" w:hAnsiTheme="majorHAnsi" w:cs="Arial"/>
          <w:b/>
          <w:sz w:val="22"/>
          <w:szCs w:val="22"/>
        </w:rPr>
        <w:t>produced by the algorithm</w:t>
      </w:r>
      <w:r w:rsidR="00EA15D6" w:rsidRPr="008278A1">
        <w:rPr>
          <w:rFonts w:asciiTheme="majorHAnsi" w:hAnsiTheme="majorHAnsi" w:cs="Arial"/>
          <w:b/>
          <w:sz w:val="22"/>
          <w:szCs w:val="22"/>
        </w:rPr>
        <w:t>.</w:t>
      </w:r>
    </w:p>
    <w:tbl>
      <w:tblPr>
        <w:tblStyle w:val="TableGrid"/>
        <w:tblW w:w="0" w:type="auto"/>
        <w:tblLook w:val="04A0" w:firstRow="1" w:lastRow="0" w:firstColumn="1" w:lastColumn="0" w:noHBand="0" w:noVBand="1"/>
      </w:tblPr>
      <w:tblGrid>
        <w:gridCol w:w="1726"/>
        <w:gridCol w:w="1636"/>
        <w:gridCol w:w="1636"/>
        <w:gridCol w:w="1636"/>
        <w:gridCol w:w="1637"/>
        <w:gridCol w:w="1305"/>
      </w:tblGrid>
      <w:tr w:rsidR="00BE2A7A" w:rsidRPr="00566978" w14:paraId="29212C94" w14:textId="3C57CF54" w:rsidTr="00BE2A7A">
        <w:trPr>
          <w:trHeight w:val="845"/>
        </w:trPr>
        <w:tc>
          <w:tcPr>
            <w:tcW w:w="1726" w:type="dxa"/>
            <w:shd w:val="clear" w:color="auto" w:fill="D9D9D9"/>
          </w:tcPr>
          <w:p w14:paraId="004564D8" w14:textId="582EFD22" w:rsidR="00BE2A7A" w:rsidRPr="00085D6F" w:rsidRDefault="00BE2A7A" w:rsidP="00161209">
            <w:pPr>
              <w:pStyle w:val="CDRGuidance"/>
              <w:spacing w:before="0" w:after="0"/>
              <w:jc w:val="center"/>
              <w:rPr>
                <w:rFonts w:asciiTheme="majorHAnsi" w:hAnsiTheme="majorHAnsi"/>
                <w:b/>
                <w:i w:val="0"/>
                <w:sz w:val="22"/>
                <w:szCs w:val="22"/>
              </w:rPr>
            </w:pPr>
            <w:r>
              <w:rPr>
                <w:rFonts w:asciiTheme="majorHAnsi" w:hAnsiTheme="majorHAnsi"/>
                <w:b/>
                <w:i w:val="0"/>
                <w:sz w:val="22"/>
                <w:szCs w:val="22"/>
              </w:rPr>
              <w:t>Source of Uncertainty</w:t>
            </w:r>
          </w:p>
        </w:tc>
        <w:tc>
          <w:tcPr>
            <w:tcW w:w="1636" w:type="dxa"/>
            <w:shd w:val="clear" w:color="auto" w:fill="D9D9D9"/>
          </w:tcPr>
          <w:p w14:paraId="013A65F3" w14:textId="7D4A55F7" w:rsidR="00BE2A7A" w:rsidRPr="00085D6F" w:rsidRDefault="00BE2A7A" w:rsidP="00161209">
            <w:pPr>
              <w:pStyle w:val="CDRGuidance"/>
              <w:spacing w:before="0" w:after="0"/>
              <w:jc w:val="center"/>
              <w:rPr>
                <w:rFonts w:asciiTheme="majorHAnsi" w:hAnsiTheme="majorHAnsi"/>
                <w:b/>
                <w:i w:val="0"/>
                <w:sz w:val="22"/>
                <w:szCs w:val="22"/>
              </w:rPr>
            </w:pPr>
            <w:r>
              <w:rPr>
                <w:rFonts w:asciiTheme="majorHAnsi" w:hAnsiTheme="majorHAnsi"/>
                <w:b/>
                <w:i w:val="0"/>
                <w:sz w:val="22"/>
                <w:szCs w:val="22"/>
              </w:rPr>
              <w:t>Total Irradiance</w:t>
            </w:r>
          </w:p>
        </w:tc>
        <w:tc>
          <w:tcPr>
            <w:tcW w:w="1636" w:type="dxa"/>
            <w:shd w:val="clear" w:color="auto" w:fill="D9D9D9"/>
          </w:tcPr>
          <w:p w14:paraId="39AA9702" w14:textId="77777777" w:rsidR="00BE2A7A" w:rsidRDefault="00BE2A7A" w:rsidP="00161209">
            <w:pPr>
              <w:pStyle w:val="CDRGuidance"/>
              <w:spacing w:before="0" w:after="0"/>
              <w:jc w:val="center"/>
              <w:rPr>
                <w:rFonts w:asciiTheme="majorHAnsi" w:hAnsiTheme="majorHAnsi"/>
                <w:b/>
                <w:i w:val="0"/>
                <w:sz w:val="22"/>
                <w:szCs w:val="22"/>
              </w:rPr>
            </w:pPr>
            <w:r>
              <w:rPr>
                <w:rFonts w:asciiTheme="majorHAnsi" w:hAnsiTheme="majorHAnsi"/>
                <w:b/>
                <w:i w:val="0"/>
                <w:sz w:val="22"/>
                <w:szCs w:val="22"/>
              </w:rPr>
              <w:t>Spectral Irradiance</w:t>
            </w:r>
          </w:p>
          <w:p w14:paraId="5649F0FB" w14:textId="12AA4DA4" w:rsidR="00BE2A7A" w:rsidRDefault="00BE2A7A" w:rsidP="00161209">
            <w:pPr>
              <w:pStyle w:val="CDRGuidance"/>
              <w:spacing w:before="0" w:after="0"/>
              <w:jc w:val="center"/>
              <w:rPr>
                <w:rFonts w:asciiTheme="majorHAnsi" w:hAnsiTheme="majorHAnsi"/>
                <w:b/>
                <w:i w:val="0"/>
                <w:sz w:val="22"/>
                <w:szCs w:val="22"/>
              </w:rPr>
            </w:pPr>
            <w:r>
              <w:rPr>
                <w:rFonts w:asciiTheme="majorHAnsi" w:hAnsiTheme="majorHAnsi"/>
                <w:b/>
                <w:i w:val="0"/>
                <w:sz w:val="22"/>
                <w:szCs w:val="22"/>
              </w:rPr>
              <w:t>250 nm</w:t>
            </w:r>
          </w:p>
        </w:tc>
        <w:tc>
          <w:tcPr>
            <w:tcW w:w="1636" w:type="dxa"/>
            <w:shd w:val="clear" w:color="auto" w:fill="D9D9D9"/>
          </w:tcPr>
          <w:p w14:paraId="606FF8CC" w14:textId="77777777" w:rsidR="00BE2A7A" w:rsidRDefault="00BE2A7A" w:rsidP="00161209">
            <w:pPr>
              <w:pStyle w:val="CDRGuidance"/>
              <w:spacing w:before="0" w:after="0"/>
              <w:jc w:val="center"/>
              <w:rPr>
                <w:rFonts w:asciiTheme="majorHAnsi" w:hAnsiTheme="majorHAnsi"/>
                <w:b/>
                <w:i w:val="0"/>
                <w:sz w:val="22"/>
                <w:szCs w:val="22"/>
              </w:rPr>
            </w:pPr>
            <w:r>
              <w:rPr>
                <w:rFonts w:asciiTheme="majorHAnsi" w:hAnsiTheme="majorHAnsi"/>
                <w:b/>
                <w:i w:val="0"/>
                <w:sz w:val="22"/>
                <w:szCs w:val="22"/>
              </w:rPr>
              <w:t>Spectral Irradiance</w:t>
            </w:r>
          </w:p>
          <w:p w14:paraId="3865C697" w14:textId="570C1B3D" w:rsidR="00BE2A7A" w:rsidRPr="00085D6F" w:rsidRDefault="00BE2A7A" w:rsidP="00161209">
            <w:pPr>
              <w:pStyle w:val="CDRGuidance"/>
              <w:spacing w:before="0" w:after="0"/>
              <w:jc w:val="center"/>
              <w:rPr>
                <w:rFonts w:asciiTheme="majorHAnsi" w:hAnsiTheme="majorHAnsi"/>
                <w:b/>
                <w:i w:val="0"/>
                <w:sz w:val="22"/>
                <w:szCs w:val="22"/>
              </w:rPr>
            </w:pPr>
            <w:r>
              <w:rPr>
                <w:rFonts w:asciiTheme="majorHAnsi" w:hAnsiTheme="majorHAnsi"/>
                <w:b/>
                <w:i w:val="0"/>
                <w:sz w:val="22"/>
                <w:szCs w:val="22"/>
              </w:rPr>
              <w:t>500 nm</w:t>
            </w:r>
          </w:p>
        </w:tc>
        <w:tc>
          <w:tcPr>
            <w:tcW w:w="1637" w:type="dxa"/>
            <w:shd w:val="clear" w:color="auto" w:fill="D9D9D9"/>
          </w:tcPr>
          <w:p w14:paraId="535B0170" w14:textId="77777777" w:rsidR="00BE2A7A" w:rsidRDefault="00BE2A7A" w:rsidP="00BE2A7A">
            <w:pPr>
              <w:pStyle w:val="CDRGuidance"/>
              <w:spacing w:before="0" w:after="0"/>
              <w:jc w:val="center"/>
              <w:rPr>
                <w:rFonts w:asciiTheme="majorHAnsi" w:hAnsiTheme="majorHAnsi"/>
                <w:b/>
                <w:i w:val="0"/>
                <w:sz w:val="22"/>
                <w:szCs w:val="22"/>
              </w:rPr>
            </w:pPr>
            <w:r>
              <w:rPr>
                <w:rFonts w:asciiTheme="majorHAnsi" w:hAnsiTheme="majorHAnsi"/>
                <w:b/>
                <w:i w:val="0"/>
                <w:sz w:val="22"/>
                <w:szCs w:val="22"/>
              </w:rPr>
              <w:t>Spectral Irradiance</w:t>
            </w:r>
          </w:p>
          <w:p w14:paraId="33805042" w14:textId="65531A33" w:rsidR="00BE2A7A" w:rsidRPr="00085D6F" w:rsidRDefault="00BE2A7A" w:rsidP="00BE2A7A">
            <w:pPr>
              <w:pStyle w:val="CDRGuidance"/>
              <w:spacing w:before="0" w:after="0"/>
              <w:jc w:val="center"/>
              <w:rPr>
                <w:rFonts w:asciiTheme="majorHAnsi" w:hAnsiTheme="majorHAnsi"/>
                <w:b/>
                <w:i w:val="0"/>
                <w:sz w:val="22"/>
                <w:szCs w:val="22"/>
              </w:rPr>
            </w:pPr>
            <w:r>
              <w:rPr>
                <w:rFonts w:asciiTheme="majorHAnsi" w:hAnsiTheme="majorHAnsi"/>
                <w:b/>
                <w:i w:val="0"/>
                <w:sz w:val="22"/>
                <w:szCs w:val="22"/>
              </w:rPr>
              <w:t>1000 nm</w:t>
            </w:r>
          </w:p>
        </w:tc>
        <w:tc>
          <w:tcPr>
            <w:tcW w:w="1305" w:type="dxa"/>
            <w:shd w:val="clear" w:color="auto" w:fill="D9D9D9"/>
          </w:tcPr>
          <w:p w14:paraId="402101AD" w14:textId="77777777" w:rsidR="00BE2A7A" w:rsidRDefault="00BE2A7A" w:rsidP="00BE2A7A">
            <w:pPr>
              <w:pStyle w:val="CDRGuidance"/>
              <w:spacing w:before="0" w:after="0"/>
              <w:jc w:val="center"/>
              <w:rPr>
                <w:rFonts w:asciiTheme="majorHAnsi" w:hAnsiTheme="majorHAnsi"/>
                <w:b/>
                <w:i w:val="0"/>
                <w:sz w:val="22"/>
                <w:szCs w:val="22"/>
              </w:rPr>
            </w:pPr>
            <w:r>
              <w:rPr>
                <w:rFonts w:asciiTheme="majorHAnsi" w:hAnsiTheme="majorHAnsi"/>
                <w:b/>
                <w:i w:val="0"/>
                <w:sz w:val="22"/>
                <w:szCs w:val="22"/>
              </w:rPr>
              <w:t>Spectral Irradiance</w:t>
            </w:r>
          </w:p>
          <w:p w14:paraId="0FB994F9" w14:textId="51F1BC46" w:rsidR="00BE2A7A" w:rsidRDefault="00BE2A7A" w:rsidP="00BE2A7A">
            <w:pPr>
              <w:pStyle w:val="CDRGuidance"/>
              <w:spacing w:before="0" w:after="0"/>
              <w:jc w:val="center"/>
              <w:rPr>
                <w:rFonts w:asciiTheme="majorHAnsi" w:hAnsiTheme="majorHAnsi"/>
                <w:b/>
                <w:i w:val="0"/>
                <w:sz w:val="22"/>
                <w:szCs w:val="22"/>
              </w:rPr>
            </w:pPr>
            <w:r>
              <w:rPr>
                <w:rFonts w:asciiTheme="majorHAnsi" w:hAnsiTheme="majorHAnsi"/>
                <w:b/>
                <w:i w:val="0"/>
                <w:sz w:val="22"/>
                <w:szCs w:val="22"/>
              </w:rPr>
              <w:t>2000 nm</w:t>
            </w:r>
          </w:p>
        </w:tc>
      </w:tr>
      <w:tr w:rsidR="00BE2A7A" w:rsidRPr="00566978" w14:paraId="2BA84449" w14:textId="5D94C48F" w:rsidTr="00BE2A7A">
        <w:trPr>
          <w:trHeight w:val="845"/>
        </w:trPr>
        <w:tc>
          <w:tcPr>
            <w:tcW w:w="1726" w:type="dxa"/>
          </w:tcPr>
          <w:p w14:paraId="78B7FD88" w14:textId="7BD94B03" w:rsidR="00BE2A7A" w:rsidRPr="00085D6F" w:rsidRDefault="00BE2A7A" w:rsidP="00E63A60">
            <w:pPr>
              <w:pStyle w:val="CDRGuidance"/>
              <w:rPr>
                <w:rFonts w:asciiTheme="majorHAnsi" w:hAnsiTheme="majorHAnsi"/>
                <w:i w:val="0"/>
                <w:sz w:val="22"/>
                <w:szCs w:val="22"/>
              </w:rPr>
            </w:pPr>
            <w:r>
              <w:rPr>
                <w:rFonts w:asciiTheme="majorHAnsi" w:hAnsiTheme="majorHAnsi"/>
                <w:i w:val="0"/>
                <w:sz w:val="22"/>
                <w:szCs w:val="22"/>
              </w:rPr>
              <w:t>absolute calibration scale</w:t>
            </w:r>
          </w:p>
        </w:tc>
        <w:tc>
          <w:tcPr>
            <w:tcW w:w="1636" w:type="dxa"/>
          </w:tcPr>
          <w:p w14:paraId="45864D75" w14:textId="2EC0C071" w:rsidR="00BE2A7A" w:rsidRPr="00085D6F" w:rsidRDefault="005A5255" w:rsidP="005A5255">
            <w:pPr>
              <w:pStyle w:val="CDRGuidance"/>
              <w:jc w:val="center"/>
              <w:rPr>
                <w:rFonts w:asciiTheme="majorHAnsi" w:hAnsiTheme="majorHAnsi"/>
                <w:i w:val="0"/>
                <w:sz w:val="22"/>
                <w:szCs w:val="22"/>
              </w:rPr>
            </w:pPr>
            <w:r>
              <w:rPr>
                <w:rFonts w:asciiTheme="majorHAnsi" w:hAnsiTheme="majorHAnsi"/>
                <w:i w:val="0"/>
                <w:sz w:val="22"/>
                <w:szCs w:val="22"/>
              </w:rPr>
              <w:t>0.03</w:t>
            </w:r>
          </w:p>
        </w:tc>
        <w:tc>
          <w:tcPr>
            <w:tcW w:w="1636" w:type="dxa"/>
          </w:tcPr>
          <w:p w14:paraId="5F087156" w14:textId="2AFA65D3" w:rsidR="00BE2A7A" w:rsidRPr="00085D6F" w:rsidRDefault="00746147" w:rsidP="005A5255">
            <w:pPr>
              <w:pStyle w:val="CDRGuidance"/>
              <w:jc w:val="center"/>
              <w:rPr>
                <w:rFonts w:asciiTheme="majorHAnsi" w:hAnsiTheme="majorHAnsi"/>
                <w:i w:val="0"/>
                <w:sz w:val="22"/>
                <w:szCs w:val="22"/>
              </w:rPr>
            </w:pPr>
            <w:r>
              <w:rPr>
                <w:rFonts w:asciiTheme="majorHAnsi" w:hAnsiTheme="majorHAnsi"/>
                <w:i w:val="0"/>
                <w:sz w:val="22"/>
                <w:szCs w:val="22"/>
              </w:rPr>
              <w:t>5</w:t>
            </w:r>
          </w:p>
        </w:tc>
        <w:tc>
          <w:tcPr>
            <w:tcW w:w="1636" w:type="dxa"/>
          </w:tcPr>
          <w:p w14:paraId="4C564F81" w14:textId="7D5DA2A5" w:rsidR="00BE2A7A" w:rsidRPr="00085D6F" w:rsidRDefault="00AE6431" w:rsidP="005A5255">
            <w:pPr>
              <w:pStyle w:val="CDRGuidance"/>
              <w:jc w:val="center"/>
              <w:rPr>
                <w:rFonts w:asciiTheme="majorHAnsi" w:hAnsiTheme="majorHAnsi"/>
                <w:i w:val="0"/>
                <w:sz w:val="22"/>
                <w:szCs w:val="22"/>
              </w:rPr>
            </w:pPr>
            <w:r>
              <w:rPr>
                <w:rFonts w:asciiTheme="majorHAnsi" w:hAnsiTheme="majorHAnsi"/>
                <w:i w:val="0"/>
                <w:sz w:val="22"/>
                <w:szCs w:val="22"/>
              </w:rPr>
              <w:t>3</w:t>
            </w:r>
          </w:p>
        </w:tc>
        <w:tc>
          <w:tcPr>
            <w:tcW w:w="1637" w:type="dxa"/>
          </w:tcPr>
          <w:p w14:paraId="2634E513" w14:textId="0BCF0125" w:rsidR="00BE2A7A" w:rsidRPr="00085D6F" w:rsidRDefault="00AE6431" w:rsidP="005A5255">
            <w:pPr>
              <w:pStyle w:val="CDRGuidance"/>
              <w:jc w:val="center"/>
              <w:rPr>
                <w:rFonts w:asciiTheme="majorHAnsi" w:hAnsiTheme="majorHAnsi"/>
                <w:i w:val="0"/>
                <w:sz w:val="22"/>
                <w:szCs w:val="22"/>
              </w:rPr>
            </w:pPr>
            <w:r>
              <w:rPr>
                <w:rFonts w:asciiTheme="majorHAnsi" w:hAnsiTheme="majorHAnsi"/>
                <w:i w:val="0"/>
                <w:sz w:val="22"/>
                <w:szCs w:val="22"/>
              </w:rPr>
              <w:t>3</w:t>
            </w:r>
          </w:p>
        </w:tc>
        <w:tc>
          <w:tcPr>
            <w:tcW w:w="1305" w:type="dxa"/>
          </w:tcPr>
          <w:p w14:paraId="2F459351" w14:textId="05DAFADC" w:rsidR="00BE2A7A" w:rsidRPr="00085D6F" w:rsidRDefault="00AE6431" w:rsidP="005A5255">
            <w:pPr>
              <w:pStyle w:val="CDRGuidance"/>
              <w:jc w:val="center"/>
              <w:rPr>
                <w:rFonts w:asciiTheme="majorHAnsi" w:hAnsiTheme="majorHAnsi"/>
                <w:i w:val="0"/>
                <w:sz w:val="22"/>
                <w:szCs w:val="22"/>
              </w:rPr>
            </w:pPr>
            <w:r>
              <w:rPr>
                <w:rFonts w:asciiTheme="majorHAnsi" w:hAnsiTheme="majorHAnsi"/>
                <w:i w:val="0"/>
                <w:sz w:val="22"/>
                <w:szCs w:val="22"/>
              </w:rPr>
              <w:t>5</w:t>
            </w:r>
          </w:p>
        </w:tc>
      </w:tr>
      <w:tr w:rsidR="00BE2A7A" w:rsidRPr="00566978" w14:paraId="1FA4FB88" w14:textId="1B315D73" w:rsidTr="00BE2A7A">
        <w:trPr>
          <w:trHeight w:val="563"/>
        </w:trPr>
        <w:tc>
          <w:tcPr>
            <w:tcW w:w="1726" w:type="dxa"/>
          </w:tcPr>
          <w:p w14:paraId="71505D3D" w14:textId="5FE36AE0" w:rsidR="00BE2A7A" w:rsidRPr="00085D6F" w:rsidRDefault="00BE2A7A" w:rsidP="00E63A60">
            <w:pPr>
              <w:pStyle w:val="CDRGuidance"/>
              <w:rPr>
                <w:rFonts w:asciiTheme="majorHAnsi" w:hAnsiTheme="majorHAnsi"/>
                <w:i w:val="0"/>
                <w:sz w:val="22"/>
                <w:szCs w:val="22"/>
              </w:rPr>
            </w:pPr>
            <w:r>
              <w:rPr>
                <w:rFonts w:asciiTheme="majorHAnsi" w:hAnsiTheme="majorHAnsi"/>
                <w:i w:val="0"/>
                <w:sz w:val="22"/>
                <w:szCs w:val="22"/>
              </w:rPr>
              <w:t>facular index</w:t>
            </w:r>
          </w:p>
        </w:tc>
        <w:tc>
          <w:tcPr>
            <w:tcW w:w="1636" w:type="dxa"/>
          </w:tcPr>
          <w:p w14:paraId="3315DA42" w14:textId="11DBBB34" w:rsidR="00BE2A7A" w:rsidRPr="00085D6F" w:rsidRDefault="00BE2A7A" w:rsidP="005A5255">
            <w:pPr>
              <w:pStyle w:val="CDRGuidance"/>
              <w:jc w:val="center"/>
              <w:rPr>
                <w:rFonts w:asciiTheme="majorHAnsi" w:hAnsiTheme="majorHAnsi"/>
                <w:i w:val="0"/>
                <w:sz w:val="22"/>
                <w:szCs w:val="22"/>
              </w:rPr>
            </w:pPr>
          </w:p>
        </w:tc>
        <w:tc>
          <w:tcPr>
            <w:tcW w:w="1636" w:type="dxa"/>
          </w:tcPr>
          <w:p w14:paraId="6DA7D7BF" w14:textId="77777777" w:rsidR="00BE2A7A" w:rsidRPr="00085D6F" w:rsidRDefault="00BE2A7A" w:rsidP="005A5255">
            <w:pPr>
              <w:pStyle w:val="CDRGuidance"/>
              <w:jc w:val="center"/>
              <w:rPr>
                <w:rFonts w:asciiTheme="majorHAnsi" w:hAnsiTheme="majorHAnsi"/>
                <w:i w:val="0"/>
                <w:sz w:val="22"/>
                <w:szCs w:val="22"/>
              </w:rPr>
            </w:pPr>
          </w:p>
        </w:tc>
        <w:tc>
          <w:tcPr>
            <w:tcW w:w="1636" w:type="dxa"/>
          </w:tcPr>
          <w:p w14:paraId="6862DB6F" w14:textId="61F0CAFB" w:rsidR="00BE2A7A" w:rsidRPr="00085D6F" w:rsidRDefault="00BE2A7A" w:rsidP="005A5255">
            <w:pPr>
              <w:pStyle w:val="CDRGuidance"/>
              <w:jc w:val="center"/>
              <w:rPr>
                <w:rFonts w:asciiTheme="majorHAnsi" w:hAnsiTheme="majorHAnsi"/>
                <w:i w:val="0"/>
                <w:sz w:val="22"/>
                <w:szCs w:val="22"/>
              </w:rPr>
            </w:pPr>
          </w:p>
        </w:tc>
        <w:tc>
          <w:tcPr>
            <w:tcW w:w="1637" w:type="dxa"/>
          </w:tcPr>
          <w:p w14:paraId="338919C6" w14:textId="2F47014D" w:rsidR="00BE2A7A" w:rsidRPr="00085D6F" w:rsidRDefault="00BE2A7A" w:rsidP="005A5255">
            <w:pPr>
              <w:pStyle w:val="CDRGuidance"/>
              <w:jc w:val="center"/>
              <w:rPr>
                <w:rFonts w:asciiTheme="majorHAnsi" w:hAnsiTheme="majorHAnsi"/>
                <w:i w:val="0"/>
                <w:sz w:val="22"/>
                <w:szCs w:val="22"/>
              </w:rPr>
            </w:pPr>
          </w:p>
        </w:tc>
        <w:tc>
          <w:tcPr>
            <w:tcW w:w="1305" w:type="dxa"/>
          </w:tcPr>
          <w:p w14:paraId="4FDAC225" w14:textId="77777777" w:rsidR="00BE2A7A" w:rsidRPr="00085D6F" w:rsidRDefault="00BE2A7A" w:rsidP="005A5255">
            <w:pPr>
              <w:pStyle w:val="CDRGuidance"/>
              <w:jc w:val="center"/>
              <w:rPr>
                <w:rFonts w:asciiTheme="majorHAnsi" w:hAnsiTheme="majorHAnsi"/>
                <w:i w:val="0"/>
                <w:sz w:val="22"/>
                <w:szCs w:val="22"/>
              </w:rPr>
            </w:pPr>
          </w:p>
        </w:tc>
      </w:tr>
      <w:tr w:rsidR="00BE2A7A" w:rsidRPr="00566978" w14:paraId="7F034469" w14:textId="1656D638" w:rsidTr="00BE2A7A">
        <w:trPr>
          <w:trHeight w:val="563"/>
        </w:trPr>
        <w:tc>
          <w:tcPr>
            <w:tcW w:w="1726" w:type="dxa"/>
          </w:tcPr>
          <w:p w14:paraId="17525AF6" w14:textId="283BD3C3" w:rsidR="00BE2A7A" w:rsidRPr="00085D6F" w:rsidRDefault="00BE2A7A" w:rsidP="00E63A60">
            <w:pPr>
              <w:pStyle w:val="CDRGuidance"/>
              <w:rPr>
                <w:rFonts w:asciiTheme="majorHAnsi" w:hAnsiTheme="majorHAnsi"/>
                <w:i w:val="0"/>
                <w:sz w:val="22"/>
                <w:szCs w:val="22"/>
              </w:rPr>
            </w:pPr>
            <w:r>
              <w:rPr>
                <w:rFonts w:asciiTheme="majorHAnsi" w:hAnsiTheme="majorHAnsi"/>
                <w:i w:val="0"/>
                <w:sz w:val="22"/>
                <w:szCs w:val="22"/>
              </w:rPr>
              <w:t>sunspot index</w:t>
            </w:r>
          </w:p>
        </w:tc>
        <w:tc>
          <w:tcPr>
            <w:tcW w:w="1636" w:type="dxa"/>
          </w:tcPr>
          <w:p w14:paraId="4D785EF1" w14:textId="35A987AB" w:rsidR="00BE2A7A" w:rsidRPr="00085D6F" w:rsidRDefault="00BE2A7A" w:rsidP="005A5255">
            <w:pPr>
              <w:pStyle w:val="CDRGuidance"/>
              <w:jc w:val="center"/>
              <w:rPr>
                <w:rFonts w:asciiTheme="majorHAnsi" w:hAnsiTheme="majorHAnsi"/>
                <w:i w:val="0"/>
                <w:sz w:val="22"/>
                <w:szCs w:val="22"/>
              </w:rPr>
            </w:pPr>
          </w:p>
        </w:tc>
        <w:tc>
          <w:tcPr>
            <w:tcW w:w="1636" w:type="dxa"/>
          </w:tcPr>
          <w:p w14:paraId="10A45886" w14:textId="77777777" w:rsidR="00BE2A7A" w:rsidRPr="00085D6F" w:rsidRDefault="00BE2A7A" w:rsidP="005A5255">
            <w:pPr>
              <w:pStyle w:val="CDRGuidance"/>
              <w:jc w:val="center"/>
              <w:rPr>
                <w:rFonts w:asciiTheme="majorHAnsi" w:hAnsiTheme="majorHAnsi"/>
                <w:i w:val="0"/>
                <w:sz w:val="22"/>
                <w:szCs w:val="22"/>
              </w:rPr>
            </w:pPr>
          </w:p>
        </w:tc>
        <w:tc>
          <w:tcPr>
            <w:tcW w:w="1636" w:type="dxa"/>
          </w:tcPr>
          <w:p w14:paraId="1DDF19A5" w14:textId="5B0CAF0C" w:rsidR="00BE2A7A" w:rsidRPr="00085D6F" w:rsidRDefault="00BE2A7A" w:rsidP="005A5255">
            <w:pPr>
              <w:pStyle w:val="CDRGuidance"/>
              <w:jc w:val="center"/>
              <w:rPr>
                <w:rFonts w:asciiTheme="majorHAnsi" w:hAnsiTheme="majorHAnsi"/>
                <w:i w:val="0"/>
                <w:sz w:val="22"/>
                <w:szCs w:val="22"/>
              </w:rPr>
            </w:pPr>
          </w:p>
        </w:tc>
        <w:tc>
          <w:tcPr>
            <w:tcW w:w="1637" w:type="dxa"/>
          </w:tcPr>
          <w:p w14:paraId="12E79D78" w14:textId="5209C59B" w:rsidR="00BE2A7A" w:rsidRPr="00085D6F" w:rsidRDefault="00BE2A7A" w:rsidP="005A5255">
            <w:pPr>
              <w:pStyle w:val="CDRGuidance"/>
              <w:jc w:val="center"/>
              <w:rPr>
                <w:rFonts w:asciiTheme="majorHAnsi" w:hAnsiTheme="majorHAnsi"/>
                <w:i w:val="0"/>
                <w:sz w:val="22"/>
                <w:szCs w:val="22"/>
              </w:rPr>
            </w:pPr>
          </w:p>
        </w:tc>
        <w:tc>
          <w:tcPr>
            <w:tcW w:w="1305" w:type="dxa"/>
          </w:tcPr>
          <w:p w14:paraId="1C64CE7B" w14:textId="77777777" w:rsidR="00BE2A7A" w:rsidRPr="00085D6F" w:rsidRDefault="00BE2A7A" w:rsidP="005A5255">
            <w:pPr>
              <w:pStyle w:val="CDRGuidance"/>
              <w:jc w:val="center"/>
              <w:rPr>
                <w:rFonts w:asciiTheme="majorHAnsi" w:hAnsiTheme="majorHAnsi"/>
                <w:i w:val="0"/>
                <w:sz w:val="22"/>
                <w:szCs w:val="22"/>
              </w:rPr>
            </w:pPr>
          </w:p>
        </w:tc>
      </w:tr>
      <w:tr w:rsidR="00BE2A7A" w:rsidRPr="00566978" w14:paraId="5581F61A" w14:textId="6251F7A2" w:rsidTr="00BE2A7A">
        <w:trPr>
          <w:trHeight w:val="563"/>
        </w:trPr>
        <w:tc>
          <w:tcPr>
            <w:tcW w:w="1726" w:type="dxa"/>
          </w:tcPr>
          <w:p w14:paraId="3B6478E4" w14:textId="1B0FDAAF" w:rsidR="00BE2A7A" w:rsidRPr="00085D6F" w:rsidRDefault="00BE2A7A" w:rsidP="00E63A60">
            <w:pPr>
              <w:pStyle w:val="CDRGuidance"/>
              <w:rPr>
                <w:rFonts w:asciiTheme="majorHAnsi" w:hAnsiTheme="majorHAnsi"/>
                <w:i w:val="0"/>
                <w:sz w:val="22"/>
                <w:szCs w:val="22"/>
              </w:rPr>
            </w:pPr>
            <w:r>
              <w:rPr>
                <w:rFonts w:asciiTheme="majorHAnsi" w:hAnsiTheme="majorHAnsi"/>
                <w:i w:val="0"/>
                <w:sz w:val="22"/>
                <w:szCs w:val="22"/>
              </w:rPr>
              <w:t>statistical uncertainties in model facular index coefficient</w:t>
            </w:r>
          </w:p>
        </w:tc>
        <w:tc>
          <w:tcPr>
            <w:tcW w:w="1636" w:type="dxa"/>
          </w:tcPr>
          <w:p w14:paraId="187E8957" w14:textId="0D848CA5" w:rsidR="00BE2A7A" w:rsidRPr="00085D6F" w:rsidRDefault="00BE2A7A" w:rsidP="005A5255">
            <w:pPr>
              <w:pStyle w:val="CDRGuidance"/>
              <w:jc w:val="center"/>
              <w:rPr>
                <w:rFonts w:asciiTheme="majorHAnsi" w:hAnsiTheme="majorHAnsi"/>
                <w:i w:val="0"/>
                <w:sz w:val="22"/>
                <w:szCs w:val="22"/>
              </w:rPr>
            </w:pPr>
            <w:commentRangeStart w:id="55"/>
          </w:p>
        </w:tc>
        <w:tc>
          <w:tcPr>
            <w:tcW w:w="1636" w:type="dxa"/>
          </w:tcPr>
          <w:p w14:paraId="60060336" w14:textId="77777777" w:rsidR="00BE2A7A" w:rsidRPr="00085D6F" w:rsidRDefault="00BE2A7A" w:rsidP="005A5255">
            <w:pPr>
              <w:pStyle w:val="CDRGuidance"/>
              <w:jc w:val="center"/>
              <w:rPr>
                <w:rFonts w:asciiTheme="majorHAnsi" w:hAnsiTheme="majorHAnsi"/>
                <w:i w:val="0"/>
                <w:sz w:val="22"/>
                <w:szCs w:val="22"/>
              </w:rPr>
            </w:pPr>
          </w:p>
        </w:tc>
        <w:tc>
          <w:tcPr>
            <w:tcW w:w="1636" w:type="dxa"/>
          </w:tcPr>
          <w:p w14:paraId="49677F29" w14:textId="0BE4B525" w:rsidR="00BE2A7A" w:rsidRPr="00085D6F" w:rsidRDefault="00BE2A7A" w:rsidP="005A5255">
            <w:pPr>
              <w:pStyle w:val="CDRGuidance"/>
              <w:jc w:val="center"/>
              <w:rPr>
                <w:rFonts w:asciiTheme="majorHAnsi" w:hAnsiTheme="majorHAnsi"/>
                <w:i w:val="0"/>
                <w:sz w:val="22"/>
                <w:szCs w:val="22"/>
              </w:rPr>
            </w:pPr>
          </w:p>
        </w:tc>
        <w:commentRangeEnd w:id="55"/>
        <w:tc>
          <w:tcPr>
            <w:tcW w:w="1637" w:type="dxa"/>
          </w:tcPr>
          <w:p w14:paraId="22861659" w14:textId="5BEEB4F5" w:rsidR="00BE2A7A" w:rsidRPr="00085D6F" w:rsidRDefault="00C4764C" w:rsidP="005A5255">
            <w:pPr>
              <w:pStyle w:val="CDRGuidance"/>
              <w:jc w:val="center"/>
              <w:rPr>
                <w:rFonts w:asciiTheme="majorHAnsi" w:hAnsiTheme="majorHAnsi"/>
                <w:i w:val="0"/>
                <w:sz w:val="22"/>
                <w:szCs w:val="22"/>
              </w:rPr>
            </w:pPr>
            <w:r>
              <w:rPr>
                <w:rStyle w:val="CommentReference"/>
                <w:rFonts w:ascii="Arial" w:hAnsi="Arial"/>
                <w:i w:val="0"/>
              </w:rPr>
              <w:commentReference w:id="55"/>
            </w:r>
          </w:p>
        </w:tc>
        <w:tc>
          <w:tcPr>
            <w:tcW w:w="1305" w:type="dxa"/>
          </w:tcPr>
          <w:p w14:paraId="7D95EF78" w14:textId="77777777" w:rsidR="00BE2A7A" w:rsidRPr="00085D6F" w:rsidRDefault="00BE2A7A" w:rsidP="005A5255">
            <w:pPr>
              <w:pStyle w:val="CDRGuidance"/>
              <w:jc w:val="center"/>
              <w:rPr>
                <w:rFonts w:asciiTheme="majorHAnsi" w:hAnsiTheme="majorHAnsi"/>
                <w:i w:val="0"/>
                <w:sz w:val="22"/>
                <w:szCs w:val="22"/>
              </w:rPr>
            </w:pPr>
          </w:p>
        </w:tc>
      </w:tr>
      <w:tr w:rsidR="00BE2A7A" w:rsidRPr="00566978" w14:paraId="22CC30AC" w14:textId="7C10C4D4" w:rsidTr="00BE2A7A">
        <w:trPr>
          <w:trHeight w:val="563"/>
        </w:trPr>
        <w:tc>
          <w:tcPr>
            <w:tcW w:w="1726" w:type="dxa"/>
          </w:tcPr>
          <w:p w14:paraId="6D51BC1B" w14:textId="31327620" w:rsidR="00BE2A7A" w:rsidRDefault="00BE2A7A" w:rsidP="00585813">
            <w:pPr>
              <w:pStyle w:val="CDRGuidance"/>
              <w:rPr>
                <w:rFonts w:asciiTheme="majorHAnsi" w:hAnsiTheme="majorHAnsi"/>
                <w:i w:val="0"/>
                <w:sz w:val="22"/>
                <w:szCs w:val="22"/>
              </w:rPr>
            </w:pPr>
            <w:r>
              <w:rPr>
                <w:rFonts w:asciiTheme="majorHAnsi" w:hAnsiTheme="majorHAnsi"/>
                <w:i w:val="0"/>
                <w:sz w:val="22"/>
                <w:szCs w:val="22"/>
              </w:rPr>
              <w:t>statistical uncertainties in model sunspot index coefficient</w:t>
            </w:r>
          </w:p>
        </w:tc>
        <w:tc>
          <w:tcPr>
            <w:tcW w:w="1636" w:type="dxa"/>
          </w:tcPr>
          <w:p w14:paraId="73AA58E8" w14:textId="77777777" w:rsidR="00BE2A7A" w:rsidRPr="00085D6F" w:rsidRDefault="00BE2A7A" w:rsidP="005A5255">
            <w:pPr>
              <w:pStyle w:val="CDRGuidance"/>
              <w:jc w:val="center"/>
              <w:rPr>
                <w:rFonts w:asciiTheme="majorHAnsi" w:hAnsiTheme="majorHAnsi"/>
                <w:i w:val="0"/>
                <w:sz w:val="22"/>
                <w:szCs w:val="22"/>
              </w:rPr>
            </w:pPr>
          </w:p>
        </w:tc>
        <w:tc>
          <w:tcPr>
            <w:tcW w:w="1636" w:type="dxa"/>
          </w:tcPr>
          <w:p w14:paraId="6921BB48" w14:textId="77777777" w:rsidR="00BE2A7A" w:rsidRPr="00085D6F" w:rsidRDefault="00BE2A7A" w:rsidP="005A5255">
            <w:pPr>
              <w:pStyle w:val="CDRGuidance"/>
              <w:jc w:val="center"/>
              <w:rPr>
                <w:rFonts w:asciiTheme="majorHAnsi" w:hAnsiTheme="majorHAnsi"/>
                <w:i w:val="0"/>
                <w:sz w:val="22"/>
                <w:szCs w:val="22"/>
              </w:rPr>
            </w:pPr>
          </w:p>
        </w:tc>
        <w:tc>
          <w:tcPr>
            <w:tcW w:w="1636" w:type="dxa"/>
          </w:tcPr>
          <w:p w14:paraId="4E1AB4DD" w14:textId="77777777" w:rsidR="00BE2A7A" w:rsidRPr="00085D6F" w:rsidRDefault="00BE2A7A" w:rsidP="005A5255">
            <w:pPr>
              <w:pStyle w:val="CDRGuidance"/>
              <w:jc w:val="center"/>
              <w:rPr>
                <w:rFonts w:asciiTheme="majorHAnsi" w:hAnsiTheme="majorHAnsi"/>
                <w:i w:val="0"/>
                <w:sz w:val="22"/>
                <w:szCs w:val="22"/>
              </w:rPr>
            </w:pPr>
          </w:p>
        </w:tc>
        <w:tc>
          <w:tcPr>
            <w:tcW w:w="1637" w:type="dxa"/>
          </w:tcPr>
          <w:p w14:paraId="719957DA" w14:textId="77777777" w:rsidR="00BE2A7A" w:rsidRPr="00085D6F" w:rsidRDefault="00BE2A7A" w:rsidP="005A5255">
            <w:pPr>
              <w:pStyle w:val="CDRGuidance"/>
              <w:jc w:val="center"/>
              <w:rPr>
                <w:rFonts w:asciiTheme="majorHAnsi" w:hAnsiTheme="majorHAnsi"/>
                <w:i w:val="0"/>
                <w:sz w:val="22"/>
                <w:szCs w:val="22"/>
              </w:rPr>
            </w:pPr>
          </w:p>
        </w:tc>
        <w:tc>
          <w:tcPr>
            <w:tcW w:w="1305" w:type="dxa"/>
          </w:tcPr>
          <w:p w14:paraId="2A5BEB22" w14:textId="77777777" w:rsidR="00BE2A7A" w:rsidRPr="00085D6F" w:rsidRDefault="00BE2A7A" w:rsidP="005A5255">
            <w:pPr>
              <w:pStyle w:val="CDRGuidance"/>
              <w:jc w:val="center"/>
              <w:rPr>
                <w:rFonts w:asciiTheme="majorHAnsi" w:hAnsiTheme="majorHAnsi"/>
                <w:i w:val="0"/>
                <w:sz w:val="22"/>
                <w:szCs w:val="22"/>
              </w:rPr>
            </w:pPr>
          </w:p>
        </w:tc>
      </w:tr>
      <w:tr w:rsidR="00BE2A7A" w:rsidRPr="00566978" w14:paraId="5B5C860E" w14:textId="23584368" w:rsidTr="00BE2A7A">
        <w:trPr>
          <w:trHeight w:val="563"/>
        </w:trPr>
        <w:tc>
          <w:tcPr>
            <w:tcW w:w="1726" w:type="dxa"/>
          </w:tcPr>
          <w:p w14:paraId="75CB2573" w14:textId="4EC5B34B" w:rsidR="00BE2A7A" w:rsidRPr="00585813" w:rsidRDefault="00BE2A7A" w:rsidP="00E63A60">
            <w:pPr>
              <w:pStyle w:val="CDRGuidance"/>
              <w:rPr>
                <w:rFonts w:asciiTheme="majorHAnsi" w:hAnsiTheme="majorHAnsi"/>
                <w:i w:val="0"/>
                <w:color w:val="000000" w:themeColor="text1"/>
                <w:sz w:val="22"/>
                <w:szCs w:val="22"/>
              </w:rPr>
            </w:pPr>
            <w:r w:rsidRPr="00585813">
              <w:rPr>
                <w:rFonts w:asciiTheme="majorHAnsi" w:hAnsiTheme="majorHAnsi"/>
                <w:i w:val="0"/>
                <w:color w:val="000000" w:themeColor="text1"/>
                <w:sz w:val="22"/>
                <w:szCs w:val="22"/>
              </w:rPr>
              <w:t>rotational to solar cycle</w:t>
            </w:r>
            <w:r>
              <w:rPr>
                <w:rFonts w:asciiTheme="majorHAnsi" w:hAnsiTheme="majorHAnsi"/>
                <w:i w:val="0"/>
                <w:color w:val="000000" w:themeColor="text1"/>
                <w:sz w:val="22"/>
                <w:szCs w:val="22"/>
              </w:rPr>
              <w:t xml:space="preserve"> scaling coefficients</w:t>
            </w:r>
          </w:p>
        </w:tc>
        <w:tc>
          <w:tcPr>
            <w:tcW w:w="1636" w:type="dxa"/>
          </w:tcPr>
          <w:p w14:paraId="0D689D19" w14:textId="578A8733" w:rsidR="00BE2A7A" w:rsidRPr="00585813" w:rsidRDefault="00BE2A7A" w:rsidP="005A5255">
            <w:pPr>
              <w:pStyle w:val="CDRGuidance"/>
              <w:jc w:val="center"/>
              <w:rPr>
                <w:rFonts w:asciiTheme="majorHAnsi" w:hAnsiTheme="majorHAnsi"/>
                <w:i w:val="0"/>
                <w:sz w:val="22"/>
                <w:szCs w:val="22"/>
              </w:rPr>
            </w:pPr>
            <w:r w:rsidRPr="00585813">
              <w:rPr>
                <w:rFonts w:asciiTheme="majorHAnsi" w:hAnsiTheme="majorHAnsi"/>
                <w:i w:val="0"/>
                <w:sz w:val="22"/>
                <w:szCs w:val="22"/>
              </w:rPr>
              <w:t>N/A</w:t>
            </w:r>
          </w:p>
        </w:tc>
        <w:tc>
          <w:tcPr>
            <w:tcW w:w="1636" w:type="dxa"/>
          </w:tcPr>
          <w:p w14:paraId="23EA2E94" w14:textId="77777777" w:rsidR="00BE2A7A" w:rsidRPr="00585813" w:rsidRDefault="00BE2A7A" w:rsidP="005A5255">
            <w:pPr>
              <w:pStyle w:val="CDRGuidance"/>
              <w:jc w:val="center"/>
              <w:rPr>
                <w:rFonts w:asciiTheme="majorHAnsi" w:hAnsiTheme="majorHAnsi"/>
                <w:i w:val="0"/>
                <w:sz w:val="22"/>
                <w:szCs w:val="22"/>
              </w:rPr>
            </w:pPr>
          </w:p>
        </w:tc>
        <w:tc>
          <w:tcPr>
            <w:tcW w:w="1636" w:type="dxa"/>
          </w:tcPr>
          <w:p w14:paraId="015F865A" w14:textId="61B6265A" w:rsidR="00BE2A7A" w:rsidRPr="00585813" w:rsidRDefault="00BE2A7A" w:rsidP="005A5255">
            <w:pPr>
              <w:pStyle w:val="CDRGuidance"/>
              <w:jc w:val="center"/>
              <w:rPr>
                <w:rFonts w:asciiTheme="majorHAnsi" w:hAnsiTheme="majorHAnsi"/>
                <w:i w:val="0"/>
                <w:sz w:val="22"/>
                <w:szCs w:val="22"/>
              </w:rPr>
            </w:pPr>
          </w:p>
        </w:tc>
        <w:tc>
          <w:tcPr>
            <w:tcW w:w="1637" w:type="dxa"/>
          </w:tcPr>
          <w:p w14:paraId="48B1DBFF" w14:textId="6FA0F930" w:rsidR="00BE2A7A" w:rsidRPr="00585813" w:rsidRDefault="00BE2A7A" w:rsidP="005A5255">
            <w:pPr>
              <w:pStyle w:val="CDRGuidance"/>
              <w:jc w:val="center"/>
              <w:rPr>
                <w:rFonts w:asciiTheme="majorHAnsi" w:hAnsiTheme="majorHAnsi"/>
                <w:i w:val="0"/>
                <w:sz w:val="22"/>
                <w:szCs w:val="22"/>
              </w:rPr>
            </w:pPr>
          </w:p>
        </w:tc>
        <w:tc>
          <w:tcPr>
            <w:tcW w:w="1305" w:type="dxa"/>
          </w:tcPr>
          <w:p w14:paraId="0C1EAE46" w14:textId="77777777" w:rsidR="00BE2A7A" w:rsidRPr="00585813" w:rsidRDefault="00BE2A7A" w:rsidP="005A5255">
            <w:pPr>
              <w:pStyle w:val="CDRGuidance"/>
              <w:jc w:val="center"/>
              <w:rPr>
                <w:rFonts w:asciiTheme="majorHAnsi" w:hAnsiTheme="majorHAnsi"/>
                <w:i w:val="0"/>
                <w:sz w:val="22"/>
                <w:szCs w:val="22"/>
              </w:rPr>
            </w:pPr>
          </w:p>
        </w:tc>
      </w:tr>
      <w:tr w:rsidR="00BE2A7A" w:rsidRPr="00566978" w14:paraId="799928EF" w14:textId="10105D78" w:rsidTr="00BE2A7A">
        <w:trPr>
          <w:trHeight w:val="563"/>
        </w:trPr>
        <w:tc>
          <w:tcPr>
            <w:tcW w:w="1726" w:type="dxa"/>
          </w:tcPr>
          <w:p w14:paraId="79879481" w14:textId="715286C4" w:rsidR="00BE2A7A" w:rsidRPr="00585813" w:rsidRDefault="00BE2A7A" w:rsidP="00E63A60">
            <w:pPr>
              <w:pStyle w:val="CDRGuidance"/>
              <w:rPr>
                <w:rFonts w:asciiTheme="majorHAnsi" w:hAnsiTheme="majorHAnsi"/>
                <w:i w:val="0"/>
                <w:color w:val="000000" w:themeColor="text1"/>
                <w:sz w:val="22"/>
                <w:szCs w:val="22"/>
              </w:rPr>
            </w:pPr>
            <w:r>
              <w:rPr>
                <w:rFonts w:asciiTheme="majorHAnsi" w:hAnsiTheme="majorHAnsi"/>
                <w:i w:val="0"/>
                <w:color w:val="000000" w:themeColor="text1"/>
                <w:sz w:val="22"/>
                <w:szCs w:val="22"/>
              </w:rPr>
              <w:t>combined uncertainty</w:t>
            </w:r>
          </w:p>
        </w:tc>
        <w:tc>
          <w:tcPr>
            <w:tcW w:w="1636" w:type="dxa"/>
          </w:tcPr>
          <w:p w14:paraId="6159086E" w14:textId="77777777" w:rsidR="00BE2A7A" w:rsidRPr="00585813" w:rsidRDefault="00BE2A7A" w:rsidP="005A5255">
            <w:pPr>
              <w:pStyle w:val="CDRGuidance"/>
              <w:jc w:val="center"/>
              <w:rPr>
                <w:rFonts w:asciiTheme="majorHAnsi" w:hAnsiTheme="majorHAnsi"/>
                <w:i w:val="0"/>
                <w:sz w:val="22"/>
                <w:szCs w:val="22"/>
              </w:rPr>
            </w:pPr>
          </w:p>
        </w:tc>
        <w:tc>
          <w:tcPr>
            <w:tcW w:w="1636" w:type="dxa"/>
          </w:tcPr>
          <w:p w14:paraId="2FA54FA2" w14:textId="77777777" w:rsidR="00BE2A7A" w:rsidRPr="00585813" w:rsidRDefault="00BE2A7A" w:rsidP="005A5255">
            <w:pPr>
              <w:pStyle w:val="CDRGuidance"/>
              <w:jc w:val="center"/>
              <w:rPr>
                <w:rFonts w:asciiTheme="majorHAnsi" w:hAnsiTheme="majorHAnsi"/>
                <w:i w:val="0"/>
                <w:sz w:val="22"/>
                <w:szCs w:val="22"/>
              </w:rPr>
            </w:pPr>
          </w:p>
        </w:tc>
        <w:tc>
          <w:tcPr>
            <w:tcW w:w="1636" w:type="dxa"/>
          </w:tcPr>
          <w:p w14:paraId="73ECD45D" w14:textId="77777777" w:rsidR="00BE2A7A" w:rsidRPr="00585813" w:rsidRDefault="00BE2A7A" w:rsidP="005A5255">
            <w:pPr>
              <w:pStyle w:val="CDRGuidance"/>
              <w:jc w:val="center"/>
              <w:rPr>
                <w:rFonts w:asciiTheme="majorHAnsi" w:hAnsiTheme="majorHAnsi"/>
                <w:i w:val="0"/>
                <w:sz w:val="22"/>
                <w:szCs w:val="22"/>
              </w:rPr>
            </w:pPr>
          </w:p>
        </w:tc>
        <w:tc>
          <w:tcPr>
            <w:tcW w:w="1637" w:type="dxa"/>
          </w:tcPr>
          <w:p w14:paraId="5F9BDDCF" w14:textId="77777777" w:rsidR="00BE2A7A" w:rsidRPr="00585813" w:rsidRDefault="00BE2A7A" w:rsidP="005A5255">
            <w:pPr>
              <w:pStyle w:val="CDRGuidance"/>
              <w:jc w:val="center"/>
              <w:rPr>
                <w:rFonts w:asciiTheme="majorHAnsi" w:hAnsiTheme="majorHAnsi"/>
                <w:i w:val="0"/>
                <w:sz w:val="22"/>
                <w:szCs w:val="22"/>
              </w:rPr>
            </w:pPr>
          </w:p>
        </w:tc>
        <w:tc>
          <w:tcPr>
            <w:tcW w:w="1305" w:type="dxa"/>
          </w:tcPr>
          <w:p w14:paraId="5EDE743F" w14:textId="77777777" w:rsidR="00BE2A7A" w:rsidRPr="00585813" w:rsidRDefault="00BE2A7A" w:rsidP="005A5255">
            <w:pPr>
              <w:pStyle w:val="CDRGuidance"/>
              <w:jc w:val="center"/>
              <w:rPr>
                <w:rFonts w:asciiTheme="majorHAnsi" w:hAnsiTheme="majorHAnsi"/>
                <w:i w:val="0"/>
                <w:sz w:val="22"/>
                <w:szCs w:val="22"/>
              </w:rPr>
            </w:pPr>
          </w:p>
        </w:tc>
      </w:tr>
    </w:tbl>
    <w:p w14:paraId="415D80C1" w14:textId="77777777" w:rsidR="000C19D7" w:rsidRDefault="000C19D7" w:rsidP="006B2078">
      <w:pPr>
        <w:pStyle w:val="CDRHeading1"/>
      </w:pPr>
      <w:bookmarkStart w:id="56" w:name="_Toc269030699"/>
      <w:r>
        <w:lastRenderedPageBreak/>
        <w:t>Practical Considerations</w:t>
      </w:r>
      <w:bookmarkEnd w:id="56"/>
    </w:p>
    <w:p w14:paraId="3B214D4C" w14:textId="77777777" w:rsidR="000C19D7" w:rsidRDefault="000C19D7" w:rsidP="006B2078">
      <w:pPr>
        <w:pStyle w:val="CDRHeading2"/>
      </w:pPr>
      <w:bookmarkStart w:id="57" w:name="_Toc269030700"/>
      <w:r>
        <w:t>Numerical Computation Considerations</w:t>
      </w:r>
      <w:bookmarkEnd w:id="57"/>
    </w:p>
    <w:p w14:paraId="1BDF3E4F" w14:textId="79B0E4B1" w:rsidR="00201EAF" w:rsidRPr="00320F50" w:rsidRDefault="00201EAF" w:rsidP="00B411B9">
      <w:pPr>
        <w:pStyle w:val="CDRBodyText"/>
        <w:ind w:firstLine="0"/>
        <w:rPr>
          <w:rFonts w:asciiTheme="majorHAnsi" w:hAnsiTheme="majorHAnsi"/>
        </w:rPr>
      </w:pPr>
      <w:r w:rsidRPr="00320F50">
        <w:rPr>
          <w:rFonts w:asciiTheme="majorHAnsi" w:hAnsiTheme="majorHAnsi"/>
        </w:rPr>
        <w:t>The Solar Irradiance Data Record</w:t>
      </w:r>
      <w:r w:rsidR="008E4107" w:rsidRPr="00320F50">
        <w:rPr>
          <w:rFonts w:asciiTheme="majorHAnsi" w:hAnsiTheme="majorHAnsi"/>
        </w:rPr>
        <w:t xml:space="preserve"> algorithm uses basic algebra</w:t>
      </w:r>
      <w:r w:rsidRPr="00320F50">
        <w:rPr>
          <w:rFonts w:asciiTheme="majorHAnsi" w:hAnsiTheme="majorHAnsi"/>
        </w:rPr>
        <w:t xml:space="preserve">. There are no matrix inversions, extrapolations, </w:t>
      </w:r>
      <w:r w:rsidR="008A360E" w:rsidRPr="00320F50">
        <w:rPr>
          <w:rFonts w:asciiTheme="majorHAnsi" w:hAnsiTheme="majorHAnsi"/>
        </w:rPr>
        <w:t xml:space="preserve">or </w:t>
      </w:r>
      <w:r w:rsidRPr="00320F50">
        <w:rPr>
          <w:rFonts w:asciiTheme="majorHAnsi" w:hAnsiTheme="majorHAnsi"/>
        </w:rPr>
        <w:t xml:space="preserve">interpolations in the algorithm itself, which is computationally rapid, efficient and repeatable. </w:t>
      </w:r>
    </w:p>
    <w:p w14:paraId="216CF93D" w14:textId="3EE23C2F" w:rsidR="000D0612" w:rsidRPr="00320F50" w:rsidRDefault="000D0612" w:rsidP="00B411B9">
      <w:pPr>
        <w:pStyle w:val="CDRBodyText"/>
        <w:ind w:firstLine="0"/>
        <w:rPr>
          <w:rFonts w:asciiTheme="majorHAnsi" w:hAnsiTheme="majorHAnsi"/>
        </w:rPr>
      </w:pPr>
      <w:r w:rsidRPr="00320F50">
        <w:rPr>
          <w:rFonts w:asciiTheme="majorHAnsi" w:hAnsiTheme="majorHAnsi"/>
        </w:rPr>
        <w:t>The Solar Irradiance Data Record processing utilize</w:t>
      </w:r>
      <w:r w:rsidR="00320F50">
        <w:rPr>
          <w:rFonts w:asciiTheme="majorHAnsi" w:hAnsiTheme="majorHAnsi"/>
        </w:rPr>
        <w:t>s</w:t>
      </w:r>
      <w:r w:rsidRPr="00320F50">
        <w:rPr>
          <w:rFonts w:asciiTheme="majorHAnsi" w:hAnsiTheme="majorHAnsi"/>
        </w:rPr>
        <w:t xml:space="preserve"> the LASP Time Series Server (LaTiS), an Application Programming Interface that allows software programs to access </w:t>
      </w:r>
      <w:r w:rsidR="005C5273" w:rsidRPr="00320F50">
        <w:rPr>
          <w:rFonts w:asciiTheme="majorHAnsi" w:hAnsiTheme="majorHAnsi"/>
        </w:rPr>
        <w:t xml:space="preserve">modeled solar irradiance </w:t>
      </w:r>
      <w:r w:rsidRPr="00320F50">
        <w:rPr>
          <w:rFonts w:asciiTheme="majorHAnsi" w:hAnsiTheme="majorHAnsi"/>
        </w:rPr>
        <w:t xml:space="preserve">data sets on LASP’s Interactive Solar Irradiance Datacenter (LISIRD) for a desired time range and for the desired variables. </w:t>
      </w:r>
      <w:r w:rsidR="00957AFA">
        <w:rPr>
          <w:rFonts w:asciiTheme="majorHAnsi" w:hAnsiTheme="majorHAnsi"/>
        </w:rPr>
        <w:t>As well, t</w:t>
      </w:r>
      <w:r w:rsidR="005C5273" w:rsidRPr="00320F50">
        <w:rPr>
          <w:rFonts w:asciiTheme="majorHAnsi" w:hAnsiTheme="majorHAnsi"/>
        </w:rPr>
        <w:t>he Solar Irradiance Data Rec</w:t>
      </w:r>
      <w:r w:rsidR="00912F67" w:rsidRPr="00320F50">
        <w:rPr>
          <w:rFonts w:asciiTheme="majorHAnsi" w:hAnsiTheme="majorHAnsi"/>
        </w:rPr>
        <w:t xml:space="preserve">ord </w:t>
      </w:r>
      <w:r w:rsidR="00320F50">
        <w:rPr>
          <w:rFonts w:asciiTheme="majorHAnsi" w:hAnsiTheme="majorHAnsi"/>
        </w:rPr>
        <w:t>is</w:t>
      </w:r>
      <w:r w:rsidR="00912F67" w:rsidRPr="00320F50">
        <w:rPr>
          <w:rFonts w:asciiTheme="majorHAnsi" w:hAnsiTheme="majorHAnsi"/>
        </w:rPr>
        <w:t xml:space="preserve"> provided </w:t>
      </w:r>
      <w:r w:rsidR="00320F50">
        <w:rPr>
          <w:rFonts w:asciiTheme="majorHAnsi" w:hAnsiTheme="majorHAnsi"/>
        </w:rPr>
        <w:t xml:space="preserve">to </w:t>
      </w:r>
      <w:r w:rsidR="00320F50" w:rsidRPr="00320F50">
        <w:rPr>
          <w:rFonts w:asciiTheme="majorHAnsi" w:hAnsiTheme="majorHAnsi"/>
        </w:rPr>
        <w:t xml:space="preserve">NOAA NCDC </w:t>
      </w:r>
      <w:r w:rsidR="00912F67" w:rsidRPr="00320F50">
        <w:rPr>
          <w:rFonts w:asciiTheme="majorHAnsi" w:hAnsiTheme="majorHAnsi"/>
        </w:rPr>
        <w:t>as NetCDF</w:t>
      </w:r>
      <w:r w:rsidR="005C5273" w:rsidRPr="00320F50">
        <w:rPr>
          <w:rFonts w:asciiTheme="majorHAnsi" w:hAnsiTheme="majorHAnsi"/>
        </w:rPr>
        <w:t xml:space="preserve">4 data files (Section 3.4.7).  </w:t>
      </w:r>
    </w:p>
    <w:p w14:paraId="7DE69D1B" w14:textId="5A79BAA8" w:rsidR="00C95AB5" w:rsidRPr="00320F50" w:rsidRDefault="00C43BFE" w:rsidP="00B411B9">
      <w:pPr>
        <w:pStyle w:val="CDRBodyText"/>
        <w:ind w:firstLine="0"/>
        <w:rPr>
          <w:rFonts w:asciiTheme="majorHAnsi" w:hAnsiTheme="majorHAnsi"/>
        </w:rPr>
      </w:pPr>
      <w:r w:rsidRPr="00320F50">
        <w:rPr>
          <w:rFonts w:asciiTheme="majorHAnsi" w:hAnsiTheme="majorHAnsi"/>
        </w:rPr>
        <w:t>The Solar Irradiance Data Record processing syste</w:t>
      </w:r>
      <w:r w:rsidR="00CE6CE1" w:rsidRPr="00320F50">
        <w:rPr>
          <w:rFonts w:asciiTheme="majorHAnsi" w:hAnsiTheme="majorHAnsi"/>
        </w:rPr>
        <w:t xml:space="preserve">m </w:t>
      </w:r>
      <w:r w:rsidRPr="00320F50">
        <w:rPr>
          <w:rFonts w:asciiTheme="majorHAnsi" w:hAnsiTheme="majorHAnsi"/>
        </w:rPr>
        <w:t>acces</w:t>
      </w:r>
      <w:r w:rsidR="00AF19BA" w:rsidRPr="00320F50">
        <w:rPr>
          <w:rFonts w:asciiTheme="majorHAnsi" w:hAnsiTheme="majorHAnsi"/>
        </w:rPr>
        <w:t>s</w:t>
      </w:r>
      <w:r w:rsidR="00320F50">
        <w:rPr>
          <w:rFonts w:asciiTheme="majorHAnsi" w:hAnsiTheme="majorHAnsi"/>
        </w:rPr>
        <w:t>es</w:t>
      </w:r>
      <w:r w:rsidR="00AF19BA" w:rsidRPr="00320F50">
        <w:rPr>
          <w:rFonts w:asciiTheme="majorHAnsi" w:hAnsiTheme="majorHAnsi"/>
        </w:rPr>
        <w:t xml:space="preserve"> data files of </w:t>
      </w:r>
      <w:r w:rsidR="000D0612" w:rsidRPr="00320F50">
        <w:rPr>
          <w:rFonts w:asciiTheme="majorHAnsi" w:hAnsiTheme="majorHAnsi"/>
        </w:rPr>
        <w:t>sunspot area and location data of individual sunspot active regions present on the solar disk</w:t>
      </w:r>
      <w:r w:rsidR="00AF19BA" w:rsidRPr="00320F50">
        <w:rPr>
          <w:rFonts w:asciiTheme="majorHAnsi" w:hAnsiTheme="majorHAnsi"/>
        </w:rPr>
        <w:t xml:space="preserve"> stored at NOAA’s National Geophysical Data Center (NGDC)</w:t>
      </w:r>
      <w:r w:rsidR="000D0612" w:rsidRPr="00320F50">
        <w:rPr>
          <w:rFonts w:asciiTheme="majorHAnsi" w:hAnsiTheme="majorHAnsi"/>
        </w:rPr>
        <w:t xml:space="preserve">. </w:t>
      </w:r>
      <w:r w:rsidR="00DB6450" w:rsidRPr="00320F50">
        <w:rPr>
          <w:rFonts w:asciiTheme="majorHAnsi" w:hAnsiTheme="majorHAnsi"/>
        </w:rPr>
        <w:t>The automated routine</w:t>
      </w:r>
      <w:r w:rsidR="00AF19BA" w:rsidRPr="00320F50">
        <w:rPr>
          <w:rFonts w:asciiTheme="majorHAnsi" w:hAnsiTheme="majorHAnsi"/>
        </w:rPr>
        <w:t xml:space="preserve"> look</w:t>
      </w:r>
      <w:r w:rsidR="00320F50">
        <w:rPr>
          <w:rFonts w:asciiTheme="majorHAnsi" w:hAnsiTheme="majorHAnsi"/>
        </w:rPr>
        <w:t>s</w:t>
      </w:r>
      <w:r w:rsidR="00AF19BA" w:rsidRPr="00320F50">
        <w:rPr>
          <w:rFonts w:asciiTheme="majorHAnsi" w:hAnsiTheme="majorHAnsi"/>
        </w:rPr>
        <w:t xml:space="preserve"> for new files daily and download</w:t>
      </w:r>
      <w:r w:rsidR="00320F50">
        <w:rPr>
          <w:rFonts w:asciiTheme="majorHAnsi" w:hAnsiTheme="majorHAnsi"/>
        </w:rPr>
        <w:t>s</w:t>
      </w:r>
      <w:r w:rsidR="00AF19BA" w:rsidRPr="00320F50">
        <w:rPr>
          <w:rFonts w:asciiTheme="majorHAnsi" w:hAnsiTheme="majorHAnsi"/>
        </w:rPr>
        <w:t xml:space="preserve"> files via ftp to LASPs LISIRD for access by the NRL</w:t>
      </w:r>
      <w:r w:rsidR="00735075">
        <w:rPr>
          <w:rFonts w:asciiTheme="majorHAnsi" w:hAnsiTheme="majorHAnsi"/>
        </w:rPr>
        <w:t>TSI</w:t>
      </w:r>
      <w:r w:rsidR="00AF19BA" w:rsidRPr="00320F50">
        <w:rPr>
          <w:rFonts w:asciiTheme="majorHAnsi" w:hAnsiTheme="majorHAnsi"/>
        </w:rPr>
        <w:t>2</w:t>
      </w:r>
      <w:r w:rsidR="00735075">
        <w:rPr>
          <w:rFonts w:asciiTheme="majorHAnsi" w:hAnsiTheme="majorHAnsi"/>
        </w:rPr>
        <w:t xml:space="preserve"> and NRLSSI2</w:t>
      </w:r>
      <w:r w:rsidR="00AF19BA" w:rsidRPr="00320F50">
        <w:rPr>
          <w:rFonts w:asciiTheme="majorHAnsi" w:hAnsiTheme="majorHAnsi"/>
        </w:rPr>
        <w:t xml:space="preserve"> solar irradiance algorithm</w:t>
      </w:r>
      <w:r w:rsidR="00735075">
        <w:rPr>
          <w:rFonts w:asciiTheme="majorHAnsi" w:hAnsiTheme="majorHAnsi"/>
        </w:rPr>
        <w:t>s</w:t>
      </w:r>
      <w:r w:rsidR="00AF19BA" w:rsidRPr="00320F50">
        <w:rPr>
          <w:rFonts w:asciiTheme="majorHAnsi" w:hAnsiTheme="majorHAnsi"/>
        </w:rPr>
        <w:t>.  New sunspot files are expected to occur roughly weekly with a latency of approximately 2 week</w:t>
      </w:r>
      <w:r w:rsidR="00270D56" w:rsidRPr="00320F50">
        <w:rPr>
          <w:rFonts w:asciiTheme="majorHAnsi" w:hAnsiTheme="majorHAnsi"/>
        </w:rPr>
        <w:t xml:space="preserve">s. </w:t>
      </w:r>
      <w:r w:rsidR="00AF19BA" w:rsidRPr="00320F50">
        <w:rPr>
          <w:rFonts w:asciiTheme="majorHAnsi" w:hAnsiTheme="majorHAnsi"/>
        </w:rPr>
        <w:t xml:space="preserve"> </w:t>
      </w:r>
      <w:r w:rsidR="00CE6CE1" w:rsidRPr="00320F50">
        <w:rPr>
          <w:rFonts w:asciiTheme="majorHAnsi" w:hAnsiTheme="majorHAnsi"/>
        </w:rPr>
        <w:t xml:space="preserve">The latency </w:t>
      </w:r>
      <w:r w:rsidR="00270D56" w:rsidRPr="00320F50">
        <w:rPr>
          <w:rFonts w:asciiTheme="majorHAnsi" w:hAnsiTheme="majorHAnsi"/>
        </w:rPr>
        <w:t>is a result of the organization of the sunspot data</w:t>
      </w:r>
      <w:r w:rsidR="00CE6CE1" w:rsidRPr="00320F50">
        <w:rPr>
          <w:rFonts w:asciiTheme="majorHAnsi" w:hAnsiTheme="majorHAnsi"/>
        </w:rPr>
        <w:t xml:space="preserve"> </w:t>
      </w:r>
      <w:r w:rsidR="00270D56" w:rsidRPr="00320F50">
        <w:rPr>
          <w:rFonts w:asciiTheme="majorHAnsi" w:hAnsiTheme="majorHAnsi"/>
        </w:rPr>
        <w:t xml:space="preserve">files by sunspot group number (i.e. not by calendar date) and </w:t>
      </w:r>
      <w:r w:rsidR="00CE6CE1" w:rsidRPr="00320F50">
        <w:rPr>
          <w:rFonts w:asciiTheme="majorHAnsi" w:hAnsiTheme="majorHAnsi"/>
        </w:rPr>
        <w:t xml:space="preserve">the time </w:t>
      </w:r>
      <w:r w:rsidR="00270D56" w:rsidRPr="00320F50">
        <w:rPr>
          <w:rFonts w:asciiTheme="majorHAnsi" w:hAnsiTheme="majorHAnsi"/>
        </w:rPr>
        <w:t>is takes</w:t>
      </w:r>
      <w:r w:rsidR="00CE6CE1" w:rsidRPr="00320F50">
        <w:rPr>
          <w:rFonts w:asciiTheme="majorHAnsi" w:hAnsiTheme="majorHAnsi"/>
        </w:rPr>
        <w:t xml:space="preserve"> for a sunspot group to </w:t>
      </w:r>
      <w:r w:rsidR="00320F50">
        <w:rPr>
          <w:rFonts w:asciiTheme="majorHAnsi" w:hAnsiTheme="majorHAnsi"/>
        </w:rPr>
        <w:t xml:space="preserve">appear and then </w:t>
      </w:r>
      <w:r w:rsidR="00CE6CE1" w:rsidRPr="00320F50">
        <w:rPr>
          <w:rFonts w:asciiTheme="majorHAnsi" w:hAnsiTheme="majorHAnsi"/>
        </w:rPr>
        <w:t>rotate off the solar disk.</w:t>
      </w:r>
    </w:p>
    <w:p w14:paraId="132601E8" w14:textId="4CF18FE9" w:rsidR="00C95AB5" w:rsidRPr="00320F50" w:rsidRDefault="009D4457" w:rsidP="00B411B9">
      <w:pPr>
        <w:pStyle w:val="CDRBodyText"/>
        <w:ind w:firstLine="0"/>
        <w:rPr>
          <w:rFonts w:asciiTheme="majorHAnsi" w:hAnsiTheme="majorHAnsi"/>
          <w:color w:val="FF0000"/>
        </w:rPr>
      </w:pPr>
      <w:r w:rsidRPr="00320F50">
        <w:rPr>
          <w:rFonts w:asciiTheme="majorHAnsi" w:hAnsiTheme="majorHAnsi"/>
        </w:rPr>
        <w:t>The Solar Irradiance Data Record processing system also opera</w:t>
      </w:r>
      <w:r w:rsidR="00CE7740" w:rsidRPr="00320F50">
        <w:rPr>
          <w:rFonts w:asciiTheme="majorHAnsi" w:hAnsiTheme="majorHAnsi"/>
        </w:rPr>
        <w:t xml:space="preserve">tionally access the </w:t>
      </w:r>
      <w:r w:rsidR="00C946A2">
        <w:rPr>
          <w:rFonts w:asciiTheme="majorHAnsi" w:hAnsiTheme="majorHAnsi"/>
        </w:rPr>
        <w:t xml:space="preserve">composite </w:t>
      </w:r>
      <w:r w:rsidRPr="00320F50">
        <w:rPr>
          <w:rFonts w:asciiTheme="majorHAnsi" w:hAnsiTheme="majorHAnsi"/>
        </w:rPr>
        <w:t>Mg II index reco</w:t>
      </w:r>
      <w:r w:rsidR="00AB2643" w:rsidRPr="00320F50">
        <w:rPr>
          <w:rFonts w:asciiTheme="majorHAnsi" w:hAnsiTheme="majorHAnsi"/>
        </w:rPr>
        <w:t>rd</w:t>
      </w:r>
      <w:r w:rsidRPr="00320F50">
        <w:rPr>
          <w:rFonts w:asciiTheme="majorHAnsi" w:hAnsiTheme="majorHAnsi"/>
        </w:rPr>
        <w:t xml:space="preserve"> </w:t>
      </w:r>
      <w:r w:rsidR="000200DB">
        <w:rPr>
          <w:rFonts w:asciiTheme="majorHAnsi" w:hAnsiTheme="majorHAnsi"/>
        </w:rPr>
        <w:t xml:space="preserve">made by the </w:t>
      </w:r>
      <w:r w:rsidR="000200DB" w:rsidRPr="000200DB">
        <w:rPr>
          <w:rFonts w:asciiTheme="majorHAnsi" w:hAnsiTheme="majorHAnsi"/>
        </w:rPr>
        <w:t>GOME, SCIAMACHY and GOME-2 instruments</w:t>
      </w:r>
      <w:r w:rsidR="000200DB" w:rsidRPr="00320F50">
        <w:rPr>
          <w:rFonts w:asciiTheme="majorHAnsi" w:hAnsiTheme="majorHAnsi"/>
        </w:rPr>
        <w:t xml:space="preserve"> </w:t>
      </w:r>
      <w:r w:rsidR="000200DB">
        <w:rPr>
          <w:rFonts w:asciiTheme="majorHAnsi" w:hAnsiTheme="majorHAnsi"/>
        </w:rPr>
        <w:t>using</w:t>
      </w:r>
      <w:r w:rsidRPr="00320F50">
        <w:rPr>
          <w:rFonts w:asciiTheme="majorHAnsi" w:hAnsiTheme="majorHAnsi"/>
        </w:rPr>
        <w:t xml:space="preserve"> the same underlying LaTiS time series server.</w:t>
      </w:r>
      <w:r w:rsidR="000200DB">
        <w:rPr>
          <w:rFonts w:asciiTheme="majorHAnsi" w:hAnsiTheme="majorHAnsi"/>
        </w:rPr>
        <w:t xml:space="preserve"> </w:t>
      </w:r>
    </w:p>
    <w:p w14:paraId="57CCED3C" w14:textId="77777777" w:rsidR="000C19D7" w:rsidRDefault="000C19D7" w:rsidP="006B2078">
      <w:pPr>
        <w:pStyle w:val="CDRHeading2"/>
      </w:pPr>
      <w:bookmarkStart w:id="58" w:name="_Toc269030701"/>
      <w:r>
        <w:t>Programming and Procedural Considerations</w:t>
      </w:r>
      <w:bookmarkEnd w:id="58"/>
    </w:p>
    <w:p w14:paraId="418C4478" w14:textId="06504CB0" w:rsidR="00FA4934" w:rsidRPr="00A64521" w:rsidRDefault="00BD5FC4" w:rsidP="00AA0B69">
      <w:pPr>
        <w:pStyle w:val="CDRBodyText"/>
        <w:ind w:firstLine="0"/>
        <w:rPr>
          <w:rFonts w:asciiTheme="majorHAnsi" w:hAnsiTheme="majorHAnsi"/>
        </w:rPr>
      </w:pPr>
      <w:r w:rsidRPr="00A64521">
        <w:rPr>
          <w:rFonts w:asciiTheme="majorHAnsi" w:hAnsiTheme="majorHAnsi"/>
        </w:rPr>
        <w:t xml:space="preserve">Execution speed is rapid and optimization is not needed. </w:t>
      </w:r>
      <w:r w:rsidR="00AA0B69" w:rsidRPr="00A64521">
        <w:rPr>
          <w:rFonts w:asciiTheme="majorHAnsi" w:hAnsiTheme="majorHAnsi"/>
        </w:rPr>
        <w:t>Given the facular and sunspot indices</w:t>
      </w:r>
      <w:r w:rsidR="00957AFA" w:rsidRPr="00A64521">
        <w:rPr>
          <w:rFonts w:asciiTheme="majorHAnsi" w:hAnsiTheme="majorHAnsi"/>
        </w:rPr>
        <w:t>,</w:t>
      </w:r>
      <w:r w:rsidR="00AA0B69" w:rsidRPr="00A64521">
        <w:rPr>
          <w:rFonts w:asciiTheme="majorHAnsi" w:hAnsiTheme="majorHAnsi"/>
        </w:rPr>
        <w:t xml:space="preserve"> the algorithm </w:t>
      </w:r>
      <w:r w:rsidRPr="00A64521">
        <w:rPr>
          <w:rFonts w:asciiTheme="majorHAnsi" w:hAnsiTheme="majorHAnsi"/>
        </w:rPr>
        <w:t>calcu</w:t>
      </w:r>
      <w:r w:rsidR="00AA0B69" w:rsidRPr="00A64521">
        <w:rPr>
          <w:rFonts w:asciiTheme="majorHAnsi" w:hAnsiTheme="majorHAnsi"/>
        </w:rPr>
        <w:t>l</w:t>
      </w:r>
      <w:r w:rsidRPr="00A64521">
        <w:rPr>
          <w:rFonts w:asciiTheme="majorHAnsi" w:hAnsiTheme="majorHAnsi"/>
        </w:rPr>
        <w:t>at</w:t>
      </w:r>
      <w:r w:rsidR="00AA0B69" w:rsidRPr="00A64521">
        <w:rPr>
          <w:rFonts w:asciiTheme="majorHAnsi" w:hAnsiTheme="majorHAnsi"/>
        </w:rPr>
        <w:t xml:space="preserve">es the </w:t>
      </w:r>
      <w:r w:rsidRPr="00A64521">
        <w:rPr>
          <w:rFonts w:asciiTheme="majorHAnsi" w:hAnsiTheme="majorHAnsi"/>
        </w:rPr>
        <w:t xml:space="preserve">corresponding </w:t>
      </w:r>
      <w:r w:rsidR="00AA0B69" w:rsidRPr="00A64521">
        <w:rPr>
          <w:rFonts w:asciiTheme="majorHAnsi" w:hAnsiTheme="majorHAnsi"/>
        </w:rPr>
        <w:t>to</w:t>
      </w:r>
      <w:r w:rsidRPr="00A64521">
        <w:rPr>
          <w:rFonts w:asciiTheme="majorHAnsi" w:hAnsiTheme="majorHAnsi"/>
        </w:rPr>
        <w:t>tal and spectral irra</w:t>
      </w:r>
      <w:r w:rsidR="00AA0B69" w:rsidRPr="00A64521">
        <w:rPr>
          <w:rFonts w:asciiTheme="majorHAnsi" w:hAnsiTheme="majorHAnsi"/>
        </w:rPr>
        <w:t>d</w:t>
      </w:r>
      <w:r w:rsidRPr="00A64521">
        <w:rPr>
          <w:rFonts w:asciiTheme="majorHAnsi" w:hAnsiTheme="majorHAnsi"/>
        </w:rPr>
        <w:t>ian</w:t>
      </w:r>
      <w:r w:rsidR="00AA0B69" w:rsidRPr="00A64521">
        <w:rPr>
          <w:rFonts w:asciiTheme="majorHAnsi" w:hAnsiTheme="majorHAnsi"/>
        </w:rPr>
        <w:t>c</w:t>
      </w:r>
      <w:r w:rsidRPr="00A64521">
        <w:rPr>
          <w:rFonts w:asciiTheme="majorHAnsi" w:hAnsiTheme="majorHAnsi"/>
        </w:rPr>
        <w:t>e</w:t>
      </w:r>
      <w:r w:rsidR="00AA0B69" w:rsidRPr="00A64521">
        <w:rPr>
          <w:rFonts w:asciiTheme="majorHAnsi" w:hAnsiTheme="majorHAnsi"/>
        </w:rPr>
        <w:t xml:space="preserve"> in less than 2 s</w:t>
      </w:r>
      <w:r w:rsidRPr="00A64521">
        <w:rPr>
          <w:rFonts w:asciiTheme="majorHAnsi" w:hAnsiTheme="majorHAnsi"/>
        </w:rPr>
        <w:t>e</w:t>
      </w:r>
      <w:r w:rsidR="00AA0B69" w:rsidRPr="00A64521">
        <w:rPr>
          <w:rFonts w:asciiTheme="majorHAnsi" w:hAnsiTheme="majorHAnsi"/>
        </w:rPr>
        <w:t>cond</w:t>
      </w:r>
      <w:r w:rsidRPr="00A64521">
        <w:rPr>
          <w:rFonts w:asciiTheme="majorHAnsi" w:hAnsiTheme="majorHAnsi"/>
        </w:rPr>
        <w:t>s</w:t>
      </w:r>
      <w:r w:rsidR="00AA0B69" w:rsidRPr="00A64521">
        <w:rPr>
          <w:rFonts w:asciiTheme="majorHAnsi" w:hAnsiTheme="majorHAnsi"/>
        </w:rPr>
        <w:t xml:space="preserve"> (on an IMac </w:t>
      </w:r>
      <w:r w:rsidRPr="00A64521">
        <w:rPr>
          <w:rFonts w:asciiTheme="majorHAnsi" w:hAnsiTheme="majorHAnsi"/>
        </w:rPr>
        <w:t>with Maverick Operating system).</w:t>
      </w:r>
    </w:p>
    <w:p w14:paraId="3D2B8024" w14:textId="77777777" w:rsidR="000C19D7" w:rsidRDefault="000C19D7" w:rsidP="006B2078">
      <w:pPr>
        <w:pStyle w:val="CDRHeading2"/>
      </w:pPr>
      <w:bookmarkStart w:id="59" w:name="_Toc269030702"/>
      <w:r>
        <w:t>Quality Assessment and Diagnostics</w:t>
      </w:r>
      <w:bookmarkEnd w:id="59"/>
    </w:p>
    <w:p w14:paraId="1F213A21" w14:textId="613F1574" w:rsidR="00F45488" w:rsidRPr="00E63A60" w:rsidRDefault="000B6E52" w:rsidP="00B411B9">
      <w:pPr>
        <w:spacing w:before="60" w:after="180" w:line="240" w:lineRule="auto"/>
        <w:rPr>
          <w:rFonts w:asciiTheme="majorHAnsi" w:hAnsiTheme="majorHAnsi"/>
          <w:sz w:val="24"/>
          <w:szCs w:val="24"/>
        </w:rPr>
      </w:pPr>
      <w:r w:rsidRPr="00E63A60">
        <w:rPr>
          <w:rFonts w:asciiTheme="majorHAnsi" w:hAnsiTheme="majorHAnsi"/>
          <w:sz w:val="24"/>
          <w:szCs w:val="24"/>
        </w:rPr>
        <w:t>The quality assurance (QA) process is a subset of both the science analysis and the data quality assurance.  The Solar Irradiance Data Record team oversees this process, which involves a careful examination of all solar and proxy data</w:t>
      </w:r>
      <w:r w:rsidR="00957AFA">
        <w:rPr>
          <w:rFonts w:asciiTheme="majorHAnsi" w:hAnsiTheme="majorHAnsi"/>
          <w:sz w:val="24"/>
          <w:szCs w:val="24"/>
        </w:rPr>
        <w:t>,</w:t>
      </w:r>
      <w:r w:rsidRPr="00E63A60">
        <w:rPr>
          <w:rFonts w:asciiTheme="majorHAnsi" w:hAnsiTheme="majorHAnsi"/>
          <w:sz w:val="24"/>
          <w:szCs w:val="24"/>
        </w:rPr>
        <w:t xml:space="preserve"> and judges the reasonableness and quality of the data to be released.  The quality assurance takes several different forms</w:t>
      </w:r>
      <w:r w:rsidR="00957AFA">
        <w:rPr>
          <w:rFonts w:asciiTheme="majorHAnsi" w:hAnsiTheme="majorHAnsi"/>
          <w:sz w:val="24"/>
          <w:szCs w:val="24"/>
        </w:rPr>
        <w:t xml:space="preserve"> based on</w:t>
      </w:r>
      <w:r w:rsidRPr="00E63A60">
        <w:rPr>
          <w:rFonts w:asciiTheme="majorHAnsi" w:hAnsiTheme="majorHAnsi"/>
          <w:sz w:val="24"/>
          <w:szCs w:val="24"/>
        </w:rPr>
        <w:t>: 1) the confidence in the calibration an</w:t>
      </w:r>
      <w:r w:rsidR="00957AFA">
        <w:rPr>
          <w:rFonts w:asciiTheme="majorHAnsi" w:hAnsiTheme="majorHAnsi"/>
          <w:sz w:val="24"/>
          <w:szCs w:val="24"/>
        </w:rPr>
        <w:t>d performance of the instrument</w:t>
      </w:r>
      <w:r w:rsidRPr="00E63A60">
        <w:rPr>
          <w:rFonts w:asciiTheme="majorHAnsi" w:hAnsiTheme="majorHAnsi"/>
          <w:sz w:val="24"/>
          <w:szCs w:val="24"/>
        </w:rPr>
        <w:t xml:space="preserve"> </w:t>
      </w:r>
      <w:r w:rsidR="00957AFA">
        <w:rPr>
          <w:rFonts w:asciiTheme="majorHAnsi" w:hAnsiTheme="majorHAnsi"/>
          <w:sz w:val="24"/>
          <w:szCs w:val="24"/>
        </w:rPr>
        <w:t>proving</w:t>
      </w:r>
      <w:r w:rsidRPr="00E63A60">
        <w:rPr>
          <w:rFonts w:asciiTheme="majorHAnsi" w:hAnsiTheme="majorHAnsi"/>
          <w:sz w:val="24"/>
          <w:szCs w:val="24"/>
        </w:rPr>
        <w:t xml:space="preserve"> total and spectral solar irradiance</w:t>
      </w:r>
      <w:r w:rsidR="00957AFA">
        <w:rPr>
          <w:rFonts w:asciiTheme="majorHAnsi" w:hAnsiTheme="majorHAnsi"/>
          <w:sz w:val="24"/>
          <w:szCs w:val="24"/>
        </w:rPr>
        <w:t xml:space="preserve"> observations</w:t>
      </w:r>
      <w:r w:rsidRPr="00E63A60">
        <w:rPr>
          <w:rFonts w:asciiTheme="majorHAnsi" w:hAnsiTheme="majorHAnsi"/>
          <w:sz w:val="24"/>
          <w:szCs w:val="24"/>
        </w:rPr>
        <w:t>, 2) comparison</w:t>
      </w:r>
      <w:r w:rsidR="00957AFA">
        <w:rPr>
          <w:rFonts w:asciiTheme="majorHAnsi" w:hAnsiTheme="majorHAnsi"/>
          <w:sz w:val="24"/>
          <w:szCs w:val="24"/>
        </w:rPr>
        <w:t>s</w:t>
      </w:r>
      <w:r w:rsidRPr="00E63A60">
        <w:rPr>
          <w:rFonts w:asciiTheme="majorHAnsi" w:hAnsiTheme="majorHAnsi"/>
          <w:sz w:val="24"/>
          <w:szCs w:val="24"/>
        </w:rPr>
        <w:t xml:space="preserve"> of model output with previous and simultaneous measurements, </w:t>
      </w:r>
      <w:r w:rsidR="00F044CE">
        <w:rPr>
          <w:rFonts w:asciiTheme="majorHAnsi" w:hAnsiTheme="majorHAnsi"/>
          <w:sz w:val="24"/>
          <w:szCs w:val="24"/>
        </w:rPr>
        <w:t xml:space="preserve">and </w:t>
      </w:r>
      <w:r w:rsidRPr="00E63A60">
        <w:rPr>
          <w:rFonts w:asciiTheme="majorHAnsi" w:hAnsiTheme="majorHAnsi"/>
          <w:sz w:val="24"/>
          <w:szCs w:val="24"/>
        </w:rPr>
        <w:t>3) understanding of the Sun and its variability – an understanding based on solar models and on solar observations at other wavelengths.</w:t>
      </w:r>
    </w:p>
    <w:p w14:paraId="7BE32AF4" w14:textId="377DEE04" w:rsidR="00F45488" w:rsidRPr="00E63A60" w:rsidRDefault="00F45488" w:rsidP="00B411B9">
      <w:pPr>
        <w:spacing w:before="60" w:after="180" w:line="240" w:lineRule="auto"/>
        <w:rPr>
          <w:rFonts w:asciiTheme="majorHAnsi" w:hAnsiTheme="majorHAnsi"/>
          <w:sz w:val="24"/>
          <w:szCs w:val="24"/>
        </w:rPr>
      </w:pPr>
      <w:r w:rsidRPr="00E63A60">
        <w:rPr>
          <w:rFonts w:asciiTheme="majorHAnsi" w:hAnsiTheme="majorHAnsi"/>
          <w:sz w:val="24"/>
          <w:szCs w:val="24"/>
        </w:rPr>
        <w:t xml:space="preserve">The Solar Irradiance Data Record production system supports both automatic and manual diagnostic statistical analyses of the science products. Deviations from expected or predicted </w:t>
      </w:r>
      <w:r w:rsidRPr="00E63A60">
        <w:rPr>
          <w:rFonts w:asciiTheme="majorHAnsi" w:hAnsiTheme="majorHAnsi"/>
          <w:sz w:val="24"/>
          <w:szCs w:val="24"/>
        </w:rPr>
        <w:lastRenderedPageBreak/>
        <w:t xml:space="preserve">values, flagging of anomalous values, and trends of the sunspot blocking function and facular brightening function, as well as final science values, are all incorporated into the assessment of the stability in the final science data products.  </w:t>
      </w:r>
      <w:r w:rsidR="00823B82" w:rsidRPr="00E63A60">
        <w:rPr>
          <w:rFonts w:asciiTheme="majorHAnsi" w:hAnsiTheme="majorHAnsi"/>
          <w:sz w:val="24"/>
          <w:szCs w:val="24"/>
        </w:rPr>
        <w:t xml:space="preserve">The Solar Irradiance Data Record team will </w:t>
      </w:r>
      <w:r w:rsidR="00C90BE6" w:rsidRPr="00E63A60">
        <w:rPr>
          <w:rFonts w:asciiTheme="majorHAnsi" w:hAnsiTheme="majorHAnsi"/>
          <w:sz w:val="24"/>
          <w:szCs w:val="24"/>
        </w:rPr>
        <w:t>initially monitor the q</w:t>
      </w:r>
      <w:r w:rsidRPr="00E63A60">
        <w:rPr>
          <w:rFonts w:asciiTheme="majorHAnsi" w:hAnsiTheme="majorHAnsi"/>
          <w:sz w:val="24"/>
          <w:szCs w:val="24"/>
        </w:rPr>
        <w:t xml:space="preserve">uality flags in the final science products </w:t>
      </w:r>
      <w:r w:rsidR="00C90BE6" w:rsidRPr="00E63A60">
        <w:rPr>
          <w:rFonts w:asciiTheme="majorHAnsi" w:hAnsiTheme="majorHAnsi"/>
          <w:sz w:val="24"/>
          <w:szCs w:val="24"/>
        </w:rPr>
        <w:t xml:space="preserve">manually.  As the operational implementation </w:t>
      </w:r>
      <w:r w:rsidR="00164AFE" w:rsidRPr="00E63A60">
        <w:rPr>
          <w:rFonts w:asciiTheme="majorHAnsi" w:hAnsiTheme="majorHAnsi"/>
          <w:sz w:val="24"/>
          <w:szCs w:val="24"/>
        </w:rPr>
        <w:t xml:space="preserve">of the Solar Irradiance Data Record algorithm </w:t>
      </w:r>
      <w:r w:rsidR="00C90BE6" w:rsidRPr="00E63A60">
        <w:rPr>
          <w:rFonts w:asciiTheme="majorHAnsi" w:hAnsiTheme="majorHAnsi"/>
          <w:sz w:val="24"/>
          <w:szCs w:val="24"/>
        </w:rPr>
        <w:t>matures, the Solar Irradiance Data Record team will move toward automating portions of the quality flag in the final science products; manual monitoring, particularly of the physical representativeness of the facular brightening function and sunspot</w:t>
      </w:r>
      <w:r w:rsidR="00A57C45" w:rsidRPr="00E63A60">
        <w:rPr>
          <w:rFonts w:asciiTheme="majorHAnsi" w:hAnsiTheme="majorHAnsi"/>
          <w:sz w:val="24"/>
          <w:szCs w:val="24"/>
        </w:rPr>
        <w:t xml:space="preserve"> darkening function, will continue to</w:t>
      </w:r>
      <w:r w:rsidR="00C90BE6" w:rsidRPr="00E63A60">
        <w:rPr>
          <w:rFonts w:asciiTheme="majorHAnsi" w:hAnsiTheme="majorHAnsi"/>
          <w:sz w:val="24"/>
          <w:szCs w:val="24"/>
        </w:rPr>
        <w:t xml:space="preserve"> be necessary to some extent.  </w:t>
      </w:r>
    </w:p>
    <w:p w14:paraId="4E903F68" w14:textId="6C39D649" w:rsidR="00295DFC" w:rsidRPr="00E63A60" w:rsidRDefault="00295DFC" w:rsidP="00B411B9">
      <w:pPr>
        <w:spacing w:before="60" w:after="180" w:line="240" w:lineRule="auto"/>
        <w:rPr>
          <w:rFonts w:asciiTheme="majorHAnsi" w:hAnsiTheme="majorHAnsi"/>
          <w:sz w:val="24"/>
          <w:szCs w:val="24"/>
        </w:rPr>
      </w:pPr>
      <w:r w:rsidRPr="00E63A60">
        <w:rPr>
          <w:rFonts w:asciiTheme="majorHAnsi" w:hAnsiTheme="majorHAnsi"/>
          <w:sz w:val="24"/>
          <w:szCs w:val="24"/>
        </w:rPr>
        <w:t xml:space="preserve">A derived relationship between the Mg II index and the F10.7 cm flux (another proxy of chromospheric variability, independent of </w:t>
      </w:r>
      <w:r w:rsidR="009C3F7A" w:rsidRPr="00E63A60">
        <w:rPr>
          <w:rFonts w:asciiTheme="majorHAnsi" w:hAnsiTheme="majorHAnsi"/>
          <w:sz w:val="24"/>
          <w:szCs w:val="24"/>
        </w:rPr>
        <w:t xml:space="preserve">the </w:t>
      </w:r>
      <w:r w:rsidRPr="00E63A60">
        <w:rPr>
          <w:rFonts w:asciiTheme="majorHAnsi" w:hAnsiTheme="majorHAnsi"/>
          <w:sz w:val="24"/>
          <w:szCs w:val="24"/>
        </w:rPr>
        <w:t xml:space="preserve">Mg II) </w:t>
      </w:r>
      <w:r w:rsidR="00205039" w:rsidRPr="00E63A60">
        <w:rPr>
          <w:rFonts w:asciiTheme="majorHAnsi" w:hAnsiTheme="majorHAnsi"/>
          <w:sz w:val="24"/>
          <w:szCs w:val="24"/>
        </w:rPr>
        <w:t>monitor</w:t>
      </w:r>
      <w:r w:rsidR="00BD5FC4">
        <w:rPr>
          <w:rFonts w:asciiTheme="majorHAnsi" w:hAnsiTheme="majorHAnsi"/>
          <w:sz w:val="24"/>
          <w:szCs w:val="24"/>
        </w:rPr>
        <w:t>s, identifies</w:t>
      </w:r>
      <w:r w:rsidR="00205039" w:rsidRPr="00E63A60">
        <w:rPr>
          <w:rFonts w:asciiTheme="majorHAnsi" w:hAnsiTheme="majorHAnsi"/>
          <w:sz w:val="24"/>
          <w:szCs w:val="24"/>
        </w:rPr>
        <w:t>, and flag</w:t>
      </w:r>
      <w:r w:rsidR="00BD5FC4">
        <w:rPr>
          <w:rFonts w:asciiTheme="majorHAnsi" w:hAnsiTheme="majorHAnsi"/>
          <w:sz w:val="24"/>
          <w:szCs w:val="24"/>
        </w:rPr>
        <w:t>s</w:t>
      </w:r>
      <w:r w:rsidR="00205039" w:rsidRPr="00E63A60">
        <w:rPr>
          <w:rFonts w:asciiTheme="majorHAnsi" w:hAnsiTheme="majorHAnsi"/>
          <w:sz w:val="24"/>
          <w:szCs w:val="24"/>
        </w:rPr>
        <w:t xml:space="preserve"> </w:t>
      </w:r>
      <w:r w:rsidRPr="00E63A60">
        <w:rPr>
          <w:rFonts w:asciiTheme="majorHAnsi" w:hAnsiTheme="majorHAnsi"/>
          <w:sz w:val="24"/>
          <w:szCs w:val="24"/>
        </w:rPr>
        <w:t xml:space="preserve">outliers in the Mg II index value </w:t>
      </w:r>
      <w:r w:rsidR="00CD67C8" w:rsidRPr="00E63A60">
        <w:rPr>
          <w:rFonts w:asciiTheme="majorHAnsi" w:hAnsiTheme="majorHAnsi"/>
          <w:sz w:val="24"/>
          <w:szCs w:val="24"/>
        </w:rPr>
        <w:t xml:space="preserve">that is </w:t>
      </w:r>
      <w:r w:rsidRPr="00E63A60">
        <w:rPr>
          <w:rFonts w:asciiTheme="majorHAnsi" w:hAnsiTheme="majorHAnsi"/>
          <w:sz w:val="24"/>
          <w:szCs w:val="24"/>
        </w:rPr>
        <w:t>used to derive the facular brightening function</w:t>
      </w:r>
      <w:r w:rsidR="00CD67C8" w:rsidRPr="00E63A60">
        <w:rPr>
          <w:rFonts w:asciiTheme="majorHAnsi" w:hAnsiTheme="majorHAnsi"/>
          <w:sz w:val="24"/>
          <w:szCs w:val="24"/>
        </w:rPr>
        <w:t xml:space="preserve"> relative to Quiet sun values</w:t>
      </w:r>
      <w:r w:rsidRPr="00E63A60">
        <w:rPr>
          <w:rFonts w:asciiTheme="majorHAnsi" w:hAnsiTheme="majorHAnsi"/>
          <w:sz w:val="24"/>
          <w:szCs w:val="24"/>
        </w:rPr>
        <w:t xml:space="preserve">.  In addition, the time series of sunspot number </w:t>
      </w:r>
      <w:r w:rsidR="00BD5FC4">
        <w:rPr>
          <w:rFonts w:asciiTheme="majorHAnsi" w:hAnsiTheme="majorHAnsi"/>
          <w:sz w:val="24"/>
          <w:szCs w:val="24"/>
        </w:rPr>
        <w:t>is</w:t>
      </w:r>
      <w:r w:rsidRPr="00E63A60">
        <w:rPr>
          <w:rFonts w:asciiTheme="majorHAnsi" w:hAnsiTheme="majorHAnsi"/>
          <w:sz w:val="24"/>
          <w:szCs w:val="24"/>
        </w:rPr>
        <w:t xml:space="preserve"> monitored to screen a value of ‘0’ sunsp</w:t>
      </w:r>
      <w:r w:rsidR="00A10453" w:rsidRPr="00E63A60">
        <w:rPr>
          <w:rFonts w:asciiTheme="majorHAnsi" w:hAnsiTheme="majorHAnsi"/>
          <w:sz w:val="24"/>
          <w:szCs w:val="24"/>
        </w:rPr>
        <w:t xml:space="preserve">ot area as a “negative” result when the cause is missing station data, or a “positive” result when </w:t>
      </w:r>
      <w:r w:rsidRPr="00E63A60">
        <w:rPr>
          <w:rFonts w:asciiTheme="majorHAnsi" w:hAnsiTheme="majorHAnsi"/>
          <w:sz w:val="24"/>
          <w:szCs w:val="24"/>
        </w:rPr>
        <w:t>a value of ‘0’ sunspot area is physically plausible at solar minimum condit</w:t>
      </w:r>
      <w:r w:rsidR="00EC128C" w:rsidRPr="00E63A60">
        <w:rPr>
          <w:rFonts w:asciiTheme="majorHAnsi" w:hAnsiTheme="majorHAnsi"/>
          <w:sz w:val="24"/>
          <w:szCs w:val="24"/>
        </w:rPr>
        <w:t>ions with zero</w:t>
      </w:r>
      <w:r w:rsidR="00A10453" w:rsidRPr="00E63A60">
        <w:rPr>
          <w:rFonts w:asciiTheme="majorHAnsi" w:hAnsiTheme="majorHAnsi"/>
          <w:sz w:val="24"/>
          <w:szCs w:val="24"/>
        </w:rPr>
        <w:t xml:space="preserve"> </w:t>
      </w:r>
      <w:r w:rsidR="00EC128C" w:rsidRPr="00E63A60">
        <w:rPr>
          <w:rFonts w:asciiTheme="majorHAnsi" w:hAnsiTheme="majorHAnsi"/>
          <w:sz w:val="24"/>
          <w:szCs w:val="24"/>
        </w:rPr>
        <w:t>sunspot number</w:t>
      </w:r>
      <w:r w:rsidRPr="00E63A60">
        <w:rPr>
          <w:rFonts w:asciiTheme="majorHAnsi" w:hAnsiTheme="majorHAnsi"/>
          <w:sz w:val="24"/>
          <w:szCs w:val="24"/>
        </w:rPr>
        <w:t>.</w:t>
      </w:r>
    </w:p>
    <w:p w14:paraId="0BECA9F3" w14:textId="7520E252" w:rsidR="00DA003E" w:rsidRPr="00E63A60" w:rsidRDefault="008B7A9F" w:rsidP="00B411B9">
      <w:pPr>
        <w:spacing w:before="60" w:after="180" w:line="240" w:lineRule="auto"/>
        <w:rPr>
          <w:rFonts w:asciiTheme="majorHAnsi" w:hAnsiTheme="majorHAnsi"/>
          <w:sz w:val="24"/>
          <w:szCs w:val="24"/>
        </w:rPr>
      </w:pPr>
      <w:r w:rsidRPr="00E63A60">
        <w:rPr>
          <w:rFonts w:asciiTheme="majorHAnsi" w:hAnsiTheme="majorHAnsi"/>
          <w:sz w:val="24"/>
          <w:szCs w:val="24"/>
        </w:rPr>
        <w:t xml:space="preserve">Statistical </w:t>
      </w:r>
      <w:r w:rsidR="00DA4743" w:rsidRPr="00E63A60">
        <w:rPr>
          <w:rFonts w:asciiTheme="majorHAnsi" w:hAnsiTheme="majorHAnsi"/>
          <w:sz w:val="24"/>
          <w:szCs w:val="24"/>
        </w:rPr>
        <w:t xml:space="preserve">analysis of </w:t>
      </w:r>
      <w:r w:rsidR="00FB4714" w:rsidRPr="00E63A60">
        <w:rPr>
          <w:rFonts w:asciiTheme="majorHAnsi" w:hAnsiTheme="majorHAnsi"/>
          <w:sz w:val="24"/>
          <w:szCs w:val="24"/>
        </w:rPr>
        <w:t xml:space="preserve">the </w:t>
      </w:r>
      <w:r w:rsidR="00326D1C" w:rsidRPr="00E63A60">
        <w:rPr>
          <w:rFonts w:asciiTheme="majorHAnsi" w:hAnsiTheme="majorHAnsi"/>
          <w:sz w:val="24"/>
          <w:szCs w:val="24"/>
        </w:rPr>
        <w:t>time series of</w:t>
      </w:r>
      <w:r w:rsidRPr="00E63A60">
        <w:rPr>
          <w:rFonts w:asciiTheme="majorHAnsi" w:hAnsiTheme="majorHAnsi"/>
          <w:sz w:val="24"/>
          <w:szCs w:val="24"/>
        </w:rPr>
        <w:t xml:space="preserve"> the mean facular brightening </w:t>
      </w:r>
      <w:r w:rsidR="00BD5FC4">
        <w:rPr>
          <w:rFonts w:asciiTheme="majorHAnsi" w:hAnsiTheme="majorHAnsi"/>
          <w:sz w:val="24"/>
          <w:szCs w:val="24"/>
        </w:rPr>
        <w:t xml:space="preserve">and </w:t>
      </w:r>
      <w:r w:rsidR="00BD5FC4" w:rsidRPr="00E63A60">
        <w:rPr>
          <w:rFonts w:asciiTheme="majorHAnsi" w:hAnsiTheme="majorHAnsi"/>
          <w:sz w:val="24"/>
          <w:szCs w:val="24"/>
        </w:rPr>
        <w:t xml:space="preserve">sunspot </w:t>
      </w:r>
      <w:r w:rsidR="00BD5FC4">
        <w:rPr>
          <w:rFonts w:asciiTheme="majorHAnsi" w:hAnsiTheme="majorHAnsi"/>
          <w:sz w:val="24"/>
          <w:szCs w:val="24"/>
        </w:rPr>
        <w:t>darkening</w:t>
      </w:r>
      <w:r w:rsidR="00BD5FC4" w:rsidRPr="00E63A60">
        <w:rPr>
          <w:rFonts w:asciiTheme="majorHAnsi" w:hAnsiTheme="majorHAnsi"/>
          <w:sz w:val="24"/>
          <w:szCs w:val="24"/>
        </w:rPr>
        <w:t xml:space="preserve"> </w:t>
      </w:r>
      <w:r w:rsidRPr="00E63A60">
        <w:rPr>
          <w:rFonts w:asciiTheme="majorHAnsi" w:hAnsiTheme="majorHAnsi"/>
          <w:sz w:val="24"/>
          <w:szCs w:val="24"/>
        </w:rPr>
        <w:t>functions</w:t>
      </w:r>
      <w:r w:rsidR="00326D1C" w:rsidRPr="00E63A60">
        <w:rPr>
          <w:rFonts w:asciiTheme="majorHAnsi" w:hAnsiTheme="majorHAnsi"/>
          <w:sz w:val="24"/>
          <w:szCs w:val="24"/>
        </w:rPr>
        <w:t>, and their respective variances,</w:t>
      </w:r>
      <w:r w:rsidRPr="00E63A60">
        <w:rPr>
          <w:rFonts w:asciiTheme="majorHAnsi" w:hAnsiTheme="majorHAnsi"/>
          <w:sz w:val="24"/>
          <w:szCs w:val="24"/>
        </w:rPr>
        <w:t xml:space="preserve"> </w:t>
      </w:r>
      <w:r w:rsidR="00BD5FC4">
        <w:rPr>
          <w:rFonts w:asciiTheme="majorHAnsi" w:hAnsiTheme="majorHAnsi"/>
          <w:sz w:val="24"/>
          <w:szCs w:val="24"/>
        </w:rPr>
        <w:t>are</w:t>
      </w:r>
      <w:r w:rsidRPr="00E63A60">
        <w:rPr>
          <w:rFonts w:asciiTheme="majorHAnsi" w:hAnsiTheme="majorHAnsi"/>
          <w:sz w:val="24"/>
          <w:szCs w:val="24"/>
        </w:rPr>
        <w:t xml:space="preserve"> used to flag potential outliers, alerting the Solar Irradia</w:t>
      </w:r>
      <w:r w:rsidR="00FB4714" w:rsidRPr="00E63A60">
        <w:rPr>
          <w:rFonts w:asciiTheme="majorHAnsi" w:hAnsiTheme="majorHAnsi"/>
          <w:sz w:val="24"/>
          <w:szCs w:val="24"/>
        </w:rPr>
        <w:t xml:space="preserve">nce Data Record team to </w:t>
      </w:r>
      <w:r w:rsidRPr="00E63A60">
        <w:rPr>
          <w:rFonts w:asciiTheme="majorHAnsi" w:hAnsiTheme="majorHAnsi"/>
          <w:sz w:val="24"/>
          <w:szCs w:val="24"/>
        </w:rPr>
        <w:t>investigate the input data sets.</w:t>
      </w:r>
      <w:r w:rsidR="0091340F" w:rsidRPr="00E63A60">
        <w:rPr>
          <w:rFonts w:asciiTheme="majorHAnsi" w:hAnsiTheme="majorHAnsi"/>
          <w:sz w:val="24"/>
          <w:szCs w:val="24"/>
        </w:rPr>
        <w:t xml:space="preserve"> The original NRLTSI and NRLSSI models provide robust data </w:t>
      </w:r>
      <w:r w:rsidR="00787E2B" w:rsidRPr="00E63A60">
        <w:rPr>
          <w:rFonts w:asciiTheme="majorHAnsi" w:hAnsiTheme="majorHAnsi"/>
          <w:sz w:val="24"/>
          <w:szCs w:val="24"/>
        </w:rPr>
        <w:t xml:space="preserve">sets to define </w:t>
      </w:r>
      <w:r w:rsidR="0091340F" w:rsidRPr="00E63A60">
        <w:rPr>
          <w:rFonts w:asciiTheme="majorHAnsi" w:hAnsiTheme="majorHAnsi"/>
          <w:sz w:val="24"/>
          <w:szCs w:val="24"/>
        </w:rPr>
        <w:t>min</w:t>
      </w:r>
      <w:r w:rsidR="00787E2B" w:rsidRPr="00E63A60">
        <w:rPr>
          <w:rFonts w:asciiTheme="majorHAnsi" w:hAnsiTheme="majorHAnsi"/>
          <w:sz w:val="24"/>
          <w:szCs w:val="24"/>
        </w:rPr>
        <w:t>imum and maximum ranges of the</w:t>
      </w:r>
      <w:r w:rsidR="0091340F" w:rsidRPr="00E63A60">
        <w:rPr>
          <w:rFonts w:asciiTheme="majorHAnsi" w:hAnsiTheme="majorHAnsi"/>
          <w:sz w:val="24"/>
          <w:szCs w:val="24"/>
        </w:rPr>
        <w:t xml:space="preserve"> </w:t>
      </w:r>
      <w:r w:rsidR="00BD5FC4" w:rsidRPr="00E63A60">
        <w:rPr>
          <w:rFonts w:asciiTheme="majorHAnsi" w:hAnsiTheme="majorHAnsi"/>
          <w:sz w:val="24"/>
          <w:szCs w:val="24"/>
        </w:rPr>
        <w:t xml:space="preserve">facular brightening </w:t>
      </w:r>
      <w:r w:rsidR="00BD5FC4">
        <w:rPr>
          <w:rFonts w:asciiTheme="majorHAnsi" w:hAnsiTheme="majorHAnsi"/>
          <w:sz w:val="24"/>
          <w:szCs w:val="24"/>
        </w:rPr>
        <w:t xml:space="preserve">and </w:t>
      </w:r>
      <w:r w:rsidR="00787E2B" w:rsidRPr="00E63A60">
        <w:rPr>
          <w:rFonts w:asciiTheme="majorHAnsi" w:hAnsiTheme="majorHAnsi"/>
          <w:sz w:val="24"/>
          <w:szCs w:val="24"/>
        </w:rPr>
        <w:t xml:space="preserve">sunspot darkening </w:t>
      </w:r>
      <w:r w:rsidR="00BD5FC4">
        <w:rPr>
          <w:rFonts w:asciiTheme="majorHAnsi" w:hAnsiTheme="majorHAnsi"/>
          <w:sz w:val="24"/>
          <w:szCs w:val="24"/>
        </w:rPr>
        <w:t>functions</w:t>
      </w:r>
      <w:r w:rsidR="0091340F" w:rsidRPr="00E63A60">
        <w:rPr>
          <w:rFonts w:asciiTheme="majorHAnsi" w:hAnsiTheme="majorHAnsi"/>
          <w:sz w:val="24"/>
          <w:szCs w:val="24"/>
        </w:rPr>
        <w:t xml:space="preserve">.  Statistical monitoring of </w:t>
      </w:r>
      <w:r w:rsidR="00787E2B" w:rsidRPr="00E63A60">
        <w:rPr>
          <w:rFonts w:asciiTheme="majorHAnsi" w:hAnsiTheme="majorHAnsi"/>
          <w:sz w:val="24"/>
          <w:szCs w:val="24"/>
        </w:rPr>
        <w:t xml:space="preserve">the time series </w:t>
      </w:r>
      <w:r w:rsidR="0091340F" w:rsidRPr="00E63A60">
        <w:rPr>
          <w:rFonts w:asciiTheme="majorHAnsi" w:hAnsiTheme="majorHAnsi"/>
          <w:sz w:val="24"/>
          <w:szCs w:val="24"/>
        </w:rPr>
        <w:t xml:space="preserve">of the </w:t>
      </w:r>
      <w:r w:rsidR="00787E2B" w:rsidRPr="00E63A60">
        <w:rPr>
          <w:rFonts w:asciiTheme="majorHAnsi" w:hAnsiTheme="majorHAnsi"/>
          <w:sz w:val="24"/>
          <w:szCs w:val="24"/>
        </w:rPr>
        <w:t xml:space="preserve">mean </w:t>
      </w:r>
      <w:r w:rsidR="0091340F" w:rsidRPr="00E63A60">
        <w:rPr>
          <w:rFonts w:asciiTheme="majorHAnsi" w:hAnsiTheme="majorHAnsi"/>
          <w:sz w:val="24"/>
          <w:szCs w:val="24"/>
        </w:rPr>
        <w:t>modeled solar irradiance (total and spectral)</w:t>
      </w:r>
      <w:r w:rsidR="00787E2B" w:rsidRPr="00E63A60">
        <w:rPr>
          <w:rFonts w:asciiTheme="majorHAnsi" w:hAnsiTheme="majorHAnsi"/>
          <w:sz w:val="24"/>
          <w:szCs w:val="24"/>
        </w:rPr>
        <w:t>, and their respective variances,</w:t>
      </w:r>
      <w:r w:rsidR="0091340F" w:rsidRPr="00E63A60">
        <w:rPr>
          <w:rFonts w:asciiTheme="majorHAnsi" w:hAnsiTheme="majorHAnsi"/>
          <w:sz w:val="24"/>
          <w:szCs w:val="24"/>
        </w:rPr>
        <w:t xml:space="preserve"> </w:t>
      </w:r>
      <w:r w:rsidR="00BD5FC4">
        <w:rPr>
          <w:rFonts w:asciiTheme="majorHAnsi" w:hAnsiTheme="majorHAnsi"/>
          <w:sz w:val="24"/>
          <w:szCs w:val="24"/>
        </w:rPr>
        <w:t>is also implemented</w:t>
      </w:r>
      <w:r w:rsidR="00EC5997" w:rsidRPr="00E63A60">
        <w:rPr>
          <w:rFonts w:asciiTheme="majorHAnsi" w:hAnsiTheme="majorHAnsi"/>
          <w:sz w:val="24"/>
          <w:szCs w:val="24"/>
        </w:rPr>
        <w:t xml:space="preserve"> </w:t>
      </w:r>
      <w:r w:rsidR="00BD5FC4">
        <w:rPr>
          <w:rFonts w:asciiTheme="majorHAnsi" w:hAnsiTheme="majorHAnsi"/>
          <w:sz w:val="24"/>
          <w:szCs w:val="24"/>
        </w:rPr>
        <w:t>with</w:t>
      </w:r>
      <w:r w:rsidR="00EC5997" w:rsidRPr="00E63A60">
        <w:rPr>
          <w:rFonts w:asciiTheme="majorHAnsi" w:hAnsiTheme="majorHAnsi"/>
          <w:sz w:val="24"/>
          <w:szCs w:val="24"/>
        </w:rPr>
        <w:t xml:space="preserve"> near real-time comparison</w:t>
      </w:r>
      <w:r w:rsidR="00BD5FC4">
        <w:rPr>
          <w:rFonts w:asciiTheme="majorHAnsi" w:hAnsiTheme="majorHAnsi"/>
          <w:sz w:val="24"/>
          <w:szCs w:val="24"/>
        </w:rPr>
        <w:t>s</w:t>
      </w:r>
      <w:r w:rsidR="00EC5997" w:rsidRPr="00E63A60">
        <w:rPr>
          <w:rFonts w:asciiTheme="majorHAnsi" w:hAnsiTheme="majorHAnsi"/>
          <w:sz w:val="24"/>
          <w:szCs w:val="24"/>
        </w:rPr>
        <w:t xml:space="preserve"> with observations of</w:t>
      </w:r>
      <w:r w:rsidR="00787E2B" w:rsidRPr="00E63A60">
        <w:rPr>
          <w:rFonts w:asciiTheme="majorHAnsi" w:hAnsiTheme="majorHAnsi"/>
          <w:sz w:val="24"/>
          <w:szCs w:val="24"/>
        </w:rPr>
        <w:t xml:space="preserve"> total and spectral irradiance being made by SORCE, the TSI Transfer Calibration Experiment (TCTE), and the future TSIS instrument suite scheduled to launch to the International Space Station </w:t>
      </w:r>
      <w:r w:rsidR="00912F67" w:rsidRPr="00E63A60">
        <w:rPr>
          <w:rFonts w:asciiTheme="majorHAnsi" w:hAnsiTheme="majorHAnsi"/>
          <w:sz w:val="24"/>
          <w:szCs w:val="24"/>
        </w:rPr>
        <w:t xml:space="preserve">(ISS) </w:t>
      </w:r>
      <w:r w:rsidR="00787E2B" w:rsidRPr="00E63A60">
        <w:rPr>
          <w:rFonts w:asciiTheme="majorHAnsi" w:hAnsiTheme="majorHAnsi"/>
          <w:sz w:val="24"/>
          <w:szCs w:val="24"/>
        </w:rPr>
        <w:t>in 2017.</w:t>
      </w:r>
      <w:r w:rsidR="00EC5997" w:rsidRPr="00E63A60">
        <w:rPr>
          <w:rFonts w:asciiTheme="majorHAnsi" w:hAnsiTheme="majorHAnsi"/>
          <w:sz w:val="24"/>
          <w:szCs w:val="24"/>
        </w:rPr>
        <w:t xml:space="preserve"> </w:t>
      </w:r>
    </w:p>
    <w:p w14:paraId="33CEF07B" w14:textId="3C213F01" w:rsidR="0048795A" w:rsidRPr="00E63A60" w:rsidRDefault="00BD5FC4" w:rsidP="00B411B9">
      <w:pPr>
        <w:spacing w:before="60" w:after="180" w:line="240" w:lineRule="auto"/>
        <w:rPr>
          <w:rFonts w:asciiTheme="majorHAnsi" w:hAnsiTheme="majorHAnsi"/>
          <w:sz w:val="24"/>
          <w:szCs w:val="24"/>
        </w:rPr>
      </w:pPr>
      <w:r>
        <w:rPr>
          <w:rFonts w:asciiTheme="majorHAnsi" w:hAnsiTheme="majorHAnsi"/>
          <w:sz w:val="24"/>
          <w:szCs w:val="24"/>
        </w:rPr>
        <w:t>Table 6</w:t>
      </w:r>
      <w:r w:rsidR="001151B6" w:rsidRPr="00E63A60">
        <w:rPr>
          <w:rFonts w:asciiTheme="majorHAnsi" w:hAnsiTheme="majorHAnsi"/>
          <w:sz w:val="24"/>
          <w:szCs w:val="24"/>
        </w:rPr>
        <w:t xml:space="preserve"> </w:t>
      </w:r>
      <w:r w:rsidR="0048795A" w:rsidRPr="00E63A60">
        <w:rPr>
          <w:rFonts w:asciiTheme="majorHAnsi" w:hAnsiTheme="majorHAnsi"/>
          <w:sz w:val="24"/>
          <w:szCs w:val="24"/>
        </w:rPr>
        <w:t>lists the assumptions in the algorithm</w:t>
      </w:r>
      <w:r w:rsidR="00787E2B" w:rsidRPr="00E63A60">
        <w:rPr>
          <w:rFonts w:asciiTheme="majorHAnsi" w:hAnsiTheme="majorHAnsi"/>
          <w:sz w:val="24"/>
          <w:szCs w:val="24"/>
        </w:rPr>
        <w:t xml:space="preserve">. The </w:t>
      </w:r>
      <w:r w:rsidR="0048795A" w:rsidRPr="00E63A60">
        <w:rPr>
          <w:rFonts w:asciiTheme="majorHAnsi" w:hAnsiTheme="majorHAnsi"/>
          <w:sz w:val="24"/>
          <w:szCs w:val="24"/>
        </w:rPr>
        <w:t>operational steps to monitor t</w:t>
      </w:r>
      <w:r w:rsidR="00787E2B" w:rsidRPr="00E63A60">
        <w:rPr>
          <w:rFonts w:asciiTheme="majorHAnsi" w:hAnsiTheme="majorHAnsi"/>
          <w:sz w:val="24"/>
          <w:szCs w:val="24"/>
        </w:rPr>
        <w:t xml:space="preserve">ime series of algorithm inputs </w:t>
      </w:r>
      <w:r w:rsidR="0048795A" w:rsidRPr="00E63A60">
        <w:rPr>
          <w:rFonts w:asciiTheme="majorHAnsi" w:hAnsiTheme="majorHAnsi"/>
          <w:sz w:val="24"/>
          <w:szCs w:val="24"/>
        </w:rPr>
        <w:t xml:space="preserve">and </w:t>
      </w:r>
      <w:r w:rsidR="00787E2B" w:rsidRPr="00E63A60">
        <w:rPr>
          <w:rFonts w:asciiTheme="majorHAnsi" w:hAnsiTheme="majorHAnsi"/>
          <w:sz w:val="24"/>
          <w:szCs w:val="24"/>
        </w:rPr>
        <w:t xml:space="preserve">the </w:t>
      </w:r>
      <w:r w:rsidR="0048795A" w:rsidRPr="00E63A60">
        <w:rPr>
          <w:rFonts w:asciiTheme="majorHAnsi" w:hAnsiTheme="majorHAnsi"/>
          <w:sz w:val="24"/>
          <w:szCs w:val="24"/>
        </w:rPr>
        <w:t>output</w:t>
      </w:r>
      <w:r w:rsidR="00787E2B" w:rsidRPr="00E63A60">
        <w:rPr>
          <w:rFonts w:asciiTheme="majorHAnsi" w:hAnsiTheme="majorHAnsi"/>
          <w:sz w:val="24"/>
          <w:szCs w:val="24"/>
        </w:rPr>
        <w:t xml:space="preserve"> solar irradiance are also noted. </w:t>
      </w:r>
    </w:p>
    <w:p w14:paraId="6CEBC99F" w14:textId="77777777" w:rsidR="000C19D7" w:rsidRDefault="000C19D7" w:rsidP="006B2078">
      <w:pPr>
        <w:pStyle w:val="CDRHeading2"/>
      </w:pPr>
      <w:bookmarkStart w:id="60" w:name="_Toc269030703"/>
      <w:r>
        <w:t>Exception Handling</w:t>
      </w:r>
      <w:bookmarkEnd w:id="60"/>
    </w:p>
    <w:p w14:paraId="233606BB" w14:textId="2C2A760E" w:rsidR="00343595" w:rsidRPr="000F1FC4" w:rsidRDefault="000F1FC4" w:rsidP="000F1FC4">
      <w:pPr>
        <w:pStyle w:val="CDRGuidance"/>
        <w:rPr>
          <w:rFonts w:asciiTheme="majorHAnsi" w:hAnsiTheme="majorHAnsi"/>
          <w:i w:val="0"/>
        </w:rPr>
      </w:pPr>
      <w:r w:rsidRPr="000F1FC4">
        <w:rPr>
          <w:rFonts w:asciiTheme="majorHAnsi" w:hAnsiTheme="majorHAnsi"/>
          <w:i w:val="0"/>
        </w:rPr>
        <w:t>The processing code is not currently robust when it comes to exception handling.  Error conditions are unlikely, assuming the processing environment is adequately prepared. Future enhancements will ensure that appropriate error messages are returned.</w:t>
      </w:r>
    </w:p>
    <w:p w14:paraId="5F1A5C16" w14:textId="01BEBCE2" w:rsidR="00885B7F" w:rsidRDefault="000C19D7" w:rsidP="00885B7F">
      <w:pPr>
        <w:pStyle w:val="CDRHeading2"/>
      </w:pPr>
      <w:bookmarkStart w:id="61" w:name="_Toc269030704"/>
      <w:r>
        <w:t>Algorithm Validation</w:t>
      </w:r>
      <w:bookmarkEnd w:id="61"/>
    </w:p>
    <w:p w14:paraId="3ED4C866" w14:textId="1C23C8E1" w:rsidR="000D6C1A" w:rsidRDefault="000D6C1A" w:rsidP="000D6C1A">
      <w:pPr>
        <w:pStyle w:val="CDRBodyText"/>
        <w:ind w:firstLine="0"/>
        <w:rPr>
          <w:rFonts w:asciiTheme="majorHAnsi" w:hAnsiTheme="majorHAnsi"/>
        </w:rPr>
      </w:pPr>
      <w:r w:rsidRPr="00E63A60">
        <w:rPr>
          <w:rFonts w:asciiTheme="majorHAnsi" w:hAnsiTheme="majorHAnsi"/>
        </w:rPr>
        <w:t xml:space="preserve">In addition to the checks on the algorithm performance described in Section 4, </w:t>
      </w:r>
      <w:r w:rsidR="003A212B" w:rsidRPr="00E63A60">
        <w:rPr>
          <w:rFonts w:asciiTheme="majorHAnsi" w:hAnsiTheme="majorHAnsi"/>
        </w:rPr>
        <w:t>t</w:t>
      </w:r>
      <w:r w:rsidRPr="00E63A60">
        <w:rPr>
          <w:rFonts w:asciiTheme="majorHAnsi" w:hAnsiTheme="majorHAnsi"/>
        </w:rPr>
        <w:t xml:space="preserve">he algorithm is validated by comparing the total and solar </w:t>
      </w:r>
      <w:r w:rsidR="003B71C0">
        <w:rPr>
          <w:rFonts w:asciiTheme="majorHAnsi" w:hAnsiTheme="majorHAnsi"/>
        </w:rPr>
        <w:t xml:space="preserve">spectral </w:t>
      </w:r>
      <w:r w:rsidRPr="00E63A60">
        <w:rPr>
          <w:rFonts w:asciiTheme="majorHAnsi" w:hAnsiTheme="majorHAnsi"/>
        </w:rPr>
        <w:t>irradiance times series that it produces with direct observations where available, and with other models of irradiance variability.</w:t>
      </w:r>
      <w:r w:rsidR="0048795A" w:rsidRPr="00E63A60">
        <w:rPr>
          <w:rFonts w:asciiTheme="majorHAnsi" w:hAnsiTheme="majorHAnsi"/>
        </w:rPr>
        <w:t xml:space="preserve"> </w:t>
      </w:r>
    </w:p>
    <w:p w14:paraId="54A827A2" w14:textId="239C9680" w:rsidR="00657A19" w:rsidRPr="00E63A60" w:rsidRDefault="0037422A" w:rsidP="000D6C1A">
      <w:pPr>
        <w:pStyle w:val="CDRBodyText"/>
        <w:ind w:firstLine="0"/>
        <w:rPr>
          <w:rFonts w:asciiTheme="majorHAnsi" w:hAnsiTheme="majorHAnsi"/>
        </w:rPr>
      </w:pPr>
      <w:r w:rsidRPr="00E63A60">
        <w:rPr>
          <w:rFonts w:asciiTheme="majorHAnsi" w:hAnsiTheme="majorHAnsi"/>
          <w:noProof/>
        </w:rPr>
        <w:lastRenderedPageBreak/>
        <w:drawing>
          <wp:anchor distT="0" distB="0" distL="114300" distR="114300" simplePos="0" relativeHeight="251683840" behindDoc="0" locked="0" layoutInCell="1" allowOverlap="1" wp14:anchorId="5E26D5BA" wp14:editId="77750B46">
            <wp:simplePos x="0" y="0"/>
            <wp:positionH relativeFrom="column">
              <wp:posOffset>0</wp:posOffset>
            </wp:positionH>
            <wp:positionV relativeFrom="paragraph">
              <wp:posOffset>1474470</wp:posOffset>
            </wp:positionV>
            <wp:extent cx="2816225" cy="3326130"/>
            <wp:effectExtent l="0" t="0" r="3175" b="127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6_TSI_obs_mod_ts.png"/>
                    <pic:cNvPicPr/>
                  </pic:nvPicPr>
                  <pic:blipFill rotWithShape="1">
                    <a:blip r:embed="rId27">
                      <a:extLst>
                        <a:ext uri="{28A0092B-C50C-407E-A947-70E740481C1C}">
                          <a14:useLocalDpi xmlns:a14="http://schemas.microsoft.com/office/drawing/2010/main" val="0"/>
                        </a:ext>
                      </a:extLst>
                    </a:blip>
                    <a:srcRect t="8079" b="3362"/>
                    <a:stretch/>
                  </pic:blipFill>
                  <pic:spPr bwMode="auto">
                    <a:xfrm>
                      <a:off x="0" y="0"/>
                      <a:ext cx="2816225" cy="3326130"/>
                    </a:xfrm>
                    <a:prstGeom prst="rect">
                      <a:avLst/>
                    </a:prstGeom>
                    <a:ln>
                      <a:noFill/>
                    </a:ln>
                    <a:extLst>
                      <a:ext uri="{53640926-AAD7-44d8-BBD7-CCE9431645EC}">
                        <a14:shadowObscured xmlns:a14="http://schemas.microsoft.com/office/drawing/2010/main"/>
                      </a:ex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7152" behindDoc="0" locked="0" layoutInCell="1" allowOverlap="1" wp14:anchorId="14674879" wp14:editId="0564BDD2">
            <wp:simplePos x="0" y="0"/>
            <wp:positionH relativeFrom="column">
              <wp:posOffset>2933700</wp:posOffset>
            </wp:positionH>
            <wp:positionV relativeFrom="paragraph">
              <wp:posOffset>1600200</wp:posOffset>
            </wp:positionV>
            <wp:extent cx="2863850" cy="2226310"/>
            <wp:effectExtent l="0" t="0" r="6350" b="889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7_TSI_obs_mod_ratios.png"/>
                    <pic:cNvPicPr/>
                  </pic:nvPicPr>
                  <pic:blipFill rotWithShape="1">
                    <a:blip r:embed="rId28">
                      <a:extLst>
                        <a:ext uri="{28A0092B-C50C-407E-A947-70E740481C1C}">
                          <a14:useLocalDpi xmlns:a14="http://schemas.microsoft.com/office/drawing/2010/main" val="0"/>
                        </a:ext>
                      </a:extLst>
                    </a:blip>
                    <a:srcRect t="31153" b="10535"/>
                    <a:stretch/>
                  </pic:blipFill>
                  <pic:spPr bwMode="auto">
                    <a:xfrm>
                      <a:off x="0" y="0"/>
                      <a:ext cx="2863850" cy="2226310"/>
                    </a:xfrm>
                    <a:prstGeom prst="rect">
                      <a:avLst/>
                    </a:prstGeom>
                    <a:ln>
                      <a:noFill/>
                    </a:ln>
                    <a:extLst>
                      <a:ext uri="{53640926-AAD7-44d8-BBD7-CCE9431645EC}">
                        <a14:shadowObscured xmlns:a14="http://schemas.microsoft.com/office/drawing/2010/main"/>
                      </a:ext>
                      <a:ext uri="{FAA26D3D-D897-4be2-8F04-BA451C77F1D7}">
                        <ma14:placeholderFlag xmlns:ma14="http://schemas.microsoft.com/office/mac/drawingml/2011/main"/>
                      </a:ext>
                    </a:extLst>
                  </pic:spPr>
                </pic:pic>
              </a:graphicData>
            </a:graphic>
            <wp14:sizeRelH relativeFrom="margin">
              <wp14:pctWidth>0</wp14:pctWidth>
            </wp14:sizeRelH>
            <wp14:sizeRelV relativeFrom="margin">
              <wp14:pctHeight>0</wp14:pctHeight>
            </wp14:sizeRelV>
          </wp:anchor>
        </w:drawing>
      </w:r>
      <w:r w:rsidR="00657A19">
        <w:rPr>
          <w:rFonts w:asciiTheme="majorHAnsi" w:hAnsiTheme="majorHAnsi"/>
        </w:rPr>
        <w:t>Figures 11 and 12 compare the NRLTSI2 total irradiance time series with the observations made by SORCE/TIM</w:t>
      </w:r>
      <w:r w:rsidR="0098163D">
        <w:rPr>
          <w:rFonts w:asciiTheme="majorHAnsi" w:hAnsiTheme="majorHAnsi"/>
        </w:rPr>
        <w:t xml:space="preserve"> and also with the original NRLTSI model</w:t>
      </w:r>
      <w:r w:rsidR="00DC17E8">
        <w:rPr>
          <w:rFonts w:asciiTheme="majorHAnsi" w:hAnsiTheme="majorHAnsi"/>
        </w:rPr>
        <w:t>. NRLSTSI2 captures 92</w:t>
      </w:r>
      <w:r w:rsidR="00657A19">
        <w:rPr>
          <w:rFonts w:asciiTheme="majorHAnsi" w:hAnsiTheme="majorHAnsi"/>
        </w:rPr>
        <w:t>% of the observed daily variability (correlation coefficient</w:t>
      </w:r>
      <w:r w:rsidR="00DC17E8">
        <w:rPr>
          <w:rFonts w:asciiTheme="majorHAnsi" w:hAnsiTheme="majorHAnsi"/>
        </w:rPr>
        <w:t xml:space="preserve"> is 0.96</w:t>
      </w:r>
      <w:r w:rsidR="00657A19">
        <w:rPr>
          <w:rFonts w:asciiTheme="majorHAnsi" w:hAnsiTheme="majorHAnsi"/>
        </w:rPr>
        <w:t>)</w:t>
      </w:r>
      <w:r>
        <w:rPr>
          <w:rFonts w:asciiTheme="majorHAnsi" w:hAnsiTheme="majorHAnsi"/>
        </w:rPr>
        <w:t xml:space="preserve"> and provides improved representation of the </w:t>
      </w:r>
      <w:r w:rsidR="00E319BD">
        <w:rPr>
          <w:rFonts w:asciiTheme="majorHAnsi" w:hAnsiTheme="majorHAnsi"/>
        </w:rPr>
        <w:t xml:space="preserve">TIM </w:t>
      </w:r>
      <w:r>
        <w:rPr>
          <w:rFonts w:asciiTheme="majorHAnsi" w:hAnsiTheme="majorHAnsi"/>
        </w:rPr>
        <w:t>observations compared with NRLTSI.</w:t>
      </w:r>
      <w:r w:rsidR="00657A19">
        <w:rPr>
          <w:rFonts w:asciiTheme="majorHAnsi" w:hAnsiTheme="majorHAnsi"/>
        </w:rPr>
        <w:t xml:space="preserve"> </w:t>
      </w:r>
      <w:r>
        <w:rPr>
          <w:rFonts w:asciiTheme="majorHAnsi" w:hAnsiTheme="majorHAnsi"/>
        </w:rPr>
        <w:t>T</w:t>
      </w:r>
      <w:r w:rsidR="00657A19">
        <w:rPr>
          <w:rFonts w:asciiTheme="majorHAnsi" w:hAnsiTheme="majorHAnsi"/>
        </w:rPr>
        <w:t xml:space="preserve">he </w:t>
      </w:r>
      <w:r>
        <w:rPr>
          <w:rFonts w:asciiTheme="majorHAnsi" w:hAnsiTheme="majorHAnsi"/>
        </w:rPr>
        <w:t>NRLTSI2 model-data residuals have a standard deviation of 0.11 W m</w:t>
      </w:r>
      <w:r w:rsidRPr="0037422A">
        <w:rPr>
          <w:rFonts w:asciiTheme="majorHAnsi" w:hAnsiTheme="majorHAnsi"/>
          <w:vertAlign w:val="superscript"/>
        </w:rPr>
        <w:t>-2</w:t>
      </w:r>
      <w:r>
        <w:rPr>
          <w:rFonts w:asciiTheme="majorHAnsi" w:hAnsiTheme="majorHAnsi"/>
        </w:rPr>
        <w:t xml:space="preserve"> (compared with 0.13 W m</w:t>
      </w:r>
      <w:r w:rsidRPr="0037422A">
        <w:rPr>
          <w:rFonts w:asciiTheme="majorHAnsi" w:hAnsiTheme="majorHAnsi"/>
          <w:vertAlign w:val="superscript"/>
        </w:rPr>
        <w:t>-2</w:t>
      </w:r>
      <w:r>
        <w:rPr>
          <w:rFonts w:asciiTheme="majorHAnsi" w:hAnsiTheme="majorHAnsi"/>
        </w:rPr>
        <w:t xml:space="preserve"> for NRLTSI) and a long-</w:t>
      </w:r>
      <w:r w:rsidR="00657A19">
        <w:rPr>
          <w:rFonts w:asciiTheme="majorHAnsi" w:hAnsiTheme="majorHAnsi"/>
        </w:rPr>
        <w:t xml:space="preserve">term trend </w:t>
      </w:r>
      <w:r>
        <w:rPr>
          <w:rFonts w:asciiTheme="majorHAnsi" w:hAnsiTheme="majorHAnsi"/>
        </w:rPr>
        <w:t>of</w:t>
      </w:r>
      <w:r w:rsidR="00657A19">
        <w:rPr>
          <w:rFonts w:asciiTheme="majorHAnsi" w:hAnsiTheme="majorHAnsi"/>
        </w:rPr>
        <w:t xml:space="preserve"> 2 ppm per year</w:t>
      </w:r>
      <w:r>
        <w:rPr>
          <w:rFonts w:asciiTheme="majorHAnsi" w:hAnsiTheme="majorHAnsi"/>
        </w:rPr>
        <w:t xml:space="preserve"> (compared with 4 ppm per year for NRLTSI)</w:t>
      </w:r>
      <w:r w:rsidR="00657A19">
        <w:rPr>
          <w:rFonts w:asciiTheme="majorHAnsi" w:hAnsiTheme="majorHAnsi"/>
        </w:rPr>
        <w:t xml:space="preserve">, which is less than </w:t>
      </w:r>
      <w:r>
        <w:rPr>
          <w:rFonts w:asciiTheme="majorHAnsi" w:hAnsiTheme="majorHAnsi"/>
        </w:rPr>
        <w:t xml:space="preserve">TIM’s 10 ppm </w:t>
      </w:r>
      <w:r w:rsidR="00657A19">
        <w:rPr>
          <w:rFonts w:asciiTheme="majorHAnsi" w:hAnsiTheme="majorHAnsi"/>
        </w:rPr>
        <w:t xml:space="preserve">long-term </w:t>
      </w:r>
      <w:r>
        <w:rPr>
          <w:rFonts w:asciiTheme="majorHAnsi" w:hAnsiTheme="majorHAnsi"/>
        </w:rPr>
        <w:t xml:space="preserve">stability. </w:t>
      </w:r>
    </w:p>
    <w:p w14:paraId="00E1BABF" w14:textId="5EE7F276" w:rsidR="00343595" w:rsidRDefault="003561BE" w:rsidP="000D6C1A">
      <w:pPr>
        <w:pStyle w:val="CDRGuidance"/>
        <w:rPr>
          <w:rFonts w:asciiTheme="majorHAnsi" w:hAnsiTheme="majorHAnsi"/>
          <w:i w:val="0"/>
          <w:color w:val="FF0000"/>
        </w:rPr>
      </w:pPr>
      <w:r>
        <w:rPr>
          <w:noProof/>
        </w:rPr>
        <mc:AlternateContent>
          <mc:Choice Requires="wps">
            <w:drawing>
              <wp:anchor distT="0" distB="0" distL="114300" distR="114300" simplePos="0" relativeHeight="251687936" behindDoc="0" locked="0" layoutInCell="1" allowOverlap="1" wp14:anchorId="0C07072D" wp14:editId="3E8C5E7A">
                <wp:simplePos x="0" y="0"/>
                <wp:positionH relativeFrom="column">
                  <wp:posOffset>349250</wp:posOffset>
                </wp:positionH>
                <wp:positionV relativeFrom="paragraph">
                  <wp:posOffset>2527935</wp:posOffset>
                </wp:positionV>
                <wp:extent cx="2305050" cy="736600"/>
                <wp:effectExtent l="0" t="0" r="6350" b="0"/>
                <wp:wrapSquare wrapText="bothSides"/>
                <wp:docPr id="15" name="Text Box 15"/>
                <wp:cNvGraphicFramePr/>
                <a:graphic xmlns:a="http://schemas.openxmlformats.org/drawingml/2006/main">
                  <a:graphicData uri="http://schemas.microsoft.com/office/word/2010/wordprocessingShape">
                    <wps:wsp>
                      <wps:cNvSpPr txBox="1"/>
                      <wps:spPr>
                        <a:xfrm>
                          <a:off x="0" y="0"/>
                          <a:ext cx="2305050" cy="73660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2D1C4DB9" w14:textId="75CA83E2" w:rsidR="00BD4413" w:rsidRPr="004238E6" w:rsidRDefault="00BD4413" w:rsidP="00050353">
                            <w:pPr>
                              <w:pStyle w:val="Caption"/>
                              <w:ind w:left="90" w:right="100"/>
                              <w:jc w:val="both"/>
                              <w:rPr>
                                <w:rFonts w:ascii="Cambria" w:eastAsia="Times New Roman" w:hAnsi="Cambria" w:cs="Arial"/>
                                <w:b/>
                                <w:noProof/>
                              </w:rPr>
                            </w:pPr>
                            <w:r w:rsidRPr="004238E6">
                              <w:rPr>
                                <w:b/>
                              </w:rPr>
                              <w:t xml:space="preserve">Figure 12. </w:t>
                            </w:r>
                            <w:r>
                              <w:rPr>
                                <w:b/>
                              </w:rPr>
                              <w:t>Differences between NRLTSI2 and NRLTSI models and</w:t>
                            </w:r>
                            <w:r w:rsidRPr="004238E6">
                              <w:rPr>
                                <w:b/>
                              </w:rPr>
                              <w:t xml:space="preserve"> TIM observations of total solar irradiance variability.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15" o:spid="_x0000_s1034" type="#_x0000_t202" style="position:absolute;margin-left:27.5pt;margin-top:199.05pt;width:181.5pt;height:58pt;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" stroked="f">
                <v:textbox style="mso-fit-shape-to-text:t" inset="0,0,0,0">
                  <w:txbxContent>
                    <w:p w14:paraId="2D1C4DB9" w14:textId="75CA83E2" w:rsidR="00CB2327" w:rsidRPr="004238E6" w:rsidRDefault="00CB2327" w:rsidP="00050353">
                      <w:pPr>
                        <w:pStyle w:val="Caption"/>
                        <w:ind w:left="90" w:right="100"/>
                        <w:jc w:val="both"/>
                        <w:rPr>
                          <w:rFonts w:ascii="Cambria" w:eastAsia="Times New Roman" w:hAnsi="Cambria" w:cs="Arial"/>
                          <w:b/>
                          <w:noProof/>
                        </w:rPr>
                      </w:pPr>
                      <w:r w:rsidRPr="004238E6">
                        <w:rPr>
                          <w:b/>
                        </w:rPr>
                        <w:t xml:space="preserve">Figure 12. </w:t>
                      </w:r>
                      <w:proofErr w:type="gramStart"/>
                      <w:r>
                        <w:rPr>
                          <w:b/>
                        </w:rPr>
                        <w:t>Differences between NRLTSI2 and NRLTSI models and</w:t>
                      </w:r>
                      <w:r w:rsidRPr="004238E6">
                        <w:rPr>
                          <w:b/>
                        </w:rPr>
                        <w:t xml:space="preserve"> TIM observations of total solar irradiance variability.</w:t>
                      </w:r>
                      <w:proofErr w:type="gramEnd"/>
                    </w:p>
                  </w:txbxContent>
                </v:textbox>
                <w10:wrap type="square"/>
              </v:shape>
            </w:pict>
          </mc:Fallback>
        </mc:AlternateContent>
      </w:r>
    </w:p>
    <w:p w14:paraId="22082F14" w14:textId="6FBE624C" w:rsidR="007D3EDB" w:rsidRDefault="007D3EDB" w:rsidP="000D6C1A">
      <w:pPr>
        <w:pStyle w:val="CDRGuidance"/>
        <w:rPr>
          <w:i w:val="0"/>
          <w:color w:val="FF0000"/>
        </w:rPr>
      </w:pPr>
    </w:p>
    <w:p w14:paraId="2F02E058" w14:textId="75CDF86A" w:rsidR="007D3EDB" w:rsidRDefault="00050353" w:rsidP="000D6C1A">
      <w:pPr>
        <w:pStyle w:val="CDRGuidance"/>
        <w:rPr>
          <w:i w:val="0"/>
          <w:color w:val="FF0000"/>
        </w:rPr>
      </w:pPr>
      <w:r>
        <w:rPr>
          <w:noProof/>
        </w:rPr>
        <mc:AlternateContent>
          <mc:Choice Requires="wps">
            <w:drawing>
              <wp:anchor distT="0" distB="0" distL="114300" distR="114300" simplePos="0" relativeHeight="251686912" behindDoc="0" locked="0" layoutInCell="1" allowOverlap="1" wp14:anchorId="2E560077" wp14:editId="22456EC5">
                <wp:simplePos x="0" y="0"/>
                <wp:positionH relativeFrom="column">
                  <wp:posOffset>-2863850</wp:posOffset>
                </wp:positionH>
                <wp:positionV relativeFrom="paragraph">
                  <wp:posOffset>388620</wp:posOffset>
                </wp:positionV>
                <wp:extent cx="3009900" cy="882650"/>
                <wp:effectExtent l="0" t="0" r="12700" b="6350"/>
                <wp:wrapSquare wrapText="bothSides"/>
                <wp:docPr id="14" name="Text Box 14"/>
                <wp:cNvGraphicFramePr/>
                <a:graphic xmlns:a="http://schemas.openxmlformats.org/drawingml/2006/main">
                  <a:graphicData uri="http://schemas.microsoft.com/office/word/2010/wordprocessingShape">
                    <wps:wsp>
                      <wps:cNvSpPr txBox="1"/>
                      <wps:spPr>
                        <a:xfrm>
                          <a:off x="0" y="0"/>
                          <a:ext cx="3009900" cy="88265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31DE6EC1" w14:textId="1E77AABA" w:rsidR="00BD4413" w:rsidRPr="00E23EE9" w:rsidRDefault="00BD4413" w:rsidP="002B17FB">
                            <w:pPr>
                              <w:pStyle w:val="Caption"/>
                              <w:tabs>
                                <w:tab w:val="left" w:pos="3600"/>
                              </w:tabs>
                              <w:ind w:left="180" w:right="150"/>
                              <w:jc w:val="left"/>
                              <w:rPr>
                                <w:rFonts w:ascii="Cambria" w:eastAsia="Times New Roman" w:hAnsi="Cambria" w:cs="Arial"/>
                                <w:b/>
                                <w:noProof/>
                              </w:rPr>
                            </w:pPr>
                            <w:r w:rsidRPr="00E23EE9">
                              <w:rPr>
                                <w:b/>
                              </w:rPr>
                              <w:t xml:space="preserve">Figure 11. Comparison </w:t>
                            </w:r>
                            <w:r>
                              <w:rPr>
                                <w:b/>
                              </w:rPr>
                              <w:t xml:space="preserve">of the </w:t>
                            </w:r>
                            <w:r w:rsidRPr="00E23EE9">
                              <w:rPr>
                                <w:b/>
                              </w:rPr>
                              <w:t>modeled total solar irradiance time series with observations made by TIM on SORCE, during solar rotation (upper panel) and during the solar cycle (middle and lower panels).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4" o:spid="_x0000_s1035" type="#_x0000_t202" style="position:absolute;margin-left:-225.5pt;margin-top:30.6pt;width:237pt;height:69.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" stroked="f">
                <v:textbox style="mso-fit-shape-to-text:t" inset="0,0,0,0">
                  <w:txbxContent>
                    <w:p w14:paraId="31DE6EC1" w14:textId="1E77AABA" w:rsidR="00CB2327" w:rsidRPr="00E23EE9" w:rsidRDefault="00CB2327" w:rsidP="002B17FB">
                      <w:pPr>
                        <w:pStyle w:val="Caption"/>
                        <w:tabs>
                          <w:tab w:val="left" w:pos="3600"/>
                        </w:tabs>
                        <w:ind w:left="180" w:right="150"/>
                        <w:jc w:val="left"/>
                        <w:rPr>
                          <w:rFonts w:ascii="Cambria" w:eastAsia="Times New Roman" w:hAnsi="Cambria" w:cs="Arial"/>
                          <w:b/>
                          <w:noProof/>
                        </w:rPr>
                      </w:pPr>
                      <w:r w:rsidRPr="00E23EE9">
                        <w:rPr>
                          <w:b/>
                        </w:rPr>
                        <w:t xml:space="preserve">Figure 11. </w:t>
                      </w:r>
                      <w:proofErr w:type="gramStart"/>
                      <w:r w:rsidRPr="00E23EE9">
                        <w:rPr>
                          <w:b/>
                        </w:rPr>
                        <w:t xml:space="preserve">Comparison </w:t>
                      </w:r>
                      <w:r>
                        <w:rPr>
                          <w:b/>
                        </w:rPr>
                        <w:t xml:space="preserve">of the </w:t>
                      </w:r>
                      <w:r w:rsidRPr="00E23EE9">
                        <w:rPr>
                          <w:b/>
                        </w:rPr>
                        <w:t>modeled total solar irradiance time series with observations made by TIM on SORCE, during solar rotation (upper panel) and during the solar cycle (middle and lower panels).</w:t>
                      </w:r>
                      <w:proofErr w:type="gramEnd"/>
                    </w:p>
                  </w:txbxContent>
                </v:textbox>
                <w10:wrap type="square"/>
              </v:shape>
            </w:pict>
          </mc:Fallback>
        </mc:AlternateContent>
      </w:r>
    </w:p>
    <w:p w14:paraId="43859886" w14:textId="01E20EDA" w:rsidR="007D3EDB" w:rsidRDefault="007D3EDB" w:rsidP="000D6C1A">
      <w:pPr>
        <w:pStyle w:val="CDRGuidance"/>
        <w:rPr>
          <w:i w:val="0"/>
          <w:color w:val="FF0000"/>
        </w:rPr>
      </w:pPr>
    </w:p>
    <w:p w14:paraId="7B04FBE2" w14:textId="77777777" w:rsidR="005C6974" w:rsidRDefault="005C6974" w:rsidP="000D6C1A">
      <w:pPr>
        <w:pStyle w:val="CDRGuidance"/>
        <w:rPr>
          <w:i w:val="0"/>
          <w:color w:val="FF0000"/>
        </w:rPr>
      </w:pPr>
    </w:p>
    <w:p w14:paraId="5CB730EA" w14:textId="77777777" w:rsidR="00050353" w:rsidRDefault="00050353" w:rsidP="000D6C1A">
      <w:pPr>
        <w:pStyle w:val="CDRGuidance"/>
        <w:rPr>
          <w:i w:val="0"/>
        </w:rPr>
      </w:pPr>
    </w:p>
    <w:p w14:paraId="7ADC676E" w14:textId="77777777" w:rsidR="00050353" w:rsidRDefault="00050353" w:rsidP="000D6C1A">
      <w:pPr>
        <w:pStyle w:val="CDRGuidance"/>
        <w:rPr>
          <w:i w:val="0"/>
        </w:rPr>
      </w:pPr>
    </w:p>
    <w:p w14:paraId="6008562D" w14:textId="49468404" w:rsidR="0037422A" w:rsidRDefault="005C6974" w:rsidP="000D6C1A">
      <w:pPr>
        <w:pStyle w:val="CDRGuidance"/>
        <w:rPr>
          <w:i w:val="0"/>
        </w:rPr>
      </w:pPr>
      <w:r w:rsidRPr="005C6974">
        <w:rPr>
          <w:i w:val="0"/>
        </w:rPr>
        <w:t>Figure 13 compares</w:t>
      </w:r>
      <w:r>
        <w:rPr>
          <w:i w:val="0"/>
        </w:rPr>
        <w:t xml:space="preserve"> </w:t>
      </w:r>
      <w:r w:rsidR="00E319BD">
        <w:rPr>
          <w:i w:val="0"/>
        </w:rPr>
        <w:t xml:space="preserve">detrended </w:t>
      </w:r>
      <w:r>
        <w:rPr>
          <w:i w:val="0"/>
        </w:rPr>
        <w:t>time series of solar spectral irradiance in selected broad wavelength bands, calculated by the NRLSSI2 model algorithm, compared with observations made by SORCE SI</w:t>
      </w:r>
      <w:r w:rsidR="003B71C0">
        <w:rPr>
          <w:i w:val="0"/>
        </w:rPr>
        <w:t>M</w:t>
      </w:r>
      <w:r>
        <w:rPr>
          <w:i w:val="0"/>
        </w:rPr>
        <w:t xml:space="preserve"> and with equivalent time series of </w:t>
      </w:r>
      <w:r w:rsidR="003B71C0">
        <w:rPr>
          <w:i w:val="0"/>
        </w:rPr>
        <w:t xml:space="preserve">the </w:t>
      </w:r>
      <w:r>
        <w:rPr>
          <w:i w:val="0"/>
        </w:rPr>
        <w:t>NRLSSI model. The comparisons show spectral irradiance modulation associated with the Sun’s 27-day rotation. On these relatively short (compared with the solar cycle) tim</w:t>
      </w:r>
      <w:r w:rsidR="003B71C0">
        <w:rPr>
          <w:i w:val="0"/>
        </w:rPr>
        <w:t>e scales, instrumental effects i</w:t>
      </w:r>
      <w:r>
        <w:rPr>
          <w:i w:val="0"/>
        </w:rPr>
        <w:t xml:space="preserve">n the observations are assumed to be modest compared with true solar irradiance variability. </w:t>
      </w:r>
    </w:p>
    <w:p w14:paraId="089FEB99" w14:textId="37051CDD" w:rsidR="005C6974" w:rsidRPr="005C6974" w:rsidRDefault="005C6974" w:rsidP="000D6C1A">
      <w:pPr>
        <w:pStyle w:val="CDRGuidance"/>
        <w:rPr>
          <w:i w:val="0"/>
        </w:rPr>
      </w:pPr>
      <w:r>
        <w:rPr>
          <w:i w:val="0"/>
        </w:rPr>
        <w:t>Solar cycle changes in spectral irradiance are presently ambiguous because the only observations are those made by SIM on SORCE</w:t>
      </w:r>
      <w:r w:rsidR="00B23B8B">
        <w:rPr>
          <w:i w:val="0"/>
        </w:rPr>
        <w:t xml:space="preserve"> whose</w:t>
      </w:r>
      <w:r>
        <w:rPr>
          <w:i w:val="0"/>
        </w:rPr>
        <w:t xml:space="preserve"> </w:t>
      </w:r>
      <w:r w:rsidR="00B23B8B">
        <w:rPr>
          <w:i w:val="0"/>
        </w:rPr>
        <w:t>long-term</w:t>
      </w:r>
      <w:r>
        <w:rPr>
          <w:i w:val="0"/>
        </w:rPr>
        <w:t xml:space="preserve"> stability has yet to be </w:t>
      </w:r>
      <w:r w:rsidR="00B23B8B">
        <w:rPr>
          <w:i w:val="0"/>
        </w:rPr>
        <w:t>validated</w:t>
      </w:r>
      <w:r>
        <w:rPr>
          <w:i w:val="0"/>
        </w:rPr>
        <w:t>. Figure 14 shows the solar cycle changes in spectral irradiance estimated by the NRLSSI2 algorithm, compared with the changes estimated by NRLSSI.</w:t>
      </w:r>
      <w:r w:rsidR="00B23B8B">
        <w:rPr>
          <w:i w:val="0"/>
        </w:rPr>
        <w:t xml:space="preserve"> Compared with NRLSSI, </w:t>
      </w:r>
      <w:r w:rsidR="00B23B8B">
        <w:rPr>
          <w:i w:val="0"/>
        </w:rPr>
        <w:lastRenderedPageBreak/>
        <w:t xml:space="preserve">NRLSSI2 is more variable at wavelengths from 300 to 400 nm and less variability at wavelengths </w:t>
      </w:r>
      <w:r w:rsidR="007D046F">
        <w:rPr>
          <w:i w:val="0"/>
          <w:noProof/>
          <w:color w:val="FF0000"/>
        </w:rPr>
        <w:drawing>
          <wp:anchor distT="0" distB="0" distL="114300" distR="114300" simplePos="0" relativeHeight="251702272" behindDoc="0" locked="0" layoutInCell="1" allowOverlap="1" wp14:anchorId="17E663C9" wp14:editId="5E093F1C">
            <wp:simplePos x="0" y="0"/>
            <wp:positionH relativeFrom="column">
              <wp:posOffset>-69850</wp:posOffset>
            </wp:positionH>
            <wp:positionV relativeFrom="paragraph">
              <wp:posOffset>532130</wp:posOffset>
            </wp:positionV>
            <wp:extent cx="3003550" cy="381127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3_rotation_ts.png"/>
                    <pic:cNvPicPr/>
                  </pic:nvPicPr>
                  <pic:blipFill rotWithShape="1">
                    <a:blip r:embed="rId29">
                      <a:extLst>
                        <a:ext uri="{28A0092B-C50C-407E-A947-70E740481C1C}">
                          <a14:useLocalDpi xmlns:a14="http://schemas.microsoft.com/office/drawing/2010/main" val="0"/>
                        </a:ext>
                      </a:extLst>
                    </a:blip>
                    <a:srcRect t="2386" b="2416"/>
                    <a:stretch/>
                  </pic:blipFill>
                  <pic:spPr bwMode="auto">
                    <a:xfrm>
                      <a:off x="0" y="0"/>
                      <a:ext cx="3003550" cy="3811270"/>
                    </a:xfrm>
                    <a:prstGeom prst="rect">
                      <a:avLst/>
                    </a:prstGeom>
                    <a:ln>
                      <a:noFill/>
                    </a:ln>
                    <a:extLst>
                      <a:ext uri="{53640926-AAD7-44d8-BBD7-CCE9431645EC}">
                        <a14:shadowObscured xmlns:a14="http://schemas.microsoft.com/office/drawing/2010/main"/>
                      </a:ex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7D046F">
        <w:rPr>
          <w:noProof/>
        </w:rPr>
        <w:drawing>
          <wp:anchor distT="0" distB="0" distL="114300" distR="114300" simplePos="0" relativeHeight="251705344" behindDoc="0" locked="0" layoutInCell="1" allowOverlap="1" wp14:anchorId="0E4B0D9F" wp14:editId="5A3128EB">
            <wp:simplePos x="0" y="0"/>
            <wp:positionH relativeFrom="column">
              <wp:posOffset>3073400</wp:posOffset>
            </wp:positionH>
            <wp:positionV relativeFrom="paragraph">
              <wp:posOffset>571500</wp:posOffset>
            </wp:positionV>
            <wp:extent cx="2982595" cy="3589020"/>
            <wp:effectExtent l="0" t="0" r="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4_solarcycle_changes.png"/>
                    <pic:cNvPicPr/>
                  </pic:nvPicPr>
                  <pic:blipFill rotWithShape="1">
                    <a:blip r:embed="rId30">
                      <a:extLst>
                        <a:ext uri="{28A0092B-C50C-407E-A947-70E740481C1C}">
                          <a14:useLocalDpi xmlns:a14="http://schemas.microsoft.com/office/drawing/2010/main" val="0"/>
                        </a:ext>
                      </a:extLst>
                    </a:blip>
                    <a:srcRect l="2825" t="2118" r="2710" b="12634"/>
                    <a:stretch/>
                  </pic:blipFill>
                  <pic:spPr bwMode="auto">
                    <a:xfrm>
                      <a:off x="0" y="0"/>
                      <a:ext cx="2982595" cy="3589020"/>
                    </a:xfrm>
                    <a:prstGeom prst="rect">
                      <a:avLst/>
                    </a:prstGeom>
                    <a:ln>
                      <a:noFill/>
                    </a:ln>
                    <a:extLst>
                      <a:ext uri="{53640926-AAD7-44d8-BBD7-CCE9431645EC}">
                        <a14:shadowObscured xmlns:a14="http://schemas.microsoft.com/office/drawing/2010/main"/>
                      </a:ex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7D046F">
        <w:rPr>
          <w:i w:val="0"/>
        </w:rPr>
        <w:t>from 300 to 600 nm</w:t>
      </w:r>
    </w:p>
    <w:p w14:paraId="39BF21D1" w14:textId="497A5E4C" w:rsidR="00DF7188" w:rsidRDefault="00E319BD" w:rsidP="00DF7188">
      <w:pPr>
        <w:pStyle w:val="CDRGuidance"/>
        <w:rPr>
          <w:i w:val="0"/>
          <w:color w:val="FF0000"/>
        </w:rPr>
      </w:pPr>
      <w:r>
        <w:rPr>
          <w:noProof/>
        </w:rPr>
        <mc:AlternateContent>
          <mc:Choice Requires="wps">
            <w:drawing>
              <wp:anchor distT="0" distB="0" distL="114300" distR="114300" simplePos="0" relativeHeight="251701248" behindDoc="0" locked="0" layoutInCell="1" allowOverlap="1" wp14:anchorId="2D9CF6FE" wp14:editId="23163A61">
                <wp:simplePos x="0" y="0"/>
                <wp:positionH relativeFrom="column">
                  <wp:posOffset>374650</wp:posOffset>
                </wp:positionH>
                <wp:positionV relativeFrom="paragraph">
                  <wp:posOffset>3742690</wp:posOffset>
                </wp:positionV>
                <wp:extent cx="2654300" cy="736600"/>
                <wp:effectExtent l="0" t="0" r="12700" b="0"/>
                <wp:wrapSquare wrapText="bothSides"/>
                <wp:docPr id="21" name="Text Box 21"/>
                <wp:cNvGraphicFramePr/>
                <a:graphic xmlns:a="http://schemas.openxmlformats.org/drawingml/2006/main">
                  <a:graphicData uri="http://schemas.microsoft.com/office/word/2010/wordprocessingShape">
                    <wps:wsp>
                      <wps:cNvSpPr txBox="1"/>
                      <wps:spPr>
                        <a:xfrm>
                          <a:off x="0" y="0"/>
                          <a:ext cx="2654300" cy="73660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52B62E30" w14:textId="1371350D" w:rsidR="00BD4413" w:rsidRPr="002309E1" w:rsidRDefault="00BD4413" w:rsidP="0098163D">
                            <w:pPr>
                              <w:pStyle w:val="Caption"/>
                              <w:ind w:left="0" w:right="155"/>
                              <w:jc w:val="left"/>
                              <w:rPr>
                                <w:rFonts w:ascii="Calibri" w:eastAsia="Times New Roman" w:hAnsi="Calibri" w:cs="Arial"/>
                                <w:b/>
                                <w:i/>
                                <w:noProof/>
                              </w:rPr>
                            </w:pPr>
                            <w:r w:rsidRPr="002309E1">
                              <w:rPr>
                                <w:b/>
                              </w:rPr>
                              <w:t>Figure 14 Solar cycle (24) changes shown as percentages (upper) and in energy units (lower) in the NRLSSI2 model, compared with NRLSSI.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21" o:spid="_x0000_s1036" type="#_x0000_t202" style="position:absolute;margin-left:29.5pt;margin-top:294.7pt;width:209pt;height:58pt;z-index:251701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" stroked="f">
                <v:textbox style="mso-fit-shape-to-text:t" inset="0,0,0,0">
                  <w:txbxContent>
                    <w:p w14:paraId="52B62E30" w14:textId="1371350D" w:rsidR="00CB2327" w:rsidRPr="002309E1" w:rsidRDefault="00CB2327" w:rsidP="0098163D">
                      <w:pPr>
                        <w:pStyle w:val="Caption"/>
                        <w:ind w:left="0" w:right="155"/>
                        <w:jc w:val="left"/>
                        <w:rPr>
                          <w:rFonts w:ascii="Calibri" w:eastAsia="Times New Roman" w:hAnsi="Calibri" w:cs="Arial"/>
                          <w:b/>
                          <w:i/>
                          <w:noProof/>
                        </w:rPr>
                      </w:pPr>
                      <w:r w:rsidRPr="002309E1">
                        <w:rPr>
                          <w:b/>
                        </w:rPr>
                        <w:t>Figure 14 Solar cycle (24) changes shown as percentages (upper) and in energy units (lower) in the NRLSSI2 model, compared with NRLSSI.</w:t>
                      </w:r>
                    </w:p>
                  </w:txbxContent>
                </v:textbox>
                <w10:wrap type="square"/>
              </v:shape>
            </w:pict>
          </mc:Fallback>
        </mc:AlternateContent>
      </w:r>
      <w:r w:rsidR="005C264D">
        <w:rPr>
          <w:noProof/>
        </w:rPr>
        <mc:AlternateContent>
          <mc:Choice Requires="wps">
            <w:drawing>
              <wp:anchor distT="0" distB="0" distL="114300" distR="114300" simplePos="0" relativeHeight="251704320" behindDoc="0" locked="0" layoutInCell="1" allowOverlap="1" wp14:anchorId="4E14F1FF" wp14:editId="768057E8">
                <wp:simplePos x="0" y="0"/>
                <wp:positionH relativeFrom="column">
                  <wp:posOffset>-2768600</wp:posOffset>
                </wp:positionH>
                <wp:positionV relativeFrom="paragraph">
                  <wp:posOffset>3963670</wp:posOffset>
                </wp:positionV>
                <wp:extent cx="2874645" cy="1028700"/>
                <wp:effectExtent l="0" t="0" r="0" b="12700"/>
                <wp:wrapSquare wrapText="bothSides"/>
                <wp:docPr id="27" name="Text Box 27"/>
                <wp:cNvGraphicFramePr/>
                <a:graphic xmlns:a="http://schemas.openxmlformats.org/drawingml/2006/main">
                  <a:graphicData uri="http://schemas.microsoft.com/office/word/2010/wordprocessingShape">
                    <wps:wsp>
                      <wps:cNvSpPr txBox="1"/>
                      <wps:spPr>
                        <a:xfrm>
                          <a:off x="0" y="0"/>
                          <a:ext cx="2874645" cy="102870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14B04ED9" w14:textId="3687D63B" w:rsidR="00BD4413" w:rsidRPr="002309E1" w:rsidRDefault="00BD4413" w:rsidP="003502F8">
                            <w:pPr>
                              <w:pStyle w:val="Caption"/>
                              <w:ind w:left="0" w:right="117"/>
                              <w:jc w:val="both"/>
                              <w:rPr>
                                <w:rFonts w:ascii="Calibri" w:eastAsia="Times New Roman" w:hAnsi="Calibri" w:cs="Arial"/>
                                <w:b/>
                              </w:rPr>
                            </w:pPr>
                            <w:r w:rsidRPr="002309E1">
                              <w:rPr>
                                <w:b/>
                              </w:rPr>
                              <w:t>Figure 13 Comparisons of NRLSSI2 solar spectral irradiance in broad wavelength bands with SIM observations. Both the model and observed time series have been detrended; the variations are associated with the Sun’s 27-day rotation.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7" o:spid="_x0000_s1037" type="#_x0000_t202" style="position:absolute;margin-left:-218pt;margin-top:312.1pt;width:226.35pt;height:81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" stroked="f">
                <v:textbox style="mso-fit-shape-to-text:t" inset="0,0,0,0">
                  <w:txbxContent>
                    <w:p w14:paraId="14B04ED9" w14:textId="3687D63B" w:rsidR="00CB2327" w:rsidRPr="002309E1" w:rsidRDefault="00CB2327" w:rsidP="003502F8">
                      <w:pPr>
                        <w:pStyle w:val="Caption"/>
                        <w:ind w:left="0" w:right="117"/>
                        <w:jc w:val="both"/>
                        <w:rPr>
                          <w:rFonts w:ascii="Calibri" w:eastAsia="Times New Roman" w:hAnsi="Calibri" w:cs="Arial"/>
                          <w:b/>
                        </w:rPr>
                      </w:pPr>
                      <w:r w:rsidRPr="002309E1">
                        <w:rPr>
                          <w:b/>
                        </w:rPr>
                        <w:t xml:space="preserve">Figure 13 Comparisons of NRLSSI2 solar spectral irradiance in broad wavelength bands with SIM observations. Both the model and observed time series have been </w:t>
                      </w:r>
                      <w:proofErr w:type="spellStart"/>
                      <w:r w:rsidRPr="002309E1">
                        <w:rPr>
                          <w:b/>
                        </w:rPr>
                        <w:t>detrended</w:t>
                      </w:r>
                      <w:proofErr w:type="spellEnd"/>
                      <w:r w:rsidRPr="002309E1">
                        <w:rPr>
                          <w:b/>
                        </w:rPr>
                        <w:t>; the variations are associated with the Sun’s 27-day rotation.</w:t>
                      </w:r>
                    </w:p>
                  </w:txbxContent>
                </v:textbox>
                <w10:wrap type="square"/>
              </v:shape>
            </w:pict>
          </mc:Fallback>
        </mc:AlternateContent>
      </w:r>
    </w:p>
    <w:p w14:paraId="055AB0E1" w14:textId="31436D4A" w:rsidR="000D6C1A" w:rsidRPr="00DF7188" w:rsidRDefault="003B71C0" w:rsidP="00DF7188">
      <w:pPr>
        <w:pStyle w:val="CDRGuidance"/>
        <w:rPr>
          <w:i w:val="0"/>
          <w:color w:val="FF0000"/>
        </w:rPr>
      </w:pPr>
      <w:r w:rsidRPr="003B71C0">
        <w:rPr>
          <w:i w:val="0"/>
        </w:rPr>
        <w:t>The Solar Irradiance Data Team will</w:t>
      </w:r>
      <w:r>
        <w:rPr>
          <w:i w:val="0"/>
        </w:rPr>
        <w:t xml:space="preserve"> continue to validate the solar irradiance CDR algorithm, with ongoing tests</w:t>
      </w:r>
      <w:r w:rsidR="00B760D1">
        <w:rPr>
          <w:i w:val="0"/>
        </w:rPr>
        <w:t>, statistical characterizations and self-consistency checks, a</w:t>
      </w:r>
      <w:r>
        <w:rPr>
          <w:i w:val="0"/>
        </w:rPr>
        <w:t>n</w:t>
      </w:r>
      <w:r w:rsidR="00B760D1">
        <w:rPr>
          <w:i w:val="0"/>
        </w:rPr>
        <w:t>d</w:t>
      </w:r>
      <w:r>
        <w:rPr>
          <w:i w:val="0"/>
        </w:rPr>
        <w:t xml:space="preserve"> comparison with observati</w:t>
      </w:r>
      <w:r w:rsidR="00B760D1">
        <w:rPr>
          <w:i w:val="0"/>
        </w:rPr>
        <w:t>o</w:t>
      </w:r>
      <w:r>
        <w:rPr>
          <w:i w:val="0"/>
        </w:rPr>
        <w:t>ns.</w:t>
      </w:r>
      <w:r w:rsidR="00B760D1">
        <w:rPr>
          <w:rFonts w:asciiTheme="majorHAnsi" w:hAnsiTheme="majorHAnsi"/>
          <w:i w:val="0"/>
          <w:color w:val="FF0000"/>
        </w:rPr>
        <w:t xml:space="preserve"> </w:t>
      </w:r>
      <w:r w:rsidR="00B760D1" w:rsidRPr="00B760D1">
        <w:rPr>
          <w:rFonts w:asciiTheme="majorHAnsi" w:hAnsiTheme="majorHAnsi"/>
          <w:i w:val="0"/>
        </w:rPr>
        <w:t>Planned for the immediate future are separate ind</w:t>
      </w:r>
      <w:r w:rsidR="00B760D1">
        <w:rPr>
          <w:rFonts w:asciiTheme="majorHAnsi" w:hAnsiTheme="majorHAnsi"/>
          <w:i w:val="0"/>
        </w:rPr>
        <w:t>epen</w:t>
      </w:r>
      <w:r w:rsidR="00B760D1" w:rsidRPr="00B760D1">
        <w:rPr>
          <w:rFonts w:asciiTheme="majorHAnsi" w:hAnsiTheme="majorHAnsi"/>
          <w:i w:val="0"/>
        </w:rPr>
        <w:t>d</w:t>
      </w:r>
      <w:r w:rsidR="00B760D1">
        <w:rPr>
          <w:rFonts w:asciiTheme="majorHAnsi" w:hAnsiTheme="majorHAnsi"/>
          <w:i w:val="0"/>
        </w:rPr>
        <w:t>ent eva</w:t>
      </w:r>
      <w:r w:rsidR="00B760D1" w:rsidRPr="00B760D1">
        <w:rPr>
          <w:rFonts w:asciiTheme="majorHAnsi" w:hAnsiTheme="majorHAnsi"/>
          <w:i w:val="0"/>
        </w:rPr>
        <w:t>l</w:t>
      </w:r>
      <w:r w:rsidR="00B760D1">
        <w:rPr>
          <w:rFonts w:asciiTheme="majorHAnsi" w:hAnsiTheme="majorHAnsi"/>
          <w:i w:val="0"/>
        </w:rPr>
        <w:t>uations of the algorithms b</w:t>
      </w:r>
      <w:r w:rsidR="00B760D1" w:rsidRPr="00B760D1">
        <w:rPr>
          <w:rFonts w:asciiTheme="majorHAnsi" w:hAnsiTheme="majorHAnsi"/>
          <w:i w:val="0"/>
        </w:rPr>
        <w:t xml:space="preserve">y </w:t>
      </w:r>
      <w:r w:rsidR="00B760D1">
        <w:rPr>
          <w:rFonts w:asciiTheme="majorHAnsi" w:hAnsiTheme="majorHAnsi"/>
          <w:i w:val="0"/>
        </w:rPr>
        <w:t xml:space="preserve">both </w:t>
      </w:r>
      <w:r w:rsidR="00B760D1" w:rsidRPr="00B760D1">
        <w:rPr>
          <w:rFonts w:asciiTheme="majorHAnsi" w:hAnsiTheme="majorHAnsi"/>
          <w:i w:val="0"/>
        </w:rPr>
        <w:t>NRL and LASP</w:t>
      </w:r>
      <w:r w:rsidR="00E319BD">
        <w:rPr>
          <w:rFonts w:asciiTheme="majorHAnsi" w:hAnsiTheme="majorHAnsi"/>
          <w:i w:val="0"/>
        </w:rPr>
        <w:t>,</w:t>
      </w:r>
      <w:r w:rsidR="00B760D1" w:rsidRPr="00B760D1">
        <w:rPr>
          <w:rFonts w:asciiTheme="majorHAnsi" w:hAnsiTheme="majorHAnsi"/>
          <w:i w:val="0"/>
        </w:rPr>
        <w:t xml:space="preserve"> </w:t>
      </w:r>
      <w:r w:rsidR="00B760D1">
        <w:rPr>
          <w:rFonts w:asciiTheme="majorHAnsi" w:hAnsiTheme="majorHAnsi"/>
          <w:i w:val="0"/>
        </w:rPr>
        <w:t xml:space="preserve">and regular comparisons and validation of the algorithm’s operational products. </w:t>
      </w:r>
    </w:p>
    <w:p w14:paraId="1CB5F814" w14:textId="213839FE" w:rsidR="00435C59" w:rsidRDefault="00435C59" w:rsidP="006B2078">
      <w:pPr>
        <w:pStyle w:val="CDRHeading2"/>
      </w:pPr>
      <w:bookmarkStart w:id="62" w:name="_Toc269030705"/>
      <w:r>
        <w:t>Processing Environment</w:t>
      </w:r>
      <w:r w:rsidR="007E394C">
        <w:t xml:space="preserve"> and Resources</w:t>
      </w:r>
      <w:bookmarkEnd w:id="62"/>
    </w:p>
    <w:p w14:paraId="6681A29B" w14:textId="77777777" w:rsidR="000F1FC4" w:rsidRPr="000F1FC4" w:rsidRDefault="000F1FC4" w:rsidP="000F1FC4">
      <w:pPr>
        <w:pStyle w:val="CDRGuidance"/>
        <w:rPr>
          <w:i w:val="0"/>
        </w:rPr>
      </w:pPr>
      <w:r w:rsidRPr="000F1FC4">
        <w:rPr>
          <w:i w:val="0"/>
        </w:rPr>
        <w:t>The processing code is written in IDL and requires version 8.2 or later. It runs on commodity hardware (e.g. 2 cores 8Gb RAM) with modest computation time - no more than one minute to process a day. In principle the code could run on any OS with IDL, though it was developed on Unix based systems. All the processing routines and utility routines are included in the code repository. The only storage concerns are for the final output products.</w:t>
      </w:r>
    </w:p>
    <w:p w14:paraId="443BD0CF" w14:textId="4A0FECD0" w:rsidR="000F1FC4" w:rsidRDefault="000F1FC4" w:rsidP="000F1FC4">
      <w:pPr>
        <w:pStyle w:val="CDRGuidance"/>
        <w:rPr>
          <w:i w:val="0"/>
        </w:rPr>
      </w:pPr>
      <w:r w:rsidRPr="000F1FC4">
        <w:rPr>
          <w:i w:val="0"/>
        </w:rPr>
        <w:lastRenderedPageBreak/>
        <w:t>The primary data access layer is currently provided by LaTiS, an Open Source software framework developed at LASP to provide uniform access to datasets. The sunspot area data from NGDC and the MgII index data</w:t>
      </w:r>
      <w:r w:rsidR="002309E1">
        <w:rPr>
          <w:i w:val="0"/>
        </w:rPr>
        <w:t xml:space="preserve"> on the GOME scale from the University of Bremen</w:t>
      </w:r>
      <w:r w:rsidRPr="000F1FC4">
        <w:rPr>
          <w:i w:val="0"/>
        </w:rPr>
        <w:t xml:space="preserve"> are requested by the IDL processing code from a LaTiS server running at LASP. Other input files are included in the code repository and read directly by the IDL code.</w:t>
      </w:r>
    </w:p>
    <w:p w14:paraId="0683C9E2" w14:textId="77777777" w:rsidR="001C1B1E" w:rsidRPr="000F1FC4" w:rsidRDefault="001C1B1E" w:rsidP="000F1FC4">
      <w:pPr>
        <w:pStyle w:val="CDRGuidance"/>
        <w:rPr>
          <w:i w:val="0"/>
        </w:rPr>
      </w:pPr>
    </w:p>
    <w:p w14:paraId="5D2800E2" w14:textId="77777777" w:rsidR="000C19D7" w:rsidRDefault="000C19D7" w:rsidP="00C53635">
      <w:pPr>
        <w:pStyle w:val="CDRHeading1"/>
      </w:pPr>
      <w:bookmarkStart w:id="63" w:name="_Toc269030706"/>
      <w:r>
        <w:lastRenderedPageBreak/>
        <w:t>Assumption</w:t>
      </w:r>
      <w:r w:rsidR="00B07A20">
        <w:t>s</w:t>
      </w:r>
      <w:r>
        <w:t xml:space="preserve"> and Limitations</w:t>
      </w:r>
      <w:bookmarkEnd w:id="63"/>
    </w:p>
    <w:p w14:paraId="4ED55F70" w14:textId="7BB1828B" w:rsidR="00092335" w:rsidRPr="00A666D1" w:rsidRDefault="00E111F5" w:rsidP="00E111F5">
      <w:pPr>
        <w:pStyle w:val="CDRBodyText"/>
        <w:ind w:firstLine="0"/>
        <w:rPr>
          <w:rFonts w:asciiTheme="majorHAnsi" w:hAnsiTheme="majorHAnsi"/>
        </w:rPr>
      </w:pPr>
      <w:r w:rsidRPr="00A666D1">
        <w:rPr>
          <w:rFonts w:asciiTheme="majorHAnsi" w:hAnsiTheme="majorHAnsi"/>
        </w:rPr>
        <w:t xml:space="preserve">The assumptions in the algorithm’s theoretical basis are </w:t>
      </w:r>
      <w:r w:rsidR="008A17F7" w:rsidRPr="00A666D1">
        <w:rPr>
          <w:rFonts w:asciiTheme="majorHAnsi" w:hAnsiTheme="majorHAnsi"/>
        </w:rPr>
        <w:t xml:space="preserve">detailed in Section </w:t>
      </w:r>
      <w:r w:rsidR="00997A34">
        <w:rPr>
          <w:rFonts w:asciiTheme="majorHAnsi" w:hAnsiTheme="majorHAnsi"/>
        </w:rPr>
        <w:t>3. Table 6</w:t>
      </w:r>
      <w:r w:rsidR="00AC59A3">
        <w:rPr>
          <w:rFonts w:asciiTheme="majorHAnsi" w:hAnsiTheme="majorHAnsi"/>
        </w:rPr>
        <w:t xml:space="preserve"> summarizes</w:t>
      </w:r>
      <w:r w:rsidR="00803E02" w:rsidRPr="00A666D1">
        <w:rPr>
          <w:rFonts w:asciiTheme="majorHAnsi" w:hAnsiTheme="majorHAnsi"/>
        </w:rPr>
        <w:t xml:space="preserve"> these assumptions </w:t>
      </w:r>
      <w:r w:rsidR="009779FC" w:rsidRPr="00A666D1">
        <w:rPr>
          <w:rFonts w:asciiTheme="majorHAnsi" w:hAnsiTheme="majorHAnsi"/>
        </w:rPr>
        <w:t xml:space="preserve">and </w:t>
      </w:r>
      <w:r w:rsidR="00464767" w:rsidRPr="00A666D1">
        <w:rPr>
          <w:rFonts w:asciiTheme="majorHAnsi" w:hAnsiTheme="majorHAnsi"/>
        </w:rPr>
        <w:t>the</w:t>
      </w:r>
      <w:r w:rsidR="00803E02" w:rsidRPr="00A666D1">
        <w:rPr>
          <w:rFonts w:asciiTheme="majorHAnsi" w:hAnsiTheme="majorHAnsi"/>
        </w:rPr>
        <w:t xml:space="preserve"> approach</w:t>
      </w:r>
      <w:r w:rsidR="00464767" w:rsidRPr="00A666D1">
        <w:rPr>
          <w:rFonts w:asciiTheme="majorHAnsi" w:hAnsiTheme="majorHAnsi"/>
        </w:rPr>
        <w:t>, where possible,</w:t>
      </w:r>
      <w:r w:rsidR="00803E02" w:rsidRPr="00A666D1">
        <w:rPr>
          <w:rFonts w:asciiTheme="majorHAnsi" w:hAnsiTheme="majorHAnsi"/>
        </w:rPr>
        <w:t xml:space="preserve"> to </w:t>
      </w:r>
      <w:r w:rsidR="00997A34">
        <w:rPr>
          <w:rFonts w:asciiTheme="majorHAnsi" w:hAnsiTheme="majorHAnsi"/>
        </w:rPr>
        <w:t xml:space="preserve">quantifying and </w:t>
      </w:r>
      <w:r w:rsidR="00803E02" w:rsidRPr="00A666D1">
        <w:rPr>
          <w:rFonts w:asciiTheme="majorHAnsi" w:hAnsiTheme="majorHAnsi"/>
        </w:rPr>
        <w:t>monitoring their impacts on the modeled s</w:t>
      </w:r>
      <w:r w:rsidR="00464767" w:rsidRPr="00A666D1">
        <w:rPr>
          <w:rFonts w:asciiTheme="majorHAnsi" w:hAnsiTheme="majorHAnsi"/>
        </w:rPr>
        <w:t>olar irradianc</w:t>
      </w:r>
      <w:r w:rsidR="00270711">
        <w:rPr>
          <w:rFonts w:asciiTheme="majorHAnsi" w:hAnsiTheme="majorHAnsi"/>
        </w:rPr>
        <w:t>e</w:t>
      </w:r>
      <w:r w:rsidR="00803E02" w:rsidRPr="00A666D1">
        <w:rPr>
          <w:rFonts w:asciiTheme="majorHAnsi" w:hAnsiTheme="majorHAnsi"/>
        </w:rPr>
        <w:t xml:space="preserve">. </w:t>
      </w:r>
      <w:r w:rsidR="003B1E8B" w:rsidRPr="00A666D1">
        <w:rPr>
          <w:rFonts w:asciiTheme="majorHAnsi" w:hAnsiTheme="majorHAnsi"/>
        </w:rPr>
        <w:t>The accuracy of the modeled solar irradiance also depends on the inputs (facular brightening and sunspot darkening), but the measurements of the indices used to derive these inputs (the Mg II index and sunspot area</w:t>
      </w:r>
      <w:r w:rsidR="00AC59A3">
        <w:rPr>
          <w:rFonts w:asciiTheme="majorHAnsi" w:hAnsiTheme="majorHAnsi"/>
        </w:rPr>
        <w:t>s</w:t>
      </w:r>
      <w:r w:rsidR="003B1E8B" w:rsidRPr="00A666D1">
        <w:rPr>
          <w:rFonts w:asciiTheme="majorHAnsi" w:hAnsiTheme="majorHAnsi"/>
        </w:rPr>
        <w:t>) have uncertainties themselves. In addition, there are uncertainties</w:t>
      </w:r>
      <w:r w:rsidR="00470DA2" w:rsidRPr="00A666D1">
        <w:rPr>
          <w:rFonts w:asciiTheme="majorHAnsi" w:hAnsiTheme="majorHAnsi"/>
        </w:rPr>
        <w:t xml:space="preserve"> in the represent</w:t>
      </w:r>
      <w:r w:rsidR="00997A34">
        <w:rPr>
          <w:rFonts w:asciiTheme="majorHAnsi" w:hAnsiTheme="majorHAnsi"/>
        </w:rPr>
        <w:t>ativeness of the indices to the true (wavelength-dependent)</w:t>
      </w:r>
      <w:r w:rsidR="00470DA2" w:rsidRPr="00A666D1">
        <w:rPr>
          <w:rFonts w:asciiTheme="majorHAnsi" w:hAnsiTheme="majorHAnsi"/>
        </w:rPr>
        <w:t xml:space="preserve"> facular brightening and sunspot darkening.  Also contributing to the uncertainty in the modeled irradiance, and possibly the easiest to quantify, </w:t>
      </w:r>
      <w:r w:rsidR="00997A34">
        <w:rPr>
          <w:rFonts w:asciiTheme="majorHAnsi" w:hAnsiTheme="majorHAnsi"/>
        </w:rPr>
        <w:t>are</w:t>
      </w:r>
      <w:r w:rsidR="00470DA2" w:rsidRPr="00A666D1">
        <w:rPr>
          <w:rFonts w:asciiTheme="majorHAnsi" w:hAnsiTheme="majorHAnsi"/>
        </w:rPr>
        <w:t xml:space="preserve"> statistical uncertainties in the coefficients obtained by multiple regression of the input indices to the measured solar irradiance (total and spectral). </w:t>
      </w:r>
    </w:p>
    <w:p w14:paraId="08620B1E" w14:textId="586BBCA5" w:rsidR="0026489F" w:rsidRPr="00A666D1" w:rsidRDefault="00470DA2" w:rsidP="00E111F5">
      <w:pPr>
        <w:pStyle w:val="CDRBodyText"/>
        <w:ind w:firstLine="0"/>
        <w:rPr>
          <w:rFonts w:asciiTheme="majorHAnsi" w:hAnsiTheme="majorHAnsi"/>
        </w:rPr>
      </w:pPr>
      <w:r w:rsidRPr="00A666D1">
        <w:rPr>
          <w:rFonts w:asciiTheme="majorHAnsi" w:hAnsiTheme="majorHAnsi"/>
        </w:rPr>
        <w:t xml:space="preserve">A number of </w:t>
      </w:r>
      <w:r w:rsidR="00234376" w:rsidRPr="00A666D1">
        <w:rPr>
          <w:rFonts w:asciiTheme="majorHAnsi" w:hAnsiTheme="majorHAnsi"/>
        </w:rPr>
        <w:t>validation</w:t>
      </w:r>
      <w:r w:rsidRPr="00A666D1">
        <w:rPr>
          <w:rFonts w:asciiTheme="majorHAnsi" w:hAnsiTheme="majorHAnsi"/>
        </w:rPr>
        <w:t xml:space="preserve"> studies have been performed</w:t>
      </w:r>
      <w:r w:rsidR="00AC59A3">
        <w:rPr>
          <w:rFonts w:asciiTheme="majorHAnsi" w:hAnsiTheme="majorHAnsi"/>
        </w:rPr>
        <w:t>, as illustrated in Section 5.5</w:t>
      </w:r>
      <w:r w:rsidRPr="00A666D1">
        <w:rPr>
          <w:rFonts w:asciiTheme="majorHAnsi" w:hAnsiTheme="majorHAnsi"/>
        </w:rPr>
        <w:t xml:space="preserve">. </w:t>
      </w:r>
      <w:r w:rsidR="00AC59A3">
        <w:rPr>
          <w:rFonts w:asciiTheme="majorHAnsi" w:hAnsiTheme="majorHAnsi"/>
        </w:rPr>
        <w:t xml:space="preserve">The uncertainty estimates given in Table 5 are initial first-time values that account for </w:t>
      </w:r>
      <w:r w:rsidR="00047EBA">
        <w:rPr>
          <w:rFonts w:asciiTheme="majorHAnsi" w:hAnsiTheme="majorHAnsi"/>
        </w:rPr>
        <w:t>uncertainties</w:t>
      </w:r>
      <w:r w:rsidR="00AC59A3" w:rsidRPr="00A666D1">
        <w:rPr>
          <w:rFonts w:asciiTheme="majorHAnsi" w:hAnsiTheme="majorHAnsi"/>
        </w:rPr>
        <w:t xml:space="preserve"> in </w:t>
      </w:r>
      <w:r w:rsidR="00047EBA">
        <w:rPr>
          <w:rFonts w:asciiTheme="majorHAnsi" w:hAnsiTheme="majorHAnsi"/>
        </w:rPr>
        <w:t xml:space="preserve">the input indices, and in </w:t>
      </w:r>
      <w:r w:rsidR="00AC59A3" w:rsidRPr="00A666D1">
        <w:rPr>
          <w:rFonts w:asciiTheme="majorHAnsi" w:hAnsiTheme="majorHAnsi"/>
        </w:rPr>
        <w:t>the multiple reg</w:t>
      </w:r>
      <w:r w:rsidR="00047EBA">
        <w:rPr>
          <w:rFonts w:asciiTheme="majorHAnsi" w:hAnsiTheme="majorHAnsi"/>
        </w:rPr>
        <w:t>ression coefficients and how the</w:t>
      </w:r>
      <w:r w:rsidR="00AC59A3" w:rsidRPr="00A666D1">
        <w:rPr>
          <w:rFonts w:asciiTheme="majorHAnsi" w:hAnsiTheme="majorHAnsi"/>
        </w:rPr>
        <w:t>s</w:t>
      </w:r>
      <w:r w:rsidR="00047EBA">
        <w:rPr>
          <w:rFonts w:asciiTheme="majorHAnsi" w:hAnsiTheme="majorHAnsi"/>
        </w:rPr>
        <w:t>e</w:t>
      </w:r>
      <w:r w:rsidR="00AC59A3" w:rsidRPr="00A666D1">
        <w:rPr>
          <w:rFonts w:asciiTheme="majorHAnsi" w:hAnsiTheme="majorHAnsi"/>
        </w:rPr>
        <w:t xml:space="preserve"> </w:t>
      </w:r>
      <w:r w:rsidR="00047EBA">
        <w:rPr>
          <w:rFonts w:asciiTheme="majorHAnsi" w:hAnsiTheme="majorHAnsi"/>
        </w:rPr>
        <w:t>translate</w:t>
      </w:r>
      <w:r w:rsidR="00AC59A3" w:rsidRPr="00A666D1">
        <w:rPr>
          <w:rFonts w:asciiTheme="majorHAnsi" w:hAnsiTheme="majorHAnsi"/>
        </w:rPr>
        <w:t xml:space="preserve"> to equivalent irradiance increments</w:t>
      </w:r>
      <w:r w:rsidR="00047EBA">
        <w:rPr>
          <w:rFonts w:asciiTheme="majorHAnsi" w:hAnsiTheme="majorHAnsi"/>
        </w:rPr>
        <w:t>. But these initial estimates</w:t>
      </w:r>
      <w:r w:rsidR="00AC59A3">
        <w:rPr>
          <w:rFonts w:asciiTheme="majorHAnsi" w:hAnsiTheme="majorHAnsi"/>
        </w:rPr>
        <w:t xml:space="preserve"> </w:t>
      </w:r>
      <w:r w:rsidR="00047EBA">
        <w:rPr>
          <w:rFonts w:asciiTheme="majorHAnsi" w:hAnsiTheme="majorHAnsi"/>
        </w:rPr>
        <w:t>do not</w:t>
      </w:r>
      <w:r w:rsidR="00AC59A3">
        <w:rPr>
          <w:rFonts w:asciiTheme="majorHAnsi" w:hAnsiTheme="majorHAnsi"/>
        </w:rPr>
        <w:t xml:space="preserve"> account for </w:t>
      </w:r>
      <w:r w:rsidR="00047EBA">
        <w:rPr>
          <w:rFonts w:asciiTheme="majorHAnsi" w:hAnsiTheme="majorHAnsi"/>
        </w:rPr>
        <w:t xml:space="preserve">scientific </w:t>
      </w:r>
      <w:r w:rsidR="00AC59A3">
        <w:rPr>
          <w:rFonts w:asciiTheme="majorHAnsi" w:hAnsiTheme="majorHAnsi"/>
        </w:rPr>
        <w:t>assumptions in the algorithm. Work is ongoing</w:t>
      </w:r>
      <w:r w:rsidRPr="00A666D1">
        <w:rPr>
          <w:rFonts w:asciiTheme="majorHAnsi" w:hAnsiTheme="majorHAnsi"/>
        </w:rPr>
        <w:t xml:space="preserve"> </w:t>
      </w:r>
      <w:r w:rsidR="000861BA" w:rsidRPr="00A666D1">
        <w:rPr>
          <w:rFonts w:asciiTheme="majorHAnsi" w:hAnsiTheme="majorHAnsi"/>
        </w:rPr>
        <w:t xml:space="preserve">to estimate </w:t>
      </w:r>
      <w:r w:rsidR="00AC59A3">
        <w:rPr>
          <w:rFonts w:asciiTheme="majorHAnsi" w:hAnsiTheme="majorHAnsi"/>
        </w:rPr>
        <w:t>more realistic uncertainties</w:t>
      </w:r>
      <w:r w:rsidR="000861BA" w:rsidRPr="00A666D1">
        <w:rPr>
          <w:rFonts w:asciiTheme="majorHAnsi" w:hAnsiTheme="majorHAnsi"/>
        </w:rPr>
        <w:t xml:space="preserve"> in </w:t>
      </w:r>
      <w:r w:rsidR="00803E02" w:rsidRPr="00A666D1">
        <w:rPr>
          <w:rFonts w:asciiTheme="majorHAnsi" w:hAnsiTheme="majorHAnsi"/>
        </w:rPr>
        <w:t>the NRL</w:t>
      </w:r>
      <w:r w:rsidR="00047EBA">
        <w:rPr>
          <w:rFonts w:asciiTheme="majorHAnsi" w:hAnsiTheme="majorHAnsi"/>
        </w:rPr>
        <w:t>TSI2 and NRLSSI2</w:t>
      </w:r>
      <w:r w:rsidR="00803E02" w:rsidRPr="00A666D1">
        <w:rPr>
          <w:rFonts w:asciiTheme="majorHAnsi" w:hAnsiTheme="majorHAnsi"/>
        </w:rPr>
        <w:t xml:space="preserve"> modeled solar irradiance</w:t>
      </w:r>
      <w:r w:rsidR="00047EBA">
        <w:rPr>
          <w:rFonts w:asciiTheme="majorHAnsi" w:hAnsiTheme="majorHAnsi"/>
        </w:rPr>
        <w:t>s</w:t>
      </w:r>
      <w:r w:rsidR="00AC59A3">
        <w:rPr>
          <w:rFonts w:asciiTheme="majorHAnsi" w:hAnsiTheme="majorHAnsi"/>
        </w:rPr>
        <w:t>,</w:t>
      </w:r>
      <w:r w:rsidR="00803E02" w:rsidRPr="00A666D1">
        <w:rPr>
          <w:rFonts w:asciiTheme="majorHAnsi" w:hAnsiTheme="majorHAnsi"/>
        </w:rPr>
        <w:t xml:space="preserve"> </w:t>
      </w:r>
      <w:r w:rsidR="00AC59A3">
        <w:rPr>
          <w:rFonts w:asciiTheme="majorHAnsi" w:hAnsiTheme="majorHAnsi"/>
        </w:rPr>
        <w:t>by incorporating</w:t>
      </w:r>
      <w:r w:rsidR="00572957" w:rsidRPr="00A666D1">
        <w:rPr>
          <w:rFonts w:asciiTheme="majorHAnsi" w:hAnsiTheme="majorHAnsi"/>
        </w:rPr>
        <w:t xml:space="preserve"> </w:t>
      </w:r>
      <w:r w:rsidR="00AC59A3">
        <w:rPr>
          <w:rFonts w:asciiTheme="majorHAnsi" w:hAnsiTheme="majorHAnsi"/>
        </w:rPr>
        <w:t>better quantification of the algorithm</w:t>
      </w:r>
      <w:r w:rsidR="00047EBA">
        <w:rPr>
          <w:rFonts w:asciiTheme="majorHAnsi" w:hAnsiTheme="majorHAnsi"/>
        </w:rPr>
        <w:t>’s</w:t>
      </w:r>
      <w:r w:rsidR="00AC59A3">
        <w:rPr>
          <w:rFonts w:asciiTheme="majorHAnsi" w:hAnsiTheme="majorHAnsi"/>
        </w:rPr>
        <w:t xml:space="preserve"> assumptions, such as those that Table 6 identifies.</w:t>
      </w:r>
    </w:p>
    <w:p w14:paraId="477CF047" w14:textId="1322C0D9" w:rsidR="00A8245F" w:rsidRPr="00270711" w:rsidRDefault="00471138" w:rsidP="00B1763E">
      <w:pPr>
        <w:pStyle w:val="Caption"/>
        <w:keepNext/>
        <w:tabs>
          <w:tab w:val="left" w:pos="-180"/>
        </w:tabs>
        <w:ind w:left="-180" w:right="0"/>
        <w:jc w:val="both"/>
        <w:rPr>
          <w:rFonts w:asciiTheme="majorHAnsi" w:hAnsiTheme="majorHAnsi" w:cs="Arial"/>
          <w:b/>
          <w:sz w:val="22"/>
          <w:szCs w:val="22"/>
        </w:rPr>
      </w:pPr>
      <w:bookmarkStart w:id="64" w:name="_Ref270149413"/>
      <w:r w:rsidRPr="00270711">
        <w:rPr>
          <w:rFonts w:asciiTheme="majorHAnsi" w:hAnsiTheme="majorHAnsi" w:cs="Arial"/>
          <w:b/>
          <w:sz w:val="22"/>
          <w:szCs w:val="22"/>
        </w:rPr>
        <w:t xml:space="preserve">Table </w:t>
      </w:r>
      <w:bookmarkEnd w:id="64"/>
      <w:r w:rsidRPr="00270711">
        <w:rPr>
          <w:rFonts w:asciiTheme="majorHAnsi" w:hAnsiTheme="majorHAnsi" w:cs="Arial"/>
          <w:b/>
          <w:sz w:val="22"/>
          <w:szCs w:val="22"/>
        </w:rPr>
        <w:t>6: Summary of assumptions in the theoretical basis for modeled solar irradiance, model inputs and the potential validation approaches. Particular validation approaches that can be monitored over time (i.e. statistical) to provide an estimate in the uncertainty in the modeled solar irradiance are labeled ‘</w:t>
      </w:r>
      <w:r w:rsidRPr="00270711">
        <w:rPr>
          <w:rFonts w:asciiTheme="majorHAnsi" w:hAnsiTheme="majorHAnsi" w:cs="Arial"/>
          <w:b/>
          <w:i/>
          <w:sz w:val="22"/>
          <w:szCs w:val="22"/>
        </w:rPr>
        <w:t>Operational’</w:t>
      </w:r>
      <w:r w:rsidRPr="00270711">
        <w:rPr>
          <w:rFonts w:asciiTheme="majorHAnsi" w:hAnsiTheme="majorHAnsi" w:cs="Arial"/>
          <w:b/>
          <w:sz w:val="22"/>
          <w:szCs w:val="22"/>
        </w:rPr>
        <w:t>.</w:t>
      </w:r>
    </w:p>
    <w:tbl>
      <w:tblPr>
        <w:tblStyle w:val="TableGrid"/>
        <w:tblW w:w="9655" w:type="dxa"/>
        <w:tblLook w:val="04A0" w:firstRow="1" w:lastRow="0" w:firstColumn="1" w:lastColumn="0" w:noHBand="0" w:noVBand="1"/>
      </w:tblPr>
      <w:tblGrid>
        <w:gridCol w:w="4158"/>
        <w:gridCol w:w="5497"/>
      </w:tblGrid>
      <w:tr w:rsidR="00F7122E" w:rsidRPr="00A666D1" w14:paraId="74D27781" w14:textId="77777777" w:rsidTr="008C7D5B">
        <w:trPr>
          <w:trHeight w:val="740"/>
        </w:trPr>
        <w:tc>
          <w:tcPr>
            <w:tcW w:w="4158" w:type="dxa"/>
            <w:shd w:val="clear" w:color="auto" w:fill="D9D9D9"/>
          </w:tcPr>
          <w:p w14:paraId="7F6B9FCD" w14:textId="38AB10BB" w:rsidR="000232FB" w:rsidRPr="00A666D1" w:rsidRDefault="000232FB" w:rsidP="009779FC">
            <w:pPr>
              <w:pStyle w:val="CDRBodyText"/>
              <w:ind w:firstLine="0"/>
              <w:jc w:val="center"/>
              <w:rPr>
                <w:rFonts w:asciiTheme="majorHAnsi" w:hAnsiTheme="majorHAnsi"/>
                <w:b/>
              </w:rPr>
            </w:pPr>
            <w:r w:rsidRPr="00A666D1">
              <w:rPr>
                <w:rFonts w:asciiTheme="majorHAnsi" w:hAnsiTheme="majorHAnsi"/>
                <w:b/>
              </w:rPr>
              <w:t>Assumption</w:t>
            </w:r>
            <w:r w:rsidR="00047365" w:rsidRPr="00A666D1">
              <w:rPr>
                <w:rFonts w:asciiTheme="majorHAnsi" w:hAnsiTheme="majorHAnsi"/>
                <w:b/>
              </w:rPr>
              <w:t>s</w:t>
            </w:r>
            <w:r w:rsidR="005F300A" w:rsidRPr="00A666D1">
              <w:rPr>
                <w:rFonts w:asciiTheme="majorHAnsi" w:hAnsiTheme="majorHAnsi"/>
                <w:b/>
              </w:rPr>
              <w:t xml:space="preserve"> &amp; Scientific Support</w:t>
            </w:r>
            <w:r w:rsidR="009A6542" w:rsidRPr="00A666D1">
              <w:rPr>
                <w:rFonts w:asciiTheme="majorHAnsi" w:hAnsiTheme="majorHAnsi"/>
                <w:b/>
              </w:rPr>
              <w:t>/Citation(s)</w:t>
            </w:r>
          </w:p>
        </w:tc>
        <w:tc>
          <w:tcPr>
            <w:tcW w:w="5497" w:type="dxa"/>
            <w:shd w:val="clear" w:color="auto" w:fill="D9D9D9"/>
          </w:tcPr>
          <w:p w14:paraId="15FF6742" w14:textId="1843B035" w:rsidR="000232FB" w:rsidRPr="00A666D1" w:rsidRDefault="0047158D" w:rsidP="0047158D">
            <w:pPr>
              <w:pStyle w:val="CDRBodyText"/>
              <w:ind w:firstLine="0"/>
              <w:jc w:val="center"/>
              <w:rPr>
                <w:rFonts w:asciiTheme="majorHAnsi" w:hAnsiTheme="majorHAnsi"/>
                <w:b/>
              </w:rPr>
            </w:pPr>
            <w:r w:rsidRPr="00A666D1">
              <w:rPr>
                <w:rFonts w:asciiTheme="majorHAnsi" w:hAnsiTheme="majorHAnsi"/>
                <w:b/>
              </w:rPr>
              <w:t xml:space="preserve">Validation Approach </w:t>
            </w:r>
          </w:p>
        </w:tc>
      </w:tr>
      <w:tr w:rsidR="00F7122E" w:rsidRPr="00A666D1" w14:paraId="37C06220" w14:textId="77777777" w:rsidTr="00F7122E">
        <w:trPr>
          <w:trHeight w:val="719"/>
        </w:trPr>
        <w:tc>
          <w:tcPr>
            <w:tcW w:w="4158" w:type="dxa"/>
          </w:tcPr>
          <w:p w14:paraId="493F94DC" w14:textId="166B6944" w:rsidR="000628FA" w:rsidRPr="00F87274" w:rsidRDefault="000232FB" w:rsidP="00E111F5">
            <w:pPr>
              <w:pStyle w:val="CDRBodyText"/>
              <w:ind w:firstLine="0"/>
              <w:rPr>
                <w:rFonts w:asciiTheme="majorHAnsi" w:hAnsiTheme="majorHAnsi"/>
                <w:sz w:val="22"/>
                <w:szCs w:val="22"/>
              </w:rPr>
            </w:pPr>
            <w:r w:rsidRPr="00F87274">
              <w:rPr>
                <w:rFonts w:asciiTheme="majorHAnsi" w:hAnsiTheme="majorHAnsi"/>
                <w:sz w:val="22"/>
                <w:szCs w:val="22"/>
              </w:rPr>
              <w:t>Adopted value of the Quiet Sun (t</w:t>
            </w:r>
            <w:r w:rsidR="009A6542" w:rsidRPr="00F87274">
              <w:rPr>
                <w:rFonts w:asciiTheme="majorHAnsi" w:hAnsiTheme="majorHAnsi"/>
                <w:sz w:val="22"/>
                <w:szCs w:val="22"/>
              </w:rPr>
              <w:t>otal and spectral) is invariant (Lean et al., 1998).</w:t>
            </w:r>
          </w:p>
        </w:tc>
        <w:tc>
          <w:tcPr>
            <w:tcW w:w="5497" w:type="dxa"/>
          </w:tcPr>
          <w:p w14:paraId="29659019" w14:textId="2CF3706A" w:rsidR="000232FB" w:rsidRPr="00F87274" w:rsidRDefault="000232FB" w:rsidP="009157DF">
            <w:pPr>
              <w:pStyle w:val="CDRBodyText"/>
              <w:ind w:firstLine="0"/>
              <w:rPr>
                <w:rFonts w:asciiTheme="majorHAnsi" w:hAnsiTheme="majorHAnsi"/>
                <w:sz w:val="22"/>
                <w:szCs w:val="22"/>
              </w:rPr>
            </w:pPr>
            <w:r w:rsidRPr="00F87274">
              <w:rPr>
                <w:rFonts w:asciiTheme="majorHAnsi" w:hAnsiTheme="majorHAnsi"/>
                <w:sz w:val="22"/>
                <w:szCs w:val="22"/>
              </w:rPr>
              <w:t>Comparison to irradiance measurements at solar minimum conditions</w:t>
            </w:r>
            <w:r w:rsidR="009157DF" w:rsidRPr="00F87274">
              <w:rPr>
                <w:rFonts w:asciiTheme="majorHAnsi" w:hAnsiTheme="majorHAnsi"/>
                <w:sz w:val="22"/>
                <w:szCs w:val="22"/>
              </w:rPr>
              <w:t>.</w:t>
            </w:r>
            <w:r w:rsidRPr="00F87274">
              <w:rPr>
                <w:rFonts w:asciiTheme="majorHAnsi" w:hAnsiTheme="majorHAnsi"/>
                <w:sz w:val="22"/>
                <w:szCs w:val="22"/>
              </w:rPr>
              <w:t xml:space="preserve"> </w:t>
            </w:r>
          </w:p>
        </w:tc>
      </w:tr>
      <w:tr w:rsidR="00F7122E" w:rsidRPr="00A666D1" w14:paraId="24C4861F" w14:textId="77777777" w:rsidTr="00F7122E">
        <w:trPr>
          <w:trHeight w:val="478"/>
        </w:trPr>
        <w:tc>
          <w:tcPr>
            <w:tcW w:w="4158" w:type="dxa"/>
          </w:tcPr>
          <w:p w14:paraId="6A8136B2" w14:textId="5D584332" w:rsidR="00CB335B" w:rsidRPr="00F87274" w:rsidRDefault="000232FB" w:rsidP="00307B36">
            <w:pPr>
              <w:pStyle w:val="CDRBodyText"/>
              <w:ind w:firstLine="0"/>
              <w:rPr>
                <w:rFonts w:asciiTheme="majorHAnsi" w:hAnsiTheme="majorHAnsi"/>
                <w:sz w:val="22"/>
                <w:szCs w:val="22"/>
              </w:rPr>
            </w:pPr>
            <w:r w:rsidRPr="00F87274">
              <w:rPr>
                <w:rFonts w:asciiTheme="majorHAnsi" w:hAnsiTheme="majorHAnsi"/>
                <w:sz w:val="22"/>
                <w:szCs w:val="22"/>
              </w:rPr>
              <w:t xml:space="preserve">Faculae brightening and sunspot darkening are </w:t>
            </w:r>
            <w:r w:rsidR="00CB335B" w:rsidRPr="00F87274">
              <w:rPr>
                <w:rFonts w:asciiTheme="majorHAnsi" w:hAnsiTheme="majorHAnsi"/>
                <w:sz w:val="22"/>
                <w:szCs w:val="22"/>
              </w:rPr>
              <w:t xml:space="preserve">the </w:t>
            </w:r>
            <w:r w:rsidRPr="00F87274">
              <w:rPr>
                <w:rFonts w:asciiTheme="majorHAnsi" w:hAnsiTheme="majorHAnsi"/>
                <w:sz w:val="22"/>
                <w:szCs w:val="22"/>
              </w:rPr>
              <w:t xml:space="preserve">only modulators of </w:t>
            </w:r>
            <w:r w:rsidRPr="00F87274">
              <w:rPr>
                <w:rFonts w:asciiTheme="majorHAnsi" w:hAnsiTheme="majorHAnsi"/>
                <w:i/>
                <w:sz w:val="22"/>
                <w:szCs w:val="22"/>
              </w:rPr>
              <w:t>contemporary</w:t>
            </w:r>
            <w:r w:rsidRPr="00F87274">
              <w:rPr>
                <w:rFonts w:asciiTheme="majorHAnsi" w:hAnsiTheme="majorHAnsi"/>
                <w:sz w:val="22"/>
                <w:szCs w:val="22"/>
              </w:rPr>
              <w:t xml:space="preserve"> solar irradiance and their </w:t>
            </w:r>
            <w:r w:rsidR="00707485" w:rsidRPr="00F87274">
              <w:rPr>
                <w:rFonts w:asciiTheme="majorHAnsi" w:hAnsiTheme="majorHAnsi"/>
                <w:sz w:val="22"/>
                <w:szCs w:val="22"/>
              </w:rPr>
              <w:t xml:space="preserve">respective </w:t>
            </w:r>
            <w:r w:rsidRPr="00F87274">
              <w:rPr>
                <w:rFonts w:asciiTheme="majorHAnsi" w:hAnsiTheme="majorHAnsi"/>
                <w:sz w:val="22"/>
                <w:szCs w:val="22"/>
              </w:rPr>
              <w:t xml:space="preserve">impacts </w:t>
            </w:r>
            <w:r w:rsidR="009157DF" w:rsidRPr="00F87274">
              <w:rPr>
                <w:rFonts w:asciiTheme="majorHAnsi" w:hAnsiTheme="majorHAnsi"/>
                <w:sz w:val="22"/>
                <w:szCs w:val="22"/>
              </w:rPr>
              <w:t xml:space="preserve">on irradiance </w:t>
            </w:r>
            <w:r w:rsidRPr="00F87274">
              <w:rPr>
                <w:rFonts w:asciiTheme="majorHAnsi" w:hAnsiTheme="majorHAnsi"/>
                <w:sz w:val="22"/>
                <w:szCs w:val="22"/>
              </w:rPr>
              <w:t xml:space="preserve">are represented </w:t>
            </w:r>
            <w:r w:rsidR="009157DF" w:rsidRPr="00F87274">
              <w:rPr>
                <w:rFonts w:asciiTheme="majorHAnsi" w:hAnsiTheme="majorHAnsi"/>
                <w:sz w:val="22"/>
                <w:szCs w:val="22"/>
              </w:rPr>
              <w:t>by linear adjustments</w:t>
            </w:r>
            <w:r w:rsidR="00872B3A" w:rsidRPr="00F87274">
              <w:rPr>
                <w:rFonts w:asciiTheme="majorHAnsi" w:hAnsiTheme="majorHAnsi"/>
                <w:sz w:val="22"/>
                <w:szCs w:val="22"/>
              </w:rPr>
              <w:t xml:space="preserve"> of </w:t>
            </w:r>
            <w:r w:rsidR="009A6542" w:rsidRPr="00F87274">
              <w:rPr>
                <w:rFonts w:asciiTheme="majorHAnsi" w:hAnsiTheme="majorHAnsi"/>
                <w:sz w:val="22"/>
                <w:szCs w:val="22"/>
              </w:rPr>
              <w:t>baseline, Quiet Sun, conditions (Lean et al., 1998</w:t>
            </w:r>
            <w:r w:rsidR="00C01A4E" w:rsidRPr="00F87274">
              <w:rPr>
                <w:rFonts w:asciiTheme="majorHAnsi" w:hAnsiTheme="majorHAnsi"/>
                <w:sz w:val="22"/>
                <w:szCs w:val="22"/>
              </w:rPr>
              <w:t>, 2005; Lean, 2000</w:t>
            </w:r>
            <w:r w:rsidR="009A6542" w:rsidRPr="00F87274">
              <w:rPr>
                <w:rFonts w:asciiTheme="majorHAnsi" w:hAnsiTheme="majorHAnsi"/>
                <w:sz w:val="22"/>
                <w:szCs w:val="22"/>
              </w:rPr>
              <w:t>; Lean and Woods, 2010</w:t>
            </w:r>
            <w:r w:rsidR="00C5624F" w:rsidRPr="00F87274">
              <w:rPr>
                <w:rFonts w:asciiTheme="majorHAnsi" w:hAnsiTheme="majorHAnsi"/>
                <w:sz w:val="22"/>
                <w:szCs w:val="22"/>
              </w:rPr>
              <w:t>)</w:t>
            </w:r>
            <w:r w:rsidR="009A6542" w:rsidRPr="00F87274">
              <w:rPr>
                <w:rFonts w:asciiTheme="majorHAnsi" w:hAnsiTheme="majorHAnsi"/>
                <w:sz w:val="22"/>
                <w:szCs w:val="22"/>
              </w:rPr>
              <w:t>.</w:t>
            </w:r>
          </w:p>
        </w:tc>
        <w:tc>
          <w:tcPr>
            <w:tcW w:w="5497" w:type="dxa"/>
          </w:tcPr>
          <w:p w14:paraId="183F22D2" w14:textId="208C37C8" w:rsidR="00307B36" w:rsidRPr="00F87274" w:rsidRDefault="00307B36" w:rsidP="009157DF">
            <w:pPr>
              <w:pStyle w:val="CDRBodyText"/>
              <w:ind w:firstLine="0"/>
              <w:rPr>
                <w:rFonts w:asciiTheme="majorHAnsi" w:hAnsiTheme="majorHAnsi"/>
                <w:sz w:val="22"/>
                <w:szCs w:val="22"/>
              </w:rPr>
            </w:pPr>
            <w:r w:rsidRPr="00F87274">
              <w:rPr>
                <w:rFonts w:asciiTheme="majorHAnsi" w:hAnsiTheme="majorHAnsi"/>
                <w:sz w:val="22"/>
                <w:szCs w:val="22"/>
              </w:rPr>
              <w:t xml:space="preserve">The derived facular and sunspot functions are imperfect indicators of the sunspot </w:t>
            </w:r>
            <w:r w:rsidR="00F54252" w:rsidRPr="00F87274">
              <w:rPr>
                <w:rFonts w:asciiTheme="majorHAnsi" w:hAnsiTheme="majorHAnsi"/>
                <w:sz w:val="22"/>
                <w:szCs w:val="22"/>
              </w:rPr>
              <w:t>darkening and facular brightening</w:t>
            </w:r>
            <w:r w:rsidRPr="00F87274">
              <w:rPr>
                <w:rFonts w:asciiTheme="majorHAnsi" w:hAnsiTheme="majorHAnsi"/>
                <w:sz w:val="22"/>
                <w:szCs w:val="22"/>
              </w:rPr>
              <w:t xml:space="preserve"> sources. Small ‘epsilon’ </w:t>
            </w:r>
            <w:r w:rsidR="00ED4AA0" w:rsidRPr="00F87274">
              <w:rPr>
                <w:rFonts w:asciiTheme="majorHAnsi" w:hAnsiTheme="majorHAnsi"/>
                <w:sz w:val="22"/>
                <w:szCs w:val="22"/>
              </w:rPr>
              <w:t xml:space="preserve">regression </w:t>
            </w:r>
            <w:r w:rsidRPr="00F87274">
              <w:rPr>
                <w:rFonts w:asciiTheme="majorHAnsi" w:hAnsiTheme="majorHAnsi"/>
                <w:sz w:val="22"/>
                <w:szCs w:val="22"/>
              </w:rPr>
              <w:t xml:space="preserve">coefficients correct for these differences. </w:t>
            </w:r>
            <w:r w:rsidRPr="00F87274">
              <w:rPr>
                <w:rFonts w:asciiTheme="majorHAnsi" w:hAnsiTheme="majorHAnsi"/>
                <w:i/>
                <w:sz w:val="22"/>
                <w:szCs w:val="22"/>
              </w:rPr>
              <w:t xml:space="preserve"> </w:t>
            </w:r>
          </w:p>
          <w:p w14:paraId="6FC1EEFA" w14:textId="7CE50711" w:rsidR="000232FB" w:rsidRPr="00F87274" w:rsidRDefault="008F2BB0" w:rsidP="00307B36">
            <w:pPr>
              <w:pStyle w:val="CDRBodyText"/>
              <w:numPr>
                <w:ilvl w:val="0"/>
                <w:numId w:val="13"/>
              </w:numPr>
              <w:rPr>
                <w:rFonts w:asciiTheme="majorHAnsi" w:hAnsiTheme="majorHAnsi"/>
                <w:sz w:val="22"/>
                <w:szCs w:val="22"/>
              </w:rPr>
            </w:pPr>
            <w:r w:rsidRPr="00F87274">
              <w:rPr>
                <w:rFonts w:asciiTheme="majorHAnsi" w:hAnsiTheme="majorHAnsi"/>
                <w:b/>
                <w:i/>
                <w:sz w:val="22"/>
                <w:szCs w:val="22"/>
              </w:rPr>
              <w:t>Operational</w:t>
            </w:r>
            <w:r w:rsidRPr="00F87274">
              <w:rPr>
                <w:rFonts w:asciiTheme="majorHAnsi" w:hAnsiTheme="majorHAnsi"/>
                <w:sz w:val="22"/>
                <w:szCs w:val="22"/>
              </w:rPr>
              <w:t xml:space="preserve">: </w:t>
            </w:r>
            <w:r w:rsidR="00CB335B" w:rsidRPr="00F87274">
              <w:rPr>
                <w:rFonts w:asciiTheme="majorHAnsi" w:hAnsiTheme="majorHAnsi"/>
                <w:sz w:val="22"/>
                <w:szCs w:val="22"/>
              </w:rPr>
              <w:t xml:space="preserve">Monitor the correlation between </w:t>
            </w:r>
            <w:r w:rsidRPr="00F87274">
              <w:rPr>
                <w:rFonts w:asciiTheme="majorHAnsi" w:hAnsiTheme="majorHAnsi"/>
                <w:sz w:val="22"/>
                <w:szCs w:val="22"/>
              </w:rPr>
              <w:t xml:space="preserve">contemporary </w:t>
            </w:r>
            <w:r w:rsidR="00CB335B" w:rsidRPr="00F87274">
              <w:rPr>
                <w:rFonts w:asciiTheme="majorHAnsi" w:hAnsiTheme="majorHAnsi"/>
                <w:sz w:val="22"/>
                <w:szCs w:val="22"/>
              </w:rPr>
              <w:t xml:space="preserve">modeled and measured </w:t>
            </w:r>
            <w:r w:rsidR="0010007C" w:rsidRPr="00F87274">
              <w:rPr>
                <w:rFonts w:asciiTheme="majorHAnsi" w:hAnsiTheme="majorHAnsi"/>
                <w:sz w:val="22"/>
                <w:szCs w:val="22"/>
              </w:rPr>
              <w:t>solar</w:t>
            </w:r>
            <w:r w:rsidR="00CB335B" w:rsidRPr="00F87274">
              <w:rPr>
                <w:rFonts w:asciiTheme="majorHAnsi" w:hAnsiTheme="majorHAnsi"/>
                <w:sz w:val="22"/>
                <w:szCs w:val="22"/>
              </w:rPr>
              <w:t xml:space="preserve"> irradiance, and the standard deviation of residuals between modeled and measured s</w:t>
            </w:r>
            <w:r w:rsidR="0010007C" w:rsidRPr="00F87274">
              <w:rPr>
                <w:rFonts w:asciiTheme="majorHAnsi" w:hAnsiTheme="majorHAnsi"/>
                <w:sz w:val="22"/>
                <w:szCs w:val="22"/>
              </w:rPr>
              <w:t>olar</w:t>
            </w:r>
            <w:r w:rsidR="00CB335B" w:rsidRPr="00F87274">
              <w:rPr>
                <w:rFonts w:asciiTheme="majorHAnsi" w:hAnsiTheme="majorHAnsi"/>
                <w:sz w:val="22"/>
                <w:szCs w:val="22"/>
              </w:rPr>
              <w:t xml:space="preserve"> irradiance.</w:t>
            </w:r>
          </w:p>
          <w:p w14:paraId="27C4D71A" w14:textId="6D649726" w:rsidR="00426136" w:rsidRPr="00F87274" w:rsidRDefault="00307B36" w:rsidP="00307B36">
            <w:pPr>
              <w:pStyle w:val="CDRBodyText"/>
              <w:numPr>
                <w:ilvl w:val="0"/>
                <w:numId w:val="13"/>
              </w:numPr>
              <w:rPr>
                <w:rFonts w:asciiTheme="majorHAnsi" w:hAnsiTheme="majorHAnsi"/>
                <w:sz w:val="22"/>
                <w:szCs w:val="22"/>
              </w:rPr>
            </w:pPr>
            <w:r w:rsidRPr="00F87274">
              <w:rPr>
                <w:rFonts w:asciiTheme="majorHAnsi" w:hAnsiTheme="majorHAnsi"/>
                <w:sz w:val="22"/>
                <w:szCs w:val="22"/>
              </w:rPr>
              <w:t xml:space="preserve">Future </w:t>
            </w:r>
            <w:r w:rsidR="00ED4AA0" w:rsidRPr="00F87274">
              <w:rPr>
                <w:rFonts w:asciiTheme="majorHAnsi" w:hAnsiTheme="majorHAnsi"/>
                <w:sz w:val="22"/>
                <w:szCs w:val="22"/>
              </w:rPr>
              <w:t>i</w:t>
            </w:r>
            <w:r w:rsidR="00426136" w:rsidRPr="00F87274">
              <w:rPr>
                <w:rFonts w:asciiTheme="majorHAnsi" w:hAnsiTheme="majorHAnsi"/>
                <w:sz w:val="22"/>
                <w:szCs w:val="22"/>
              </w:rPr>
              <w:t>mprovements in the facular and sunspot functions may enable elimination of the small, but non-zero, correction coefficients.</w:t>
            </w:r>
          </w:p>
        </w:tc>
      </w:tr>
      <w:tr w:rsidR="00F7122E" w:rsidRPr="00A666D1" w14:paraId="5DEECE36" w14:textId="77777777" w:rsidTr="00F7122E">
        <w:trPr>
          <w:trHeight w:val="478"/>
        </w:trPr>
        <w:tc>
          <w:tcPr>
            <w:tcW w:w="4158" w:type="dxa"/>
          </w:tcPr>
          <w:p w14:paraId="225A18CC" w14:textId="6E62272C" w:rsidR="000232FB" w:rsidRPr="00F87274" w:rsidRDefault="00243258" w:rsidP="00E111F5">
            <w:pPr>
              <w:pStyle w:val="CDRBodyText"/>
              <w:ind w:firstLine="0"/>
              <w:rPr>
                <w:rFonts w:asciiTheme="majorHAnsi" w:hAnsiTheme="majorHAnsi"/>
                <w:sz w:val="22"/>
                <w:szCs w:val="22"/>
              </w:rPr>
            </w:pPr>
            <w:r w:rsidRPr="00F87274">
              <w:rPr>
                <w:rFonts w:asciiTheme="majorHAnsi" w:hAnsiTheme="majorHAnsi"/>
                <w:sz w:val="22"/>
                <w:szCs w:val="22"/>
              </w:rPr>
              <w:t>The b</w:t>
            </w:r>
            <w:r w:rsidR="00CB335B" w:rsidRPr="00F87274">
              <w:rPr>
                <w:rFonts w:asciiTheme="majorHAnsi" w:hAnsiTheme="majorHAnsi"/>
                <w:sz w:val="22"/>
                <w:szCs w:val="22"/>
              </w:rPr>
              <w:t xml:space="preserve">ackground, facular brightening at </w:t>
            </w:r>
            <w:r w:rsidR="00CB335B" w:rsidRPr="00F87274">
              <w:rPr>
                <w:rFonts w:asciiTheme="majorHAnsi" w:hAnsiTheme="majorHAnsi"/>
                <w:i/>
                <w:sz w:val="22"/>
                <w:szCs w:val="22"/>
              </w:rPr>
              <w:lastRenderedPageBreak/>
              <w:t>historical</w:t>
            </w:r>
            <w:r w:rsidR="00CB335B" w:rsidRPr="00F87274">
              <w:rPr>
                <w:rFonts w:asciiTheme="majorHAnsi" w:hAnsiTheme="majorHAnsi"/>
                <w:sz w:val="22"/>
                <w:szCs w:val="22"/>
              </w:rPr>
              <w:t>, longer-term time scales (decade, centennial) is speculated</w:t>
            </w:r>
            <w:r w:rsidR="00C01A4E" w:rsidRPr="00F87274">
              <w:rPr>
                <w:rFonts w:asciiTheme="majorHAnsi" w:hAnsiTheme="majorHAnsi"/>
                <w:sz w:val="22"/>
                <w:szCs w:val="22"/>
              </w:rPr>
              <w:t xml:space="preserve"> (Lean et al., 1992, 1995, 2000, 2002, 2005; Hoyt and Schatten, 1993; Tapping et al., 2007; Radick et al, 1998; Hall and Lockwood, 2004; Wang et al., 2005)</w:t>
            </w:r>
          </w:p>
        </w:tc>
        <w:tc>
          <w:tcPr>
            <w:tcW w:w="5497" w:type="dxa"/>
          </w:tcPr>
          <w:p w14:paraId="07C1125C" w14:textId="4C3C66D6" w:rsidR="00307B36" w:rsidRPr="00F87274" w:rsidRDefault="002404BD" w:rsidP="002404BD">
            <w:pPr>
              <w:pStyle w:val="CDRBodyText"/>
              <w:ind w:firstLine="0"/>
              <w:rPr>
                <w:rFonts w:asciiTheme="majorHAnsi" w:hAnsiTheme="majorHAnsi"/>
                <w:sz w:val="22"/>
                <w:szCs w:val="22"/>
              </w:rPr>
            </w:pPr>
            <w:r w:rsidRPr="00F87274">
              <w:rPr>
                <w:rFonts w:asciiTheme="majorHAnsi" w:hAnsiTheme="majorHAnsi"/>
                <w:sz w:val="22"/>
                <w:szCs w:val="22"/>
              </w:rPr>
              <w:lastRenderedPageBreak/>
              <w:t>A plausible magnitude of facular brightening</w:t>
            </w:r>
            <w:r w:rsidR="00CB335B" w:rsidRPr="00F87274">
              <w:rPr>
                <w:rFonts w:asciiTheme="majorHAnsi" w:hAnsiTheme="majorHAnsi"/>
                <w:sz w:val="22"/>
                <w:szCs w:val="22"/>
              </w:rPr>
              <w:t xml:space="preserve"> is simulated </w:t>
            </w:r>
            <w:r w:rsidR="00CB335B" w:rsidRPr="00F87274">
              <w:rPr>
                <w:rFonts w:asciiTheme="majorHAnsi" w:hAnsiTheme="majorHAnsi"/>
                <w:sz w:val="22"/>
                <w:szCs w:val="22"/>
              </w:rPr>
              <w:lastRenderedPageBreak/>
              <w:t xml:space="preserve">from a flux-transport model that simulates eruption, transport, and accumulation of magnetic flux from Maunder Minimum to present as a function proportional to sunspot number. </w:t>
            </w:r>
          </w:p>
          <w:p w14:paraId="3E733981" w14:textId="3297B4B9" w:rsidR="000232FB" w:rsidRPr="00F87274" w:rsidRDefault="00CB335B" w:rsidP="00307B36">
            <w:pPr>
              <w:pStyle w:val="CDRBodyText"/>
              <w:numPr>
                <w:ilvl w:val="0"/>
                <w:numId w:val="15"/>
              </w:numPr>
              <w:rPr>
                <w:rFonts w:asciiTheme="majorHAnsi" w:hAnsiTheme="majorHAnsi"/>
                <w:sz w:val="22"/>
                <w:szCs w:val="22"/>
              </w:rPr>
            </w:pPr>
            <w:r w:rsidRPr="00F87274">
              <w:rPr>
                <w:rFonts w:asciiTheme="majorHAnsi" w:hAnsiTheme="majorHAnsi"/>
                <w:sz w:val="22"/>
                <w:szCs w:val="22"/>
              </w:rPr>
              <w:t>The effect is 27% lower th</w:t>
            </w:r>
            <w:r w:rsidR="002404BD" w:rsidRPr="00F87274">
              <w:rPr>
                <w:rFonts w:asciiTheme="majorHAnsi" w:hAnsiTheme="majorHAnsi"/>
                <w:sz w:val="22"/>
                <w:szCs w:val="22"/>
              </w:rPr>
              <w:t>an estimated in original</w:t>
            </w:r>
            <w:r w:rsidRPr="00F87274">
              <w:rPr>
                <w:rFonts w:asciiTheme="majorHAnsi" w:hAnsiTheme="majorHAnsi"/>
                <w:sz w:val="22"/>
                <w:szCs w:val="22"/>
              </w:rPr>
              <w:t xml:space="preserve"> NRLSSI model.</w:t>
            </w:r>
          </w:p>
          <w:p w14:paraId="47890119" w14:textId="77777777" w:rsidR="003314DD" w:rsidRPr="00F87274" w:rsidRDefault="00B66FA1" w:rsidP="003314DD">
            <w:pPr>
              <w:pStyle w:val="CDRBodyText"/>
              <w:numPr>
                <w:ilvl w:val="0"/>
                <w:numId w:val="15"/>
              </w:numPr>
              <w:rPr>
                <w:rFonts w:asciiTheme="majorHAnsi" w:hAnsiTheme="majorHAnsi"/>
                <w:sz w:val="22"/>
                <w:szCs w:val="22"/>
              </w:rPr>
            </w:pPr>
            <w:r w:rsidRPr="00F87274">
              <w:rPr>
                <w:rFonts w:asciiTheme="majorHAnsi" w:hAnsiTheme="majorHAnsi"/>
                <w:sz w:val="22"/>
                <w:szCs w:val="22"/>
              </w:rPr>
              <w:t xml:space="preserve">Monitor circumstantial evidence of </w:t>
            </w:r>
            <w:r w:rsidR="005B23F4" w:rsidRPr="00F87274">
              <w:rPr>
                <w:rFonts w:asciiTheme="majorHAnsi" w:hAnsiTheme="majorHAnsi"/>
                <w:sz w:val="22"/>
                <w:szCs w:val="22"/>
              </w:rPr>
              <w:t>facular impacts on irradiance trends:</w:t>
            </w:r>
          </w:p>
          <w:p w14:paraId="5C7D9223" w14:textId="63CB174E" w:rsidR="003314DD" w:rsidRPr="00F87274" w:rsidRDefault="00307B36" w:rsidP="003314DD">
            <w:pPr>
              <w:pStyle w:val="CDRBodyText"/>
              <w:numPr>
                <w:ilvl w:val="1"/>
                <w:numId w:val="15"/>
              </w:numPr>
              <w:rPr>
                <w:rFonts w:asciiTheme="majorHAnsi" w:hAnsiTheme="majorHAnsi"/>
                <w:sz w:val="22"/>
                <w:szCs w:val="22"/>
              </w:rPr>
            </w:pPr>
            <w:r w:rsidRPr="00F87274">
              <w:rPr>
                <w:rFonts w:asciiTheme="majorHAnsi" w:hAnsiTheme="majorHAnsi"/>
                <w:sz w:val="22"/>
                <w:szCs w:val="22"/>
              </w:rPr>
              <w:t>R</w:t>
            </w:r>
            <w:r w:rsidR="005B23F4" w:rsidRPr="00F87274">
              <w:rPr>
                <w:rFonts w:asciiTheme="majorHAnsi" w:hAnsiTheme="majorHAnsi"/>
                <w:sz w:val="22"/>
                <w:szCs w:val="22"/>
              </w:rPr>
              <w:t xml:space="preserve">eduction in </w:t>
            </w:r>
            <w:r w:rsidR="00B31362" w:rsidRPr="00F87274">
              <w:rPr>
                <w:rFonts w:asciiTheme="majorHAnsi" w:hAnsiTheme="majorHAnsi"/>
                <w:sz w:val="22"/>
                <w:szCs w:val="22"/>
              </w:rPr>
              <w:t xml:space="preserve">measured </w:t>
            </w:r>
            <w:r w:rsidR="005B23F4" w:rsidRPr="00F87274">
              <w:rPr>
                <w:rFonts w:asciiTheme="majorHAnsi" w:hAnsiTheme="majorHAnsi"/>
                <w:sz w:val="22"/>
                <w:szCs w:val="22"/>
              </w:rPr>
              <w:t>TSI corresponding with disappearance of faculae.</w:t>
            </w:r>
            <w:r w:rsidR="00C863DC" w:rsidRPr="00F87274">
              <w:rPr>
                <w:rFonts w:asciiTheme="majorHAnsi" w:hAnsiTheme="majorHAnsi"/>
                <w:sz w:val="22"/>
                <w:szCs w:val="22"/>
              </w:rPr>
              <w:t xml:space="preserve"> </w:t>
            </w:r>
          </w:p>
          <w:p w14:paraId="7A049856" w14:textId="77777777" w:rsidR="003314DD" w:rsidRPr="00F87274" w:rsidRDefault="005B23F4" w:rsidP="003314DD">
            <w:pPr>
              <w:pStyle w:val="CDRBodyText"/>
              <w:numPr>
                <w:ilvl w:val="1"/>
                <w:numId w:val="15"/>
              </w:numPr>
              <w:rPr>
                <w:rFonts w:asciiTheme="majorHAnsi" w:hAnsiTheme="majorHAnsi"/>
                <w:sz w:val="22"/>
                <w:szCs w:val="22"/>
              </w:rPr>
            </w:pPr>
            <w:r w:rsidRPr="00F87274">
              <w:rPr>
                <w:rFonts w:asciiTheme="majorHAnsi" w:hAnsiTheme="majorHAnsi"/>
                <w:sz w:val="22"/>
                <w:szCs w:val="22"/>
              </w:rPr>
              <w:t>Variations in chromospheric activity of Sun-like stars.</w:t>
            </w:r>
          </w:p>
          <w:p w14:paraId="345E334C" w14:textId="77777777" w:rsidR="003314DD" w:rsidRPr="00F87274" w:rsidRDefault="005B23F4" w:rsidP="003314DD">
            <w:pPr>
              <w:pStyle w:val="CDRBodyText"/>
              <w:numPr>
                <w:ilvl w:val="1"/>
                <w:numId w:val="15"/>
              </w:numPr>
              <w:rPr>
                <w:rFonts w:asciiTheme="majorHAnsi" w:hAnsiTheme="majorHAnsi"/>
                <w:sz w:val="22"/>
                <w:szCs w:val="22"/>
              </w:rPr>
            </w:pPr>
            <w:r w:rsidRPr="00F87274">
              <w:rPr>
                <w:rFonts w:asciiTheme="majorHAnsi" w:hAnsiTheme="majorHAnsi"/>
                <w:sz w:val="22"/>
                <w:szCs w:val="22"/>
              </w:rPr>
              <w:t>Inferences with cosmogenic and geomagnetic indices.</w:t>
            </w:r>
          </w:p>
          <w:p w14:paraId="4DCA0FEB" w14:textId="1CE2BBAF" w:rsidR="005B23F4" w:rsidRPr="00F87274" w:rsidRDefault="005B23F4" w:rsidP="003314DD">
            <w:pPr>
              <w:pStyle w:val="CDRBodyText"/>
              <w:numPr>
                <w:ilvl w:val="1"/>
                <w:numId w:val="15"/>
              </w:numPr>
              <w:rPr>
                <w:rFonts w:asciiTheme="majorHAnsi" w:hAnsiTheme="majorHAnsi"/>
                <w:sz w:val="22"/>
                <w:szCs w:val="22"/>
              </w:rPr>
            </w:pPr>
            <w:r w:rsidRPr="00F87274">
              <w:rPr>
                <w:rFonts w:asciiTheme="majorHAnsi" w:hAnsiTheme="majorHAnsi"/>
                <w:sz w:val="22"/>
                <w:szCs w:val="22"/>
              </w:rPr>
              <w:t>Inferences with changes in solar structure.</w:t>
            </w:r>
          </w:p>
        </w:tc>
      </w:tr>
      <w:tr w:rsidR="00F7122E" w:rsidRPr="00A666D1" w14:paraId="1F4B9CBA" w14:textId="77777777" w:rsidTr="00F7122E">
        <w:trPr>
          <w:trHeight w:val="478"/>
        </w:trPr>
        <w:tc>
          <w:tcPr>
            <w:tcW w:w="4158" w:type="dxa"/>
          </w:tcPr>
          <w:p w14:paraId="37F4DF12" w14:textId="3C65D8C5" w:rsidR="0021078F" w:rsidRPr="00F87274" w:rsidRDefault="00243258" w:rsidP="00E111F5">
            <w:pPr>
              <w:pStyle w:val="CDRBodyText"/>
              <w:ind w:firstLine="0"/>
              <w:rPr>
                <w:rFonts w:asciiTheme="majorHAnsi" w:hAnsiTheme="majorHAnsi"/>
                <w:sz w:val="22"/>
                <w:szCs w:val="22"/>
              </w:rPr>
            </w:pPr>
            <w:r w:rsidRPr="00F87274">
              <w:rPr>
                <w:rFonts w:asciiTheme="majorHAnsi" w:hAnsiTheme="majorHAnsi"/>
                <w:sz w:val="22"/>
                <w:szCs w:val="22"/>
              </w:rPr>
              <w:lastRenderedPageBreak/>
              <w:t>The s</w:t>
            </w:r>
            <w:r w:rsidR="009F5DDD" w:rsidRPr="00F87274">
              <w:rPr>
                <w:rFonts w:asciiTheme="majorHAnsi" w:hAnsiTheme="majorHAnsi"/>
                <w:sz w:val="22"/>
                <w:szCs w:val="22"/>
              </w:rPr>
              <w:t xml:space="preserve">unspot darkening function can be computed using </w:t>
            </w:r>
            <w:r w:rsidR="00F621C5" w:rsidRPr="00F87274">
              <w:rPr>
                <w:rFonts w:asciiTheme="majorHAnsi" w:hAnsiTheme="majorHAnsi"/>
                <w:sz w:val="22"/>
                <w:szCs w:val="22"/>
              </w:rPr>
              <w:t xml:space="preserve">sunspot </w:t>
            </w:r>
            <w:r w:rsidR="009F5DDD" w:rsidRPr="00F87274">
              <w:rPr>
                <w:rFonts w:asciiTheme="majorHAnsi" w:hAnsiTheme="majorHAnsi"/>
                <w:sz w:val="22"/>
                <w:szCs w:val="22"/>
              </w:rPr>
              <w:t>areas, heliocentric locations, and numbe</w:t>
            </w:r>
            <w:r w:rsidR="005D2B4C" w:rsidRPr="00F87274">
              <w:rPr>
                <w:rFonts w:asciiTheme="majorHAnsi" w:hAnsiTheme="majorHAnsi"/>
                <w:sz w:val="22"/>
                <w:szCs w:val="22"/>
              </w:rPr>
              <w:t>r of individual sunspot regions (</w:t>
            </w:r>
            <w:r w:rsidR="007528FA" w:rsidRPr="00F87274">
              <w:rPr>
                <w:rFonts w:asciiTheme="majorHAnsi" w:hAnsiTheme="majorHAnsi"/>
                <w:sz w:val="22"/>
                <w:szCs w:val="22"/>
              </w:rPr>
              <w:t xml:space="preserve">Allen, 1979; Foukal, 1981; </w:t>
            </w:r>
            <w:r w:rsidR="005D2B4C" w:rsidRPr="00F87274">
              <w:rPr>
                <w:rFonts w:asciiTheme="majorHAnsi" w:hAnsiTheme="majorHAnsi"/>
                <w:sz w:val="22"/>
                <w:szCs w:val="22"/>
              </w:rPr>
              <w:t>Lean et al., 1998</w:t>
            </w:r>
            <w:r w:rsidR="007528FA" w:rsidRPr="00F87274">
              <w:rPr>
                <w:rFonts w:asciiTheme="majorHAnsi" w:hAnsiTheme="majorHAnsi"/>
                <w:sz w:val="22"/>
                <w:szCs w:val="22"/>
              </w:rPr>
              <w:t>; Brandt, Stix and Weinhart, 1994</w:t>
            </w:r>
            <w:r w:rsidR="005D2B4C" w:rsidRPr="00F87274">
              <w:rPr>
                <w:rFonts w:asciiTheme="majorHAnsi" w:hAnsiTheme="majorHAnsi"/>
                <w:sz w:val="22"/>
                <w:szCs w:val="22"/>
              </w:rPr>
              <w:t>).</w:t>
            </w:r>
          </w:p>
          <w:p w14:paraId="5A80B504" w14:textId="0D4C1246" w:rsidR="00EC68FB" w:rsidRPr="00F87274" w:rsidRDefault="00243258" w:rsidP="00307B36">
            <w:pPr>
              <w:pStyle w:val="CDRBodyText"/>
              <w:numPr>
                <w:ilvl w:val="0"/>
                <w:numId w:val="10"/>
              </w:numPr>
              <w:rPr>
                <w:rFonts w:asciiTheme="majorHAnsi" w:hAnsiTheme="majorHAnsi"/>
                <w:sz w:val="22"/>
                <w:szCs w:val="22"/>
              </w:rPr>
            </w:pPr>
            <w:r w:rsidRPr="00F87274">
              <w:rPr>
                <w:rFonts w:asciiTheme="majorHAnsi" w:hAnsiTheme="majorHAnsi"/>
                <w:sz w:val="22"/>
                <w:szCs w:val="22"/>
              </w:rPr>
              <w:t xml:space="preserve">The relative contrast of sunspots to Quiet Sun irradiance is known </w:t>
            </w:r>
            <w:r w:rsidR="00EC68FB" w:rsidRPr="00F87274">
              <w:rPr>
                <w:rFonts w:asciiTheme="majorHAnsi" w:hAnsiTheme="majorHAnsi"/>
                <w:sz w:val="22"/>
                <w:szCs w:val="22"/>
              </w:rPr>
              <w:t xml:space="preserve">with </w:t>
            </w:r>
            <w:r w:rsidR="00F461B0" w:rsidRPr="00F87274">
              <w:rPr>
                <w:rFonts w:asciiTheme="majorHAnsi" w:hAnsiTheme="majorHAnsi"/>
                <w:sz w:val="22"/>
                <w:szCs w:val="22"/>
              </w:rPr>
              <w:t>these assumptions:</w:t>
            </w:r>
          </w:p>
          <w:p w14:paraId="16AD3ED3" w14:textId="77777777" w:rsidR="00EC68FB" w:rsidRPr="00F87274" w:rsidRDefault="00EC68FB" w:rsidP="00EC4515">
            <w:pPr>
              <w:pStyle w:val="CDRBodyText"/>
              <w:numPr>
                <w:ilvl w:val="1"/>
                <w:numId w:val="10"/>
              </w:numPr>
              <w:rPr>
                <w:rFonts w:asciiTheme="majorHAnsi" w:hAnsiTheme="majorHAnsi"/>
                <w:sz w:val="22"/>
                <w:szCs w:val="22"/>
              </w:rPr>
            </w:pPr>
            <w:r w:rsidRPr="00F87274">
              <w:rPr>
                <w:rFonts w:asciiTheme="majorHAnsi" w:hAnsiTheme="majorHAnsi"/>
                <w:sz w:val="22"/>
                <w:szCs w:val="22"/>
              </w:rPr>
              <w:t>The Center-to-limb variance is independent of wavelength.</w:t>
            </w:r>
          </w:p>
          <w:p w14:paraId="2298517E" w14:textId="6C2D6309" w:rsidR="00EC68FB" w:rsidRPr="00F87274" w:rsidRDefault="00EC68FB" w:rsidP="00EC4515">
            <w:pPr>
              <w:pStyle w:val="CDRBodyText"/>
              <w:numPr>
                <w:ilvl w:val="1"/>
                <w:numId w:val="10"/>
              </w:numPr>
              <w:rPr>
                <w:rFonts w:asciiTheme="majorHAnsi" w:hAnsiTheme="majorHAnsi"/>
                <w:sz w:val="22"/>
                <w:szCs w:val="22"/>
              </w:rPr>
            </w:pPr>
            <w:r w:rsidRPr="00F87274">
              <w:rPr>
                <w:rFonts w:asciiTheme="majorHAnsi" w:hAnsiTheme="majorHAnsi"/>
                <w:sz w:val="22"/>
                <w:szCs w:val="22"/>
              </w:rPr>
              <w:t xml:space="preserve">Sunspot contrast is independent of position on solar disk and has an experimental bolometric (integrated) value of 0.32 with a dependency on </w:t>
            </w:r>
            <w:r w:rsidR="00F461B0" w:rsidRPr="00F87274">
              <w:rPr>
                <w:rFonts w:asciiTheme="majorHAnsi" w:hAnsiTheme="majorHAnsi"/>
                <w:sz w:val="22"/>
                <w:szCs w:val="22"/>
              </w:rPr>
              <w:t xml:space="preserve">sunspot </w:t>
            </w:r>
            <w:r w:rsidRPr="00F87274">
              <w:rPr>
                <w:rFonts w:asciiTheme="majorHAnsi" w:hAnsiTheme="majorHAnsi"/>
                <w:sz w:val="22"/>
                <w:szCs w:val="22"/>
              </w:rPr>
              <w:t>area</w:t>
            </w:r>
            <w:r w:rsidR="00F461B0" w:rsidRPr="00F87274">
              <w:rPr>
                <w:rFonts w:asciiTheme="majorHAnsi" w:hAnsiTheme="majorHAnsi"/>
                <w:sz w:val="22"/>
                <w:szCs w:val="22"/>
              </w:rPr>
              <w:t>.</w:t>
            </w:r>
          </w:p>
          <w:p w14:paraId="2D69C655" w14:textId="128443AF" w:rsidR="00EC68FB" w:rsidRPr="00F87274" w:rsidRDefault="00EC68FB" w:rsidP="00EC4515">
            <w:pPr>
              <w:pStyle w:val="CDRBodyText"/>
              <w:numPr>
                <w:ilvl w:val="1"/>
                <w:numId w:val="10"/>
              </w:numPr>
              <w:rPr>
                <w:rFonts w:asciiTheme="majorHAnsi" w:hAnsiTheme="majorHAnsi"/>
                <w:sz w:val="22"/>
                <w:szCs w:val="22"/>
              </w:rPr>
            </w:pPr>
            <w:r w:rsidRPr="00F87274">
              <w:rPr>
                <w:rFonts w:asciiTheme="majorHAnsi" w:hAnsiTheme="majorHAnsi"/>
                <w:sz w:val="22"/>
                <w:szCs w:val="22"/>
              </w:rPr>
              <w:t>Sunspot darkening function is the average of all sunspot areas and locations over the day.</w:t>
            </w:r>
          </w:p>
        </w:tc>
        <w:tc>
          <w:tcPr>
            <w:tcW w:w="5497" w:type="dxa"/>
          </w:tcPr>
          <w:p w14:paraId="537FC68B" w14:textId="77777777" w:rsidR="00243258" w:rsidRPr="00F87274" w:rsidRDefault="00243258" w:rsidP="00E111F5">
            <w:pPr>
              <w:pStyle w:val="CDRBodyText"/>
              <w:ind w:firstLine="0"/>
              <w:rPr>
                <w:rFonts w:asciiTheme="majorHAnsi" w:hAnsiTheme="majorHAnsi"/>
                <w:sz w:val="22"/>
                <w:szCs w:val="22"/>
              </w:rPr>
            </w:pPr>
            <w:r w:rsidRPr="00F87274">
              <w:rPr>
                <w:rFonts w:asciiTheme="majorHAnsi" w:hAnsiTheme="majorHAnsi"/>
                <w:sz w:val="22"/>
                <w:szCs w:val="22"/>
              </w:rPr>
              <w:t>The solar rotation axis, ecliptic plane (beta angle) are known throughout the year and are used to adjust the projection of sunspot areas to the direction of the Earth, as it orbits the Sun.</w:t>
            </w:r>
          </w:p>
          <w:p w14:paraId="772547A5" w14:textId="50275BA3" w:rsidR="00EC68FB" w:rsidRPr="00F87274" w:rsidRDefault="00243258" w:rsidP="00307B36">
            <w:pPr>
              <w:pStyle w:val="CDRBodyText"/>
              <w:numPr>
                <w:ilvl w:val="0"/>
                <w:numId w:val="10"/>
              </w:numPr>
              <w:rPr>
                <w:rFonts w:asciiTheme="majorHAnsi" w:hAnsiTheme="majorHAnsi"/>
                <w:sz w:val="22"/>
                <w:szCs w:val="22"/>
              </w:rPr>
            </w:pPr>
            <w:r w:rsidRPr="00F87274">
              <w:rPr>
                <w:rFonts w:asciiTheme="majorHAnsi" w:hAnsiTheme="majorHAnsi"/>
                <w:sz w:val="22"/>
                <w:szCs w:val="22"/>
              </w:rPr>
              <w:t xml:space="preserve">Sunspot areas prior to 1976 are </w:t>
            </w:r>
            <w:r w:rsidR="00D33EDB" w:rsidRPr="00F87274">
              <w:rPr>
                <w:rFonts w:asciiTheme="majorHAnsi" w:hAnsiTheme="majorHAnsi"/>
                <w:sz w:val="22"/>
                <w:szCs w:val="22"/>
              </w:rPr>
              <w:t xml:space="preserve">corrected for a systematic </w:t>
            </w:r>
            <w:r w:rsidRPr="00F87274">
              <w:rPr>
                <w:rFonts w:asciiTheme="majorHAnsi" w:hAnsiTheme="majorHAnsi"/>
                <w:sz w:val="22"/>
                <w:szCs w:val="22"/>
              </w:rPr>
              <w:t>20% high</w:t>
            </w:r>
            <w:r w:rsidR="00D33EDB" w:rsidRPr="00F87274">
              <w:rPr>
                <w:rFonts w:asciiTheme="majorHAnsi" w:hAnsiTheme="majorHAnsi"/>
                <w:sz w:val="22"/>
                <w:szCs w:val="22"/>
              </w:rPr>
              <w:t xml:space="preserve"> bias (measurement error). </w:t>
            </w:r>
          </w:p>
          <w:p w14:paraId="65DC8EF6" w14:textId="77777777" w:rsidR="00EC68FB" w:rsidRPr="00F87274" w:rsidRDefault="00EC68FB" w:rsidP="00EC68FB">
            <w:pPr>
              <w:pStyle w:val="CDRBodyText"/>
              <w:rPr>
                <w:rFonts w:asciiTheme="majorHAnsi" w:hAnsiTheme="majorHAnsi"/>
                <w:sz w:val="22"/>
                <w:szCs w:val="22"/>
              </w:rPr>
            </w:pPr>
          </w:p>
          <w:p w14:paraId="5965622F" w14:textId="77777777" w:rsidR="00EC68FB" w:rsidRPr="00F87274" w:rsidRDefault="00EC68FB" w:rsidP="00EC68FB">
            <w:pPr>
              <w:pStyle w:val="CDRBodyText"/>
              <w:rPr>
                <w:rFonts w:asciiTheme="majorHAnsi" w:hAnsiTheme="majorHAnsi"/>
                <w:sz w:val="22"/>
                <w:szCs w:val="22"/>
              </w:rPr>
            </w:pPr>
          </w:p>
          <w:p w14:paraId="217497B7" w14:textId="77777777" w:rsidR="00EC68FB" w:rsidRPr="00F87274" w:rsidRDefault="00EC68FB" w:rsidP="00EC68FB">
            <w:pPr>
              <w:pStyle w:val="CDRBodyText"/>
              <w:rPr>
                <w:rFonts w:asciiTheme="majorHAnsi" w:hAnsiTheme="majorHAnsi"/>
                <w:sz w:val="22"/>
                <w:szCs w:val="22"/>
              </w:rPr>
            </w:pPr>
          </w:p>
          <w:p w14:paraId="57243949" w14:textId="2388E2AF" w:rsidR="00EC68FB" w:rsidRPr="00F87274" w:rsidRDefault="009536F5" w:rsidP="00307B36">
            <w:pPr>
              <w:pStyle w:val="CDRBodyText"/>
              <w:numPr>
                <w:ilvl w:val="0"/>
                <w:numId w:val="10"/>
              </w:numPr>
              <w:rPr>
                <w:rFonts w:asciiTheme="majorHAnsi" w:hAnsiTheme="majorHAnsi"/>
                <w:sz w:val="22"/>
                <w:szCs w:val="22"/>
              </w:rPr>
            </w:pPr>
            <w:r w:rsidRPr="00F87274">
              <w:rPr>
                <w:rFonts w:asciiTheme="majorHAnsi" w:hAnsiTheme="majorHAnsi"/>
                <w:b/>
                <w:i/>
                <w:sz w:val="22"/>
                <w:szCs w:val="22"/>
              </w:rPr>
              <w:t>Operational</w:t>
            </w:r>
            <w:r w:rsidRPr="00F87274">
              <w:rPr>
                <w:rFonts w:asciiTheme="majorHAnsi" w:hAnsiTheme="majorHAnsi"/>
                <w:sz w:val="22"/>
                <w:szCs w:val="22"/>
              </w:rPr>
              <w:t xml:space="preserve">: </w:t>
            </w:r>
            <w:r w:rsidR="00EC68FB" w:rsidRPr="00F87274">
              <w:rPr>
                <w:rFonts w:asciiTheme="majorHAnsi" w:hAnsiTheme="majorHAnsi"/>
                <w:sz w:val="22"/>
                <w:szCs w:val="22"/>
              </w:rPr>
              <w:t>Monitor mean and standard deviation of time series of sunspot darkening function.</w:t>
            </w:r>
          </w:p>
          <w:p w14:paraId="754C4BFF" w14:textId="1CA3A47E" w:rsidR="00EC68FB" w:rsidRPr="00F87274" w:rsidRDefault="009536F5" w:rsidP="00307B36">
            <w:pPr>
              <w:pStyle w:val="CDRBodyText"/>
              <w:numPr>
                <w:ilvl w:val="0"/>
                <w:numId w:val="10"/>
              </w:numPr>
              <w:rPr>
                <w:rFonts w:asciiTheme="majorHAnsi" w:hAnsiTheme="majorHAnsi"/>
                <w:sz w:val="22"/>
                <w:szCs w:val="22"/>
              </w:rPr>
            </w:pPr>
            <w:r w:rsidRPr="00F87274">
              <w:rPr>
                <w:rFonts w:asciiTheme="majorHAnsi" w:hAnsiTheme="majorHAnsi"/>
                <w:b/>
                <w:i/>
                <w:sz w:val="22"/>
                <w:szCs w:val="22"/>
              </w:rPr>
              <w:t>Operational</w:t>
            </w:r>
            <w:r w:rsidRPr="00F87274">
              <w:rPr>
                <w:rFonts w:asciiTheme="majorHAnsi" w:hAnsiTheme="majorHAnsi"/>
                <w:sz w:val="22"/>
                <w:szCs w:val="22"/>
              </w:rPr>
              <w:t xml:space="preserve">: </w:t>
            </w:r>
            <w:r w:rsidR="00EC68FB" w:rsidRPr="00F87274">
              <w:rPr>
                <w:rFonts w:asciiTheme="majorHAnsi" w:hAnsiTheme="majorHAnsi"/>
                <w:sz w:val="22"/>
                <w:szCs w:val="22"/>
              </w:rPr>
              <w:t xml:space="preserve">Implement quality flags for </w:t>
            </w:r>
            <w:r w:rsidRPr="00F87274">
              <w:rPr>
                <w:rFonts w:asciiTheme="majorHAnsi" w:hAnsiTheme="majorHAnsi"/>
                <w:sz w:val="22"/>
                <w:szCs w:val="22"/>
              </w:rPr>
              <w:t xml:space="preserve">the </w:t>
            </w:r>
            <w:r w:rsidR="00EC68FB" w:rsidRPr="00F87274">
              <w:rPr>
                <w:rFonts w:asciiTheme="majorHAnsi" w:hAnsiTheme="majorHAnsi"/>
                <w:sz w:val="22"/>
                <w:szCs w:val="22"/>
              </w:rPr>
              <w:t xml:space="preserve">sunspot blocking </w:t>
            </w:r>
            <w:r w:rsidR="00F461B0" w:rsidRPr="00F87274">
              <w:rPr>
                <w:rFonts w:asciiTheme="majorHAnsi" w:hAnsiTheme="majorHAnsi"/>
                <w:sz w:val="22"/>
                <w:szCs w:val="22"/>
              </w:rPr>
              <w:t>function</w:t>
            </w:r>
            <w:r w:rsidR="00EC68FB" w:rsidRPr="00F87274">
              <w:rPr>
                <w:rFonts w:asciiTheme="majorHAnsi" w:hAnsiTheme="majorHAnsi"/>
                <w:sz w:val="22"/>
                <w:szCs w:val="22"/>
              </w:rPr>
              <w:t>. Flag:</w:t>
            </w:r>
          </w:p>
          <w:p w14:paraId="78B56367" w14:textId="77777777" w:rsidR="00EC68FB" w:rsidRPr="00F87274" w:rsidRDefault="00EC68FB" w:rsidP="00307B36">
            <w:pPr>
              <w:pStyle w:val="CDRBodyText"/>
              <w:numPr>
                <w:ilvl w:val="1"/>
                <w:numId w:val="10"/>
              </w:numPr>
              <w:rPr>
                <w:rFonts w:asciiTheme="majorHAnsi" w:hAnsiTheme="majorHAnsi"/>
                <w:sz w:val="22"/>
                <w:szCs w:val="22"/>
              </w:rPr>
            </w:pPr>
            <w:r w:rsidRPr="00F87274">
              <w:rPr>
                <w:rFonts w:asciiTheme="majorHAnsi" w:hAnsiTheme="majorHAnsi"/>
                <w:sz w:val="22"/>
                <w:szCs w:val="22"/>
              </w:rPr>
              <w:t>Missing station data</w:t>
            </w:r>
          </w:p>
          <w:p w14:paraId="38954045" w14:textId="77777777" w:rsidR="00EC68FB" w:rsidRPr="00F87274" w:rsidRDefault="00EC68FB" w:rsidP="00307B36">
            <w:pPr>
              <w:pStyle w:val="CDRBodyText"/>
              <w:numPr>
                <w:ilvl w:val="1"/>
                <w:numId w:val="10"/>
              </w:numPr>
              <w:rPr>
                <w:rFonts w:asciiTheme="majorHAnsi" w:hAnsiTheme="majorHAnsi"/>
                <w:sz w:val="22"/>
                <w:szCs w:val="22"/>
              </w:rPr>
            </w:pPr>
            <w:r w:rsidRPr="00F87274">
              <w:rPr>
                <w:rFonts w:asciiTheme="majorHAnsi" w:hAnsiTheme="majorHAnsi"/>
                <w:sz w:val="22"/>
                <w:szCs w:val="22"/>
              </w:rPr>
              <w:t>Duplicate records</w:t>
            </w:r>
          </w:p>
          <w:p w14:paraId="557E71AC" w14:textId="49A1CD3A" w:rsidR="00812B2B" w:rsidRPr="00F87274" w:rsidRDefault="00812B2B" w:rsidP="00307B36">
            <w:pPr>
              <w:pStyle w:val="CDRBodyText"/>
              <w:numPr>
                <w:ilvl w:val="1"/>
                <w:numId w:val="10"/>
              </w:numPr>
              <w:rPr>
                <w:rFonts w:asciiTheme="majorHAnsi" w:hAnsiTheme="majorHAnsi"/>
                <w:sz w:val="22"/>
                <w:szCs w:val="22"/>
              </w:rPr>
            </w:pPr>
            <w:r w:rsidRPr="00F87274">
              <w:rPr>
                <w:rFonts w:asciiTheme="majorHAnsi" w:hAnsiTheme="majorHAnsi"/>
                <w:sz w:val="22"/>
                <w:szCs w:val="22"/>
              </w:rPr>
              <w:t>Larger (or smaller) than expected variability.</w:t>
            </w:r>
          </w:p>
          <w:p w14:paraId="394E5461" w14:textId="741591E3" w:rsidR="006402BA" w:rsidRPr="00F87274" w:rsidRDefault="00B43831" w:rsidP="00F05C8B">
            <w:pPr>
              <w:pStyle w:val="CDRBodyText"/>
              <w:numPr>
                <w:ilvl w:val="0"/>
                <w:numId w:val="10"/>
              </w:numPr>
              <w:rPr>
                <w:rFonts w:asciiTheme="majorHAnsi" w:hAnsiTheme="majorHAnsi"/>
                <w:sz w:val="22"/>
                <w:szCs w:val="22"/>
              </w:rPr>
            </w:pPr>
            <w:r w:rsidRPr="00F87274">
              <w:rPr>
                <w:rFonts w:asciiTheme="majorHAnsi" w:hAnsiTheme="majorHAnsi"/>
                <w:b/>
                <w:i/>
                <w:sz w:val="22"/>
                <w:szCs w:val="22"/>
              </w:rPr>
              <w:t>Operational</w:t>
            </w:r>
            <w:r w:rsidRPr="00F87274">
              <w:rPr>
                <w:rFonts w:asciiTheme="majorHAnsi" w:hAnsiTheme="majorHAnsi"/>
                <w:sz w:val="22"/>
                <w:szCs w:val="22"/>
              </w:rPr>
              <w:t xml:space="preserve">: </w:t>
            </w:r>
            <w:r w:rsidR="006C6E88" w:rsidRPr="00F87274">
              <w:rPr>
                <w:rFonts w:asciiTheme="majorHAnsi" w:hAnsiTheme="majorHAnsi"/>
                <w:sz w:val="22"/>
                <w:szCs w:val="22"/>
              </w:rPr>
              <w:t xml:space="preserve">Monitor relationship between sunspot </w:t>
            </w:r>
            <w:r w:rsidR="00EC68FB" w:rsidRPr="00F87274">
              <w:rPr>
                <w:rFonts w:asciiTheme="majorHAnsi" w:hAnsiTheme="majorHAnsi"/>
                <w:sz w:val="22"/>
                <w:szCs w:val="22"/>
              </w:rPr>
              <w:t>area</w:t>
            </w:r>
            <w:r w:rsidR="009E7FD1" w:rsidRPr="00F87274">
              <w:rPr>
                <w:rFonts w:asciiTheme="majorHAnsi" w:hAnsiTheme="majorHAnsi"/>
                <w:sz w:val="22"/>
                <w:szCs w:val="22"/>
              </w:rPr>
              <w:t>s</w:t>
            </w:r>
            <w:r w:rsidR="006C6E88" w:rsidRPr="00F87274">
              <w:rPr>
                <w:rFonts w:asciiTheme="majorHAnsi" w:hAnsiTheme="majorHAnsi"/>
                <w:sz w:val="22"/>
                <w:szCs w:val="22"/>
              </w:rPr>
              <w:t xml:space="preserve"> and sunspot number.  I</w:t>
            </w:r>
            <w:r w:rsidR="00EC68FB" w:rsidRPr="00F87274">
              <w:rPr>
                <w:rFonts w:asciiTheme="majorHAnsi" w:hAnsiTheme="majorHAnsi"/>
                <w:sz w:val="22"/>
                <w:szCs w:val="22"/>
              </w:rPr>
              <w:t xml:space="preserve">f sunspot number is zero, a </w:t>
            </w:r>
            <w:r w:rsidR="00F05C8B" w:rsidRPr="00F87274">
              <w:rPr>
                <w:rFonts w:asciiTheme="majorHAnsi" w:hAnsiTheme="majorHAnsi"/>
                <w:sz w:val="22"/>
                <w:szCs w:val="22"/>
              </w:rPr>
              <w:t>physically plausible</w:t>
            </w:r>
            <w:r w:rsidR="00EC68FB" w:rsidRPr="00F87274">
              <w:rPr>
                <w:rFonts w:asciiTheme="majorHAnsi" w:hAnsiTheme="majorHAnsi"/>
                <w:sz w:val="22"/>
                <w:szCs w:val="22"/>
              </w:rPr>
              <w:t xml:space="preserve"> result</w:t>
            </w:r>
            <w:r w:rsidR="006C6E88" w:rsidRPr="00F87274">
              <w:rPr>
                <w:rFonts w:asciiTheme="majorHAnsi" w:hAnsiTheme="majorHAnsi"/>
                <w:sz w:val="22"/>
                <w:szCs w:val="22"/>
              </w:rPr>
              <w:t xml:space="preserve"> of </w:t>
            </w:r>
            <w:r w:rsidR="006C6E88" w:rsidRPr="00F87274">
              <w:rPr>
                <w:rFonts w:asciiTheme="majorHAnsi" w:hAnsiTheme="majorHAnsi"/>
                <w:sz w:val="22"/>
                <w:szCs w:val="22"/>
              </w:rPr>
              <w:lastRenderedPageBreak/>
              <w:t>sunspot area is 0</w:t>
            </w:r>
            <w:r w:rsidR="00F05C8B" w:rsidRPr="00F87274">
              <w:rPr>
                <w:rFonts w:asciiTheme="majorHAnsi" w:hAnsiTheme="majorHAnsi"/>
                <w:sz w:val="22"/>
                <w:szCs w:val="22"/>
              </w:rPr>
              <w:t xml:space="preserve"> (i.e. “positive” result)</w:t>
            </w:r>
            <w:r w:rsidR="006C6E88" w:rsidRPr="00F87274">
              <w:rPr>
                <w:rFonts w:asciiTheme="majorHAnsi" w:hAnsiTheme="majorHAnsi"/>
                <w:sz w:val="22"/>
                <w:szCs w:val="22"/>
              </w:rPr>
              <w:t>. I</w:t>
            </w:r>
            <w:r w:rsidR="00EC68FB" w:rsidRPr="00F87274">
              <w:rPr>
                <w:rFonts w:asciiTheme="majorHAnsi" w:hAnsiTheme="majorHAnsi"/>
                <w:sz w:val="22"/>
                <w:szCs w:val="22"/>
              </w:rPr>
              <w:t>f sunspot number is non-zero, a physically implausible result</w:t>
            </w:r>
            <w:r w:rsidR="006C6E88" w:rsidRPr="00F87274">
              <w:rPr>
                <w:rFonts w:asciiTheme="majorHAnsi" w:hAnsiTheme="majorHAnsi"/>
                <w:sz w:val="22"/>
                <w:szCs w:val="22"/>
              </w:rPr>
              <w:t xml:space="preserve"> </w:t>
            </w:r>
            <w:r w:rsidR="00D01C7E" w:rsidRPr="00F87274">
              <w:rPr>
                <w:rFonts w:asciiTheme="majorHAnsi" w:hAnsiTheme="majorHAnsi"/>
                <w:sz w:val="22"/>
                <w:szCs w:val="22"/>
              </w:rPr>
              <w:t xml:space="preserve">is a sunspot area of </w:t>
            </w:r>
            <w:r w:rsidR="006C6E88" w:rsidRPr="00F87274">
              <w:rPr>
                <w:rFonts w:asciiTheme="majorHAnsi" w:hAnsiTheme="majorHAnsi"/>
                <w:sz w:val="22"/>
                <w:szCs w:val="22"/>
              </w:rPr>
              <w:t>0</w:t>
            </w:r>
            <w:r w:rsidR="00D01C7E" w:rsidRPr="00F87274">
              <w:rPr>
                <w:rFonts w:asciiTheme="majorHAnsi" w:hAnsiTheme="majorHAnsi"/>
                <w:sz w:val="22"/>
                <w:szCs w:val="22"/>
              </w:rPr>
              <w:t xml:space="preserve"> (i.e.“negative” result)</w:t>
            </w:r>
            <w:r w:rsidR="00EC68FB" w:rsidRPr="00F87274">
              <w:rPr>
                <w:rFonts w:asciiTheme="majorHAnsi" w:hAnsiTheme="majorHAnsi"/>
                <w:sz w:val="22"/>
                <w:szCs w:val="22"/>
              </w:rPr>
              <w:t>.</w:t>
            </w:r>
          </w:p>
        </w:tc>
      </w:tr>
      <w:tr w:rsidR="00F7122E" w:rsidRPr="00A666D1" w14:paraId="55B6A5A5" w14:textId="77777777" w:rsidTr="00F7122E">
        <w:trPr>
          <w:trHeight w:val="478"/>
        </w:trPr>
        <w:tc>
          <w:tcPr>
            <w:tcW w:w="4158" w:type="dxa"/>
          </w:tcPr>
          <w:p w14:paraId="38F43691" w14:textId="6BD90696" w:rsidR="006402BA" w:rsidRPr="00F87274" w:rsidRDefault="006402BA" w:rsidP="00E111F5">
            <w:pPr>
              <w:pStyle w:val="CDRBodyText"/>
              <w:ind w:firstLine="0"/>
              <w:rPr>
                <w:rFonts w:asciiTheme="majorHAnsi" w:hAnsiTheme="majorHAnsi"/>
                <w:sz w:val="22"/>
                <w:szCs w:val="22"/>
              </w:rPr>
            </w:pPr>
            <w:r w:rsidRPr="00F87274">
              <w:rPr>
                <w:rFonts w:asciiTheme="majorHAnsi" w:hAnsiTheme="majorHAnsi"/>
                <w:sz w:val="22"/>
                <w:szCs w:val="22"/>
              </w:rPr>
              <w:lastRenderedPageBreak/>
              <w:t>The facular brightening function is a linear function of a flux “proxy” of facular brightening</w:t>
            </w:r>
            <w:r w:rsidR="007528FA" w:rsidRPr="00F87274">
              <w:rPr>
                <w:rFonts w:asciiTheme="majorHAnsi" w:hAnsiTheme="majorHAnsi"/>
                <w:sz w:val="22"/>
                <w:szCs w:val="22"/>
              </w:rPr>
              <w:t xml:space="preserve"> (Lean et al., 1998)</w:t>
            </w:r>
            <w:r w:rsidRPr="00F87274">
              <w:rPr>
                <w:rFonts w:asciiTheme="majorHAnsi" w:hAnsiTheme="majorHAnsi"/>
                <w:sz w:val="22"/>
                <w:szCs w:val="22"/>
              </w:rPr>
              <w:t>.</w:t>
            </w:r>
          </w:p>
          <w:p w14:paraId="02F80970" w14:textId="73D274D5" w:rsidR="006402BA" w:rsidRPr="00F87274" w:rsidRDefault="006402BA" w:rsidP="00307B36">
            <w:pPr>
              <w:pStyle w:val="CDRBodyText"/>
              <w:numPr>
                <w:ilvl w:val="0"/>
                <w:numId w:val="11"/>
              </w:numPr>
              <w:rPr>
                <w:rFonts w:asciiTheme="majorHAnsi" w:hAnsiTheme="majorHAnsi"/>
                <w:sz w:val="22"/>
                <w:szCs w:val="22"/>
              </w:rPr>
            </w:pPr>
            <w:r w:rsidRPr="00F87274">
              <w:rPr>
                <w:rFonts w:asciiTheme="majorHAnsi" w:hAnsiTheme="majorHAnsi"/>
                <w:sz w:val="22"/>
                <w:szCs w:val="22"/>
              </w:rPr>
              <w:t>The Mg II index is a proxy for chromospheric variability, which is an extension of photospheric faculae</w:t>
            </w:r>
            <w:r w:rsidR="007528FA" w:rsidRPr="00F87274">
              <w:rPr>
                <w:rFonts w:asciiTheme="majorHAnsi" w:hAnsiTheme="majorHAnsi"/>
                <w:sz w:val="22"/>
                <w:szCs w:val="22"/>
              </w:rPr>
              <w:t xml:space="preserve"> (Snow et al., 2005)</w:t>
            </w:r>
            <w:r w:rsidRPr="00F87274">
              <w:rPr>
                <w:rFonts w:asciiTheme="majorHAnsi" w:hAnsiTheme="majorHAnsi"/>
                <w:sz w:val="22"/>
                <w:szCs w:val="22"/>
              </w:rPr>
              <w:t>.</w:t>
            </w:r>
          </w:p>
          <w:p w14:paraId="1D341D2B" w14:textId="7B39D77B" w:rsidR="006402BA" w:rsidRPr="00F87274" w:rsidRDefault="006402BA" w:rsidP="00307B36">
            <w:pPr>
              <w:pStyle w:val="CDRBodyText"/>
              <w:numPr>
                <w:ilvl w:val="0"/>
                <w:numId w:val="11"/>
              </w:numPr>
              <w:rPr>
                <w:rFonts w:asciiTheme="majorHAnsi" w:hAnsiTheme="majorHAnsi"/>
                <w:sz w:val="22"/>
                <w:szCs w:val="22"/>
              </w:rPr>
            </w:pPr>
            <w:r w:rsidRPr="00F87274">
              <w:rPr>
                <w:rFonts w:asciiTheme="majorHAnsi" w:hAnsiTheme="majorHAnsi"/>
                <w:sz w:val="22"/>
                <w:szCs w:val="22"/>
              </w:rPr>
              <w:t xml:space="preserve">The Mg II index is </w:t>
            </w:r>
            <w:r w:rsidR="000C124B" w:rsidRPr="00F87274">
              <w:rPr>
                <w:rFonts w:asciiTheme="majorHAnsi" w:hAnsiTheme="majorHAnsi"/>
                <w:sz w:val="22"/>
                <w:szCs w:val="22"/>
              </w:rPr>
              <w:t xml:space="preserve">(relatively) </w:t>
            </w:r>
            <w:r w:rsidRPr="00F87274">
              <w:rPr>
                <w:rFonts w:asciiTheme="majorHAnsi" w:hAnsiTheme="majorHAnsi"/>
                <w:sz w:val="22"/>
                <w:szCs w:val="22"/>
              </w:rPr>
              <w:t>free of instrumental sensitivity (drifts).</w:t>
            </w:r>
          </w:p>
        </w:tc>
        <w:tc>
          <w:tcPr>
            <w:tcW w:w="5497" w:type="dxa"/>
          </w:tcPr>
          <w:p w14:paraId="6AC0DEE4" w14:textId="19920689" w:rsidR="001E0393" w:rsidRPr="00F87274" w:rsidRDefault="001E0393" w:rsidP="00966CCD">
            <w:pPr>
              <w:pStyle w:val="CDRBodyText"/>
              <w:ind w:firstLine="0"/>
              <w:rPr>
                <w:rFonts w:asciiTheme="majorHAnsi" w:hAnsiTheme="majorHAnsi"/>
                <w:sz w:val="22"/>
                <w:szCs w:val="22"/>
              </w:rPr>
            </w:pPr>
            <w:r w:rsidRPr="00F87274">
              <w:rPr>
                <w:rFonts w:asciiTheme="majorHAnsi" w:hAnsiTheme="majorHAnsi"/>
                <w:sz w:val="22"/>
                <w:szCs w:val="22"/>
              </w:rPr>
              <w:t>Faculae are poorly observed in solar imagery and inadequately specified.</w:t>
            </w:r>
          </w:p>
          <w:p w14:paraId="2B8E0290" w14:textId="0CCC06A4" w:rsidR="001E0393" w:rsidRPr="00F87274" w:rsidRDefault="0022147F" w:rsidP="00307B36">
            <w:pPr>
              <w:pStyle w:val="CDRBodyText"/>
              <w:numPr>
                <w:ilvl w:val="0"/>
                <w:numId w:val="10"/>
              </w:numPr>
              <w:rPr>
                <w:rFonts w:asciiTheme="majorHAnsi" w:hAnsiTheme="majorHAnsi"/>
                <w:sz w:val="22"/>
                <w:szCs w:val="22"/>
              </w:rPr>
            </w:pPr>
            <w:r w:rsidRPr="00F87274">
              <w:rPr>
                <w:rFonts w:asciiTheme="majorHAnsi" w:hAnsiTheme="majorHAnsi"/>
                <w:b/>
                <w:i/>
                <w:sz w:val="22"/>
                <w:szCs w:val="22"/>
              </w:rPr>
              <w:t>Operational</w:t>
            </w:r>
            <w:r w:rsidRPr="00F87274">
              <w:rPr>
                <w:rFonts w:asciiTheme="majorHAnsi" w:hAnsiTheme="majorHAnsi"/>
                <w:sz w:val="22"/>
                <w:szCs w:val="22"/>
              </w:rPr>
              <w:t xml:space="preserve">: </w:t>
            </w:r>
            <w:r w:rsidR="001E0393" w:rsidRPr="00F87274">
              <w:rPr>
                <w:rFonts w:asciiTheme="majorHAnsi" w:hAnsiTheme="majorHAnsi"/>
                <w:sz w:val="22"/>
                <w:szCs w:val="22"/>
              </w:rPr>
              <w:t>Monitor mean and standard deviation of time series of facular brightening function.</w:t>
            </w:r>
          </w:p>
          <w:p w14:paraId="5F60BE0F" w14:textId="68D0E080" w:rsidR="00D14590" w:rsidRPr="00F87274" w:rsidRDefault="005C693D" w:rsidP="00D14590">
            <w:pPr>
              <w:pStyle w:val="CDRBodyText"/>
              <w:numPr>
                <w:ilvl w:val="1"/>
                <w:numId w:val="10"/>
              </w:numPr>
              <w:rPr>
                <w:rFonts w:asciiTheme="majorHAnsi" w:hAnsiTheme="majorHAnsi"/>
                <w:sz w:val="22"/>
                <w:szCs w:val="22"/>
              </w:rPr>
            </w:pPr>
            <w:r w:rsidRPr="00F87274">
              <w:rPr>
                <w:rFonts w:asciiTheme="majorHAnsi" w:hAnsiTheme="majorHAnsi"/>
                <w:sz w:val="22"/>
                <w:szCs w:val="22"/>
              </w:rPr>
              <w:t>For single, and multiple (i.e. overlapping in time) instruments.</w:t>
            </w:r>
          </w:p>
          <w:p w14:paraId="08C83A89" w14:textId="012A9FBC" w:rsidR="002B5F43" w:rsidRPr="00F87274" w:rsidRDefault="002B5F43" w:rsidP="002B5F43">
            <w:pPr>
              <w:pStyle w:val="CDRBodyText"/>
              <w:numPr>
                <w:ilvl w:val="0"/>
                <w:numId w:val="10"/>
              </w:numPr>
              <w:rPr>
                <w:rFonts w:asciiTheme="majorHAnsi" w:hAnsiTheme="majorHAnsi"/>
                <w:sz w:val="22"/>
                <w:szCs w:val="22"/>
              </w:rPr>
            </w:pPr>
            <w:r w:rsidRPr="00F87274">
              <w:rPr>
                <w:rFonts w:asciiTheme="majorHAnsi" w:hAnsiTheme="majorHAnsi"/>
                <w:b/>
                <w:i/>
                <w:sz w:val="22"/>
                <w:szCs w:val="22"/>
              </w:rPr>
              <w:t>Operational</w:t>
            </w:r>
            <w:r w:rsidRPr="00F87274">
              <w:rPr>
                <w:rFonts w:asciiTheme="majorHAnsi" w:hAnsiTheme="majorHAnsi"/>
                <w:sz w:val="22"/>
                <w:szCs w:val="22"/>
              </w:rPr>
              <w:t>: Monitor relationship between time series of Mg II index and the F10.7 cm flux. The relationship is expected to be consistent; a deviation is expected to be indicative of outlier in the Mg II record.</w:t>
            </w:r>
          </w:p>
          <w:p w14:paraId="04F97FD4" w14:textId="13B302C8" w:rsidR="00EC4515" w:rsidRPr="00F87274" w:rsidRDefault="005C693D" w:rsidP="00EC4515">
            <w:pPr>
              <w:pStyle w:val="CDRBodyText"/>
              <w:numPr>
                <w:ilvl w:val="0"/>
                <w:numId w:val="10"/>
              </w:numPr>
              <w:rPr>
                <w:rFonts w:asciiTheme="majorHAnsi" w:hAnsiTheme="majorHAnsi"/>
                <w:sz w:val="22"/>
                <w:szCs w:val="22"/>
              </w:rPr>
            </w:pPr>
            <w:r w:rsidRPr="00F87274">
              <w:rPr>
                <w:rFonts w:asciiTheme="majorHAnsi" w:hAnsiTheme="majorHAnsi"/>
                <w:b/>
                <w:i/>
                <w:sz w:val="22"/>
                <w:szCs w:val="22"/>
              </w:rPr>
              <w:t>Operational</w:t>
            </w:r>
            <w:r w:rsidRPr="00F87274">
              <w:rPr>
                <w:rFonts w:asciiTheme="majorHAnsi" w:hAnsiTheme="majorHAnsi"/>
                <w:sz w:val="22"/>
                <w:szCs w:val="22"/>
              </w:rPr>
              <w:t xml:space="preserve">: </w:t>
            </w:r>
            <w:r w:rsidR="00EC4515" w:rsidRPr="00F87274">
              <w:rPr>
                <w:rFonts w:asciiTheme="majorHAnsi" w:hAnsiTheme="majorHAnsi"/>
                <w:sz w:val="22"/>
                <w:szCs w:val="22"/>
              </w:rPr>
              <w:t>Implement quality flags for facular br</w:t>
            </w:r>
            <w:r w:rsidR="00812B2B" w:rsidRPr="00F87274">
              <w:rPr>
                <w:rFonts w:asciiTheme="majorHAnsi" w:hAnsiTheme="majorHAnsi"/>
                <w:sz w:val="22"/>
                <w:szCs w:val="22"/>
              </w:rPr>
              <w:t>ightening based on Mg II record. Flag:</w:t>
            </w:r>
          </w:p>
          <w:p w14:paraId="7B89A098" w14:textId="77777777" w:rsidR="00EC4515" w:rsidRPr="00F87274" w:rsidRDefault="00EC4515" w:rsidP="00EC4515">
            <w:pPr>
              <w:pStyle w:val="CDRBodyText"/>
              <w:numPr>
                <w:ilvl w:val="1"/>
                <w:numId w:val="10"/>
              </w:numPr>
              <w:rPr>
                <w:rFonts w:asciiTheme="majorHAnsi" w:hAnsiTheme="majorHAnsi"/>
                <w:sz w:val="22"/>
                <w:szCs w:val="22"/>
              </w:rPr>
            </w:pPr>
            <w:r w:rsidRPr="00F87274">
              <w:rPr>
                <w:rFonts w:asciiTheme="majorHAnsi" w:hAnsiTheme="majorHAnsi"/>
                <w:sz w:val="22"/>
                <w:szCs w:val="22"/>
              </w:rPr>
              <w:t>Time gaps</w:t>
            </w:r>
          </w:p>
          <w:p w14:paraId="4D766DE6" w14:textId="6622E9C1" w:rsidR="00812B2B" w:rsidRPr="00F87274" w:rsidRDefault="00812B2B" w:rsidP="00812B2B">
            <w:pPr>
              <w:pStyle w:val="CDRBodyText"/>
              <w:numPr>
                <w:ilvl w:val="1"/>
                <w:numId w:val="10"/>
              </w:numPr>
              <w:rPr>
                <w:rFonts w:asciiTheme="majorHAnsi" w:hAnsiTheme="majorHAnsi"/>
                <w:sz w:val="22"/>
                <w:szCs w:val="22"/>
              </w:rPr>
            </w:pPr>
            <w:r w:rsidRPr="00F87274">
              <w:rPr>
                <w:rFonts w:asciiTheme="majorHAnsi" w:hAnsiTheme="majorHAnsi"/>
                <w:sz w:val="22"/>
                <w:szCs w:val="22"/>
              </w:rPr>
              <w:t>Larger (or smaller) than expected variability.</w:t>
            </w:r>
          </w:p>
          <w:p w14:paraId="5B3E95E2" w14:textId="78CF5F91" w:rsidR="002B5F43" w:rsidRPr="00F87274" w:rsidRDefault="002B5F43" w:rsidP="00812B2B">
            <w:pPr>
              <w:pStyle w:val="CDRBodyText"/>
              <w:numPr>
                <w:ilvl w:val="1"/>
                <w:numId w:val="10"/>
              </w:numPr>
              <w:rPr>
                <w:rFonts w:asciiTheme="majorHAnsi" w:hAnsiTheme="majorHAnsi"/>
                <w:sz w:val="22"/>
                <w:szCs w:val="22"/>
              </w:rPr>
            </w:pPr>
            <w:r w:rsidRPr="00F87274">
              <w:rPr>
                <w:rFonts w:asciiTheme="majorHAnsi" w:hAnsiTheme="majorHAnsi"/>
                <w:sz w:val="22"/>
                <w:szCs w:val="22"/>
              </w:rPr>
              <w:t>Outliers</w:t>
            </w:r>
            <w:r w:rsidR="005C0C8C" w:rsidRPr="00F87274">
              <w:rPr>
                <w:rFonts w:asciiTheme="majorHAnsi" w:hAnsiTheme="majorHAnsi"/>
                <w:sz w:val="22"/>
                <w:szCs w:val="22"/>
              </w:rPr>
              <w:t xml:space="preserve"> (when compared to F10.7 cm flux).</w:t>
            </w:r>
          </w:p>
          <w:p w14:paraId="734FC147" w14:textId="7D25F495" w:rsidR="00966CCD" w:rsidRPr="00F87274" w:rsidRDefault="00966CCD" w:rsidP="00966CCD">
            <w:pPr>
              <w:pStyle w:val="CDRBodyText"/>
              <w:numPr>
                <w:ilvl w:val="0"/>
                <w:numId w:val="10"/>
              </w:numPr>
              <w:rPr>
                <w:rFonts w:asciiTheme="majorHAnsi" w:hAnsiTheme="majorHAnsi"/>
                <w:sz w:val="22"/>
                <w:szCs w:val="22"/>
              </w:rPr>
            </w:pPr>
            <w:r w:rsidRPr="00F87274">
              <w:rPr>
                <w:rFonts w:asciiTheme="majorHAnsi" w:hAnsiTheme="majorHAnsi"/>
                <w:sz w:val="22"/>
                <w:szCs w:val="22"/>
              </w:rPr>
              <w:t>Future, reliable and quantitative, observations can be used to define statistical definitions of spectral irradiance changes due to faculae.</w:t>
            </w:r>
          </w:p>
        </w:tc>
      </w:tr>
      <w:tr w:rsidR="00F7122E" w:rsidRPr="00A666D1" w14:paraId="00EBA260" w14:textId="77777777" w:rsidTr="00F7122E">
        <w:trPr>
          <w:trHeight w:val="478"/>
        </w:trPr>
        <w:tc>
          <w:tcPr>
            <w:tcW w:w="4158" w:type="dxa"/>
          </w:tcPr>
          <w:p w14:paraId="0CEF9427" w14:textId="4F123AEB" w:rsidR="00804797" w:rsidRPr="00F87274" w:rsidRDefault="00804797" w:rsidP="00E111F5">
            <w:pPr>
              <w:pStyle w:val="CDRBodyText"/>
              <w:ind w:firstLine="0"/>
              <w:rPr>
                <w:rFonts w:asciiTheme="majorHAnsi" w:hAnsiTheme="majorHAnsi"/>
                <w:sz w:val="22"/>
                <w:szCs w:val="22"/>
              </w:rPr>
            </w:pPr>
            <w:r w:rsidRPr="00F87274">
              <w:rPr>
                <w:rFonts w:asciiTheme="majorHAnsi" w:hAnsiTheme="majorHAnsi"/>
                <w:sz w:val="22"/>
                <w:szCs w:val="22"/>
              </w:rPr>
              <w:t>SORCE TIM measurements from</w:t>
            </w:r>
            <w:r w:rsidR="00F7122E" w:rsidRPr="00F87274">
              <w:rPr>
                <w:rFonts w:asciiTheme="majorHAnsi" w:hAnsiTheme="majorHAnsi"/>
                <w:sz w:val="22"/>
                <w:szCs w:val="22"/>
              </w:rPr>
              <w:t xml:space="preserve"> 2003 to 2014 are the total solar irradiance </w:t>
            </w:r>
            <w:r w:rsidRPr="00F87274">
              <w:rPr>
                <w:rFonts w:asciiTheme="majorHAnsi" w:hAnsiTheme="majorHAnsi"/>
                <w:sz w:val="22"/>
                <w:szCs w:val="22"/>
              </w:rPr>
              <w:t xml:space="preserve">standard used to compute scaling coefficients of facular brightening and sunspot darkening </w:t>
            </w:r>
            <w:r w:rsidR="003940AD" w:rsidRPr="00F87274">
              <w:rPr>
                <w:rFonts w:asciiTheme="majorHAnsi" w:hAnsiTheme="majorHAnsi"/>
                <w:sz w:val="22"/>
                <w:szCs w:val="22"/>
              </w:rPr>
              <w:t xml:space="preserve">for NRLTSI2 </w:t>
            </w:r>
            <w:r w:rsidRPr="00F87274">
              <w:rPr>
                <w:rFonts w:asciiTheme="majorHAnsi" w:hAnsiTheme="majorHAnsi"/>
                <w:sz w:val="22"/>
                <w:szCs w:val="22"/>
              </w:rPr>
              <w:t xml:space="preserve">using </w:t>
            </w:r>
            <w:r w:rsidR="00FD1222" w:rsidRPr="00F87274">
              <w:rPr>
                <w:rFonts w:asciiTheme="majorHAnsi" w:hAnsiTheme="majorHAnsi"/>
                <w:sz w:val="22"/>
                <w:szCs w:val="22"/>
              </w:rPr>
              <w:t xml:space="preserve">a </w:t>
            </w:r>
            <w:r w:rsidRPr="00F87274">
              <w:rPr>
                <w:rFonts w:asciiTheme="majorHAnsi" w:hAnsiTheme="majorHAnsi"/>
                <w:sz w:val="22"/>
                <w:szCs w:val="22"/>
              </w:rPr>
              <w:t>multiple linear regression technique.</w:t>
            </w:r>
          </w:p>
          <w:p w14:paraId="1F4B2301" w14:textId="41C1CEAA" w:rsidR="001E0393" w:rsidRPr="00F87274" w:rsidRDefault="0004229E" w:rsidP="0065095C">
            <w:pPr>
              <w:pStyle w:val="CDRBodyText"/>
              <w:numPr>
                <w:ilvl w:val="0"/>
                <w:numId w:val="16"/>
              </w:numPr>
              <w:rPr>
                <w:rFonts w:asciiTheme="majorHAnsi" w:hAnsiTheme="majorHAnsi"/>
                <w:sz w:val="22"/>
                <w:szCs w:val="22"/>
              </w:rPr>
            </w:pPr>
            <w:r w:rsidRPr="00F87274">
              <w:rPr>
                <w:rFonts w:asciiTheme="majorHAnsi" w:hAnsiTheme="majorHAnsi"/>
                <w:sz w:val="22"/>
                <w:szCs w:val="22"/>
              </w:rPr>
              <w:t>TSI of Q</w:t>
            </w:r>
            <w:r w:rsidR="00DF1605" w:rsidRPr="00F87274">
              <w:rPr>
                <w:rFonts w:asciiTheme="majorHAnsi" w:hAnsiTheme="majorHAnsi"/>
                <w:sz w:val="22"/>
                <w:szCs w:val="22"/>
              </w:rPr>
              <w:t>uiet S</w:t>
            </w:r>
            <w:r w:rsidR="00372EFF" w:rsidRPr="00F87274">
              <w:rPr>
                <w:rFonts w:asciiTheme="majorHAnsi" w:hAnsiTheme="majorHAnsi"/>
                <w:sz w:val="22"/>
                <w:szCs w:val="22"/>
              </w:rPr>
              <w:t>un is 1360.</w:t>
            </w:r>
            <w:r w:rsidR="0065095C" w:rsidRPr="0065095C">
              <w:rPr>
                <w:rFonts w:asciiTheme="majorHAnsi" w:hAnsiTheme="majorHAnsi"/>
                <w:sz w:val="22"/>
                <w:szCs w:val="22"/>
              </w:rPr>
              <w:t>45</w:t>
            </w:r>
            <w:r w:rsidR="000C124B" w:rsidRPr="00F87274">
              <w:rPr>
                <w:rFonts w:asciiTheme="majorHAnsi" w:hAnsiTheme="majorHAnsi"/>
                <w:color w:val="FF0000"/>
                <w:sz w:val="22"/>
                <w:szCs w:val="22"/>
              </w:rPr>
              <w:t xml:space="preserve"> </w:t>
            </w:r>
            <w:r w:rsidR="00372EFF" w:rsidRPr="00F87274">
              <w:rPr>
                <w:rFonts w:asciiTheme="majorHAnsi" w:hAnsiTheme="majorHAnsi"/>
                <w:sz w:val="22"/>
                <w:szCs w:val="22"/>
              </w:rPr>
              <w:t>Wm-2</w:t>
            </w:r>
            <w:r w:rsidR="002F1F42" w:rsidRPr="00F87274">
              <w:rPr>
                <w:rFonts w:asciiTheme="majorHAnsi" w:hAnsiTheme="majorHAnsi"/>
                <w:sz w:val="22"/>
                <w:szCs w:val="22"/>
              </w:rPr>
              <w:t xml:space="preserve"> (Kopp and Lean, 2011)</w:t>
            </w:r>
            <w:r w:rsidR="00A70006" w:rsidRPr="00F87274">
              <w:rPr>
                <w:rFonts w:asciiTheme="majorHAnsi" w:hAnsiTheme="majorHAnsi"/>
                <w:sz w:val="22"/>
                <w:szCs w:val="22"/>
              </w:rPr>
              <w:t xml:space="preserve">, based on </w:t>
            </w:r>
            <w:r w:rsidR="00AC5747" w:rsidRPr="00F87274">
              <w:rPr>
                <w:rFonts w:asciiTheme="majorHAnsi" w:hAnsiTheme="majorHAnsi"/>
                <w:sz w:val="22"/>
                <w:szCs w:val="22"/>
              </w:rPr>
              <w:t xml:space="preserve">SORCE TIM </w:t>
            </w:r>
            <w:r w:rsidR="00A70006" w:rsidRPr="00F87274">
              <w:rPr>
                <w:rFonts w:asciiTheme="majorHAnsi" w:hAnsiTheme="majorHAnsi"/>
                <w:sz w:val="22"/>
                <w:szCs w:val="22"/>
              </w:rPr>
              <w:t>measured irradiance at solar minimum.</w:t>
            </w:r>
          </w:p>
        </w:tc>
        <w:tc>
          <w:tcPr>
            <w:tcW w:w="5497" w:type="dxa"/>
          </w:tcPr>
          <w:p w14:paraId="747D6DB7" w14:textId="03C21BE4" w:rsidR="00967AF9" w:rsidRPr="00F87274" w:rsidRDefault="007906CF" w:rsidP="00967AF9">
            <w:pPr>
              <w:pStyle w:val="CDRBodyText"/>
              <w:ind w:firstLine="0"/>
              <w:rPr>
                <w:rFonts w:asciiTheme="majorHAnsi" w:hAnsiTheme="majorHAnsi"/>
                <w:sz w:val="22"/>
                <w:szCs w:val="22"/>
              </w:rPr>
            </w:pPr>
            <w:r w:rsidRPr="00F87274">
              <w:rPr>
                <w:rFonts w:asciiTheme="majorHAnsi" w:hAnsiTheme="majorHAnsi"/>
                <w:b/>
                <w:i/>
                <w:sz w:val="22"/>
                <w:szCs w:val="22"/>
              </w:rPr>
              <w:t>Operational</w:t>
            </w:r>
            <w:r w:rsidRPr="00F87274">
              <w:rPr>
                <w:rFonts w:asciiTheme="majorHAnsi" w:hAnsiTheme="majorHAnsi"/>
                <w:sz w:val="22"/>
                <w:szCs w:val="22"/>
              </w:rPr>
              <w:t xml:space="preserve">: </w:t>
            </w:r>
            <w:r w:rsidR="00967AF9" w:rsidRPr="00F87274">
              <w:rPr>
                <w:rFonts w:asciiTheme="majorHAnsi" w:hAnsiTheme="majorHAnsi"/>
                <w:sz w:val="22"/>
                <w:szCs w:val="22"/>
              </w:rPr>
              <w:t xml:space="preserve">Monitor the correlation between </w:t>
            </w:r>
            <w:r w:rsidRPr="00F87274">
              <w:rPr>
                <w:rFonts w:asciiTheme="majorHAnsi" w:hAnsiTheme="majorHAnsi"/>
                <w:sz w:val="22"/>
                <w:szCs w:val="22"/>
              </w:rPr>
              <w:t xml:space="preserve">contemporary </w:t>
            </w:r>
            <w:r w:rsidR="00967AF9" w:rsidRPr="00F87274">
              <w:rPr>
                <w:rFonts w:asciiTheme="majorHAnsi" w:hAnsiTheme="majorHAnsi"/>
                <w:sz w:val="22"/>
                <w:szCs w:val="22"/>
              </w:rPr>
              <w:t>modeled and measured total solar irradiance, and the standard deviation of residuals betwe</w:t>
            </w:r>
            <w:r w:rsidR="004E358C" w:rsidRPr="00F87274">
              <w:rPr>
                <w:rFonts w:asciiTheme="majorHAnsi" w:hAnsiTheme="majorHAnsi"/>
                <w:sz w:val="22"/>
                <w:szCs w:val="22"/>
              </w:rPr>
              <w:t>en modeled and measured total solar</w:t>
            </w:r>
            <w:r w:rsidR="00967AF9" w:rsidRPr="00F87274">
              <w:rPr>
                <w:rFonts w:asciiTheme="majorHAnsi" w:hAnsiTheme="majorHAnsi"/>
                <w:sz w:val="22"/>
                <w:szCs w:val="22"/>
              </w:rPr>
              <w:t xml:space="preserve"> irradiance.</w:t>
            </w:r>
          </w:p>
          <w:p w14:paraId="208A9E67" w14:textId="05E56F53" w:rsidR="001E0393" w:rsidRPr="00F87274" w:rsidRDefault="001E0393" w:rsidP="00E111F5">
            <w:pPr>
              <w:pStyle w:val="CDRBodyText"/>
              <w:ind w:firstLine="0"/>
              <w:rPr>
                <w:rFonts w:asciiTheme="majorHAnsi" w:hAnsiTheme="majorHAnsi"/>
                <w:sz w:val="22"/>
                <w:szCs w:val="22"/>
              </w:rPr>
            </w:pPr>
          </w:p>
        </w:tc>
      </w:tr>
      <w:tr w:rsidR="00F7122E" w:rsidRPr="00A666D1" w14:paraId="70DCAD67" w14:textId="77777777" w:rsidTr="00F7122E">
        <w:trPr>
          <w:trHeight w:val="478"/>
        </w:trPr>
        <w:tc>
          <w:tcPr>
            <w:tcW w:w="4158" w:type="dxa"/>
          </w:tcPr>
          <w:p w14:paraId="6F3E0C5F" w14:textId="55FEE9E4" w:rsidR="00CA47E5" w:rsidRPr="00F87274" w:rsidRDefault="00700BC0" w:rsidP="00E111F5">
            <w:pPr>
              <w:pStyle w:val="CDRBodyText"/>
              <w:ind w:firstLine="0"/>
              <w:rPr>
                <w:rFonts w:asciiTheme="majorHAnsi" w:hAnsiTheme="majorHAnsi"/>
                <w:sz w:val="22"/>
                <w:szCs w:val="22"/>
              </w:rPr>
            </w:pPr>
            <w:r w:rsidRPr="00F87274">
              <w:rPr>
                <w:rFonts w:asciiTheme="majorHAnsi" w:hAnsiTheme="majorHAnsi"/>
                <w:sz w:val="22"/>
                <w:szCs w:val="22"/>
              </w:rPr>
              <w:t>SORCE SIM measurements contain instrumental trends</w:t>
            </w:r>
            <w:r w:rsidR="002F1F42" w:rsidRPr="00F87274">
              <w:rPr>
                <w:rFonts w:asciiTheme="majorHAnsi" w:hAnsiTheme="majorHAnsi"/>
                <w:sz w:val="22"/>
                <w:szCs w:val="22"/>
              </w:rPr>
              <w:t xml:space="preserve"> (Lean and Deland, 2012)</w:t>
            </w:r>
            <w:r w:rsidRPr="00F87274">
              <w:rPr>
                <w:rFonts w:asciiTheme="majorHAnsi" w:hAnsiTheme="majorHAnsi"/>
                <w:sz w:val="22"/>
                <w:szCs w:val="22"/>
              </w:rPr>
              <w:t xml:space="preserve">. </w:t>
            </w:r>
          </w:p>
          <w:p w14:paraId="3D33714F" w14:textId="647D3CA8" w:rsidR="00700BC0" w:rsidRPr="00F87274" w:rsidRDefault="00EE66E0" w:rsidP="00EE66E0">
            <w:pPr>
              <w:pStyle w:val="CDRBodyText"/>
              <w:numPr>
                <w:ilvl w:val="0"/>
                <w:numId w:val="16"/>
              </w:numPr>
              <w:rPr>
                <w:rFonts w:asciiTheme="majorHAnsi" w:hAnsiTheme="majorHAnsi"/>
                <w:sz w:val="22"/>
                <w:szCs w:val="22"/>
              </w:rPr>
            </w:pPr>
            <w:r w:rsidRPr="00F87274">
              <w:rPr>
                <w:rFonts w:asciiTheme="majorHAnsi" w:hAnsiTheme="majorHAnsi"/>
                <w:sz w:val="22"/>
                <w:szCs w:val="22"/>
              </w:rPr>
              <w:lastRenderedPageBreak/>
              <w:t>P</w:t>
            </w:r>
            <w:r w:rsidR="00700BC0" w:rsidRPr="00F87274">
              <w:rPr>
                <w:rFonts w:asciiTheme="majorHAnsi" w:hAnsiTheme="majorHAnsi"/>
                <w:sz w:val="22"/>
                <w:szCs w:val="22"/>
              </w:rPr>
              <w:t>rior to application of multiple linear regression technique to observations</w:t>
            </w:r>
            <w:r w:rsidRPr="00F87274">
              <w:rPr>
                <w:rFonts w:asciiTheme="majorHAnsi" w:hAnsiTheme="majorHAnsi"/>
                <w:sz w:val="22"/>
                <w:szCs w:val="22"/>
              </w:rPr>
              <w:t>, the SORCE SIM data is detrended (with 81 day running mean)</w:t>
            </w:r>
            <w:r w:rsidR="00700BC0" w:rsidRPr="00F87274">
              <w:rPr>
                <w:rFonts w:asciiTheme="majorHAnsi" w:hAnsiTheme="majorHAnsi"/>
                <w:sz w:val="22"/>
                <w:szCs w:val="22"/>
              </w:rPr>
              <w:t>.</w:t>
            </w:r>
          </w:p>
        </w:tc>
        <w:tc>
          <w:tcPr>
            <w:tcW w:w="5497" w:type="dxa"/>
          </w:tcPr>
          <w:p w14:paraId="3003D956" w14:textId="6FB2C541" w:rsidR="00700BC0" w:rsidRPr="00F87274" w:rsidRDefault="00A44764" w:rsidP="00967AF9">
            <w:pPr>
              <w:pStyle w:val="CDRBodyText"/>
              <w:ind w:firstLine="0"/>
              <w:rPr>
                <w:rFonts w:asciiTheme="majorHAnsi" w:hAnsiTheme="majorHAnsi"/>
                <w:sz w:val="22"/>
                <w:szCs w:val="22"/>
              </w:rPr>
            </w:pPr>
            <w:r w:rsidRPr="00F87274">
              <w:rPr>
                <w:rFonts w:asciiTheme="majorHAnsi" w:hAnsiTheme="majorHAnsi"/>
                <w:sz w:val="22"/>
                <w:szCs w:val="22"/>
              </w:rPr>
              <w:lastRenderedPageBreak/>
              <w:t xml:space="preserve">Compare wavelength-dependent scaling coefficients of facular brightening and sunspot darkening to their respective theoretical contrasts (ratio of emission to </w:t>
            </w:r>
            <w:r w:rsidRPr="00F87274">
              <w:rPr>
                <w:rFonts w:asciiTheme="majorHAnsi" w:hAnsiTheme="majorHAnsi"/>
                <w:sz w:val="22"/>
                <w:szCs w:val="22"/>
              </w:rPr>
              <w:lastRenderedPageBreak/>
              <w:t xml:space="preserve">quiescent solar atmosphere). </w:t>
            </w:r>
          </w:p>
          <w:p w14:paraId="079B529B" w14:textId="67C586C1" w:rsidR="006148BD" w:rsidRPr="00F87274" w:rsidRDefault="008F5AD3" w:rsidP="00DF1605">
            <w:pPr>
              <w:pStyle w:val="CDRBodyText"/>
              <w:ind w:firstLine="0"/>
              <w:rPr>
                <w:rFonts w:asciiTheme="majorHAnsi" w:hAnsiTheme="majorHAnsi"/>
                <w:sz w:val="22"/>
                <w:szCs w:val="22"/>
              </w:rPr>
            </w:pPr>
            <w:r w:rsidRPr="00F87274">
              <w:rPr>
                <w:rFonts w:asciiTheme="majorHAnsi" w:hAnsiTheme="majorHAnsi"/>
                <w:sz w:val="22"/>
                <w:szCs w:val="22"/>
              </w:rPr>
              <w:t xml:space="preserve">For λ &gt; 295 nm: </w:t>
            </w:r>
            <w:r w:rsidR="006148BD" w:rsidRPr="00F87274">
              <w:rPr>
                <w:rFonts w:asciiTheme="majorHAnsi" w:hAnsiTheme="majorHAnsi"/>
                <w:sz w:val="22"/>
                <w:szCs w:val="22"/>
              </w:rPr>
              <w:t>Use detrended TSI observations to determine the ratio of SSI multiple regression coefficients from direct observations to the detrended observations</w:t>
            </w:r>
            <w:r w:rsidR="00F8156B" w:rsidRPr="00F87274">
              <w:rPr>
                <w:rFonts w:asciiTheme="majorHAnsi" w:hAnsiTheme="majorHAnsi"/>
                <w:sz w:val="22"/>
                <w:szCs w:val="22"/>
              </w:rPr>
              <w:t xml:space="preserve"> (i.e. </w:t>
            </w:r>
            <w:r w:rsidR="003827D6" w:rsidRPr="00F87274">
              <w:rPr>
                <w:rFonts w:asciiTheme="majorHAnsi" w:hAnsiTheme="majorHAnsi"/>
                <w:sz w:val="22"/>
                <w:szCs w:val="22"/>
              </w:rPr>
              <w:t>an adjustment factor</w:t>
            </w:r>
            <w:r w:rsidR="00F8156B" w:rsidRPr="00F87274">
              <w:rPr>
                <w:rFonts w:asciiTheme="majorHAnsi" w:hAnsiTheme="majorHAnsi"/>
                <w:sz w:val="22"/>
                <w:szCs w:val="22"/>
              </w:rPr>
              <w:t>)</w:t>
            </w:r>
            <w:r w:rsidR="006148BD" w:rsidRPr="00F87274">
              <w:rPr>
                <w:rFonts w:asciiTheme="majorHAnsi" w:hAnsiTheme="majorHAnsi"/>
                <w:sz w:val="22"/>
                <w:szCs w:val="22"/>
              </w:rPr>
              <w:t>.</w:t>
            </w:r>
          </w:p>
          <w:p w14:paraId="798EA855" w14:textId="7D6D3402" w:rsidR="008F5AD3" w:rsidRPr="00F87274" w:rsidRDefault="008F5AD3" w:rsidP="00DF1605">
            <w:pPr>
              <w:pStyle w:val="CDRBodyText"/>
              <w:ind w:firstLine="0"/>
              <w:rPr>
                <w:rFonts w:asciiTheme="majorHAnsi" w:hAnsiTheme="majorHAnsi"/>
                <w:sz w:val="22"/>
                <w:szCs w:val="22"/>
              </w:rPr>
            </w:pPr>
            <w:r w:rsidRPr="00F87274">
              <w:rPr>
                <w:rFonts w:asciiTheme="majorHAnsi" w:hAnsiTheme="majorHAnsi"/>
                <w:sz w:val="22"/>
                <w:szCs w:val="22"/>
              </w:rPr>
              <w:t>For λ &lt; 295 nm:</w:t>
            </w:r>
            <w:r w:rsidR="00BA2FF5" w:rsidRPr="00F87274">
              <w:rPr>
                <w:rFonts w:asciiTheme="majorHAnsi" w:hAnsiTheme="majorHAnsi"/>
                <w:sz w:val="22"/>
                <w:szCs w:val="22"/>
              </w:rPr>
              <w:t xml:space="preserve"> Estimate adjustment to detrended multiple regression coefficients using Ca K time series; Ca K is a proxy of chromospheric variability independent of the Mg II index.</w:t>
            </w:r>
          </w:p>
        </w:tc>
      </w:tr>
    </w:tbl>
    <w:p w14:paraId="1322060A" w14:textId="77777777" w:rsidR="003B4AAE" w:rsidRPr="00A666D1" w:rsidRDefault="003B4AAE" w:rsidP="003B4AAE">
      <w:pPr>
        <w:pStyle w:val="CDRBodyText"/>
        <w:ind w:firstLine="0"/>
        <w:rPr>
          <w:rFonts w:asciiTheme="majorHAnsi" w:hAnsiTheme="majorHAnsi"/>
        </w:rPr>
      </w:pPr>
    </w:p>
    <w:p w14:paraId="00713E28" w14:textId="48081DCD" w:rsidR="003B4AAE" w:rsidRPr="00A666D1" w:rsidRDefault="003B4AAE" w:rsidP="003B4AAE">
      <w:pPr>
        <w:pStyle w:val="CDRBodyText"/>
        <w:ind w:firstLine="0"/>
        <w:rPr>
          <w:rFonts w:asciiTheme="majorHAnsi" w:hAnsiTheme="majorHAnsi"/>
        </w:rPr>
      </w:pPr>
      <w:r w:rsidRPr="00A666D1">
        <w:rPr>
          <w:rFonts w:asciiTheme="majorHAnsi" w:hAnsiTheme="majorHAnsi"/>
        </w:rPr>
        <w:t>The most probable cause of the algorithm generating incorrect irradiance values lies with the determination of the facular brightening and sunspot darkening indices, which rely on ground- and space-based observations of sunspot active regions and global facular brightness. The accuracy and precision of these ground-based observations is essentially unknown, and spurious inputs could produce unrealistic irradiance val</w:t>
      </w:r>
      <w:r w:rsidR="00B82FE0" w:rsidRPr="00A666D1">
        <w:rPr>
          <w:rFonts w:asciiTheme="majorHAnsi" w:hAnsiTheme="majorHAnsi"/>
        </w:rPr>
        <w:t>ues. The algorithms flags input</w:t>
      </w:r>
      <w:r w:rsidRPr="00A666D1">
        <w:rPr>
          <w:rFonts w:asciiTheme="majorHAnsi" w:hAnsiTheme="majorHAnsi"/>
        </w:rPr>
        <w:t xml:space="preserve"> values that are deemed implausible, outside the range of current observed values.</w:t>
      </w:r>
    </w:p>
    <w:p w14:paraId="169EAB85" w14:textId="72582AC4" w:rsidR="00925A1C" w:rsidRPr="00A666D1" w:rsidRDefault="003B4AAE" w:rsidP="0028172D">
      <w:pPr>
        <w:pStyle w:val="CDRBodyText"/>
        <w:ind w:firstLine="0"/>
        <w:rPr>
          <w:rFonts w:asciiTheme="majorHAnsi" w:hAnsiTheme="majorHAnsi"/>
          <w:color w:val="FF0000"/>
        </w:rPr>
      </w:pPr>
      <w:r w:rsidRPr="00A666D1">
        <w:rPr>
          <w:rFonts w:asciiTheme="majorHAnsi" w:hAnsiTheme="majorHAnsi"/>
        </w:rPr>
        <w:t>Planned for future versions</w:t>
      </w:r>
      <w:r w:rsidR="00997A34">
        <w:rPr>
          <w:rFonts w:asciiTheme="majorHAnsi" w:hAnsiTheme="majorHAnsi"/>
        </w:rPr>
        <w:t xml:space="preserve"> of the algorithms</w:t>
      </w:r>
      <w:r w:rsidR="00B82FE0" w:rsidRPr="00A666D1">
        <w:rPr>
          <w:rFonts w:asciiTheme="majorHAnsi" w:hAnsiTheme="majorHAnsi"/>
        </w:rPr>
        <w:t xml:space="preserve"> </w:t>
      </w:r>
      <w:r w:rsidRPr="00A666D1">
        <w:rPr>
          <w:rFonts w:asciiTheme="majorHAnsi" w:hAnsiTheme="majorHAnsi"/>
        </w:rPr>
        <w:t xml:space="preserve">are more sophisticated near-real time validation of the sunspot darkening and facular brightening inputs </w:t>
      </w:r>
      <w:r w:rsidR="00B82FE0" w:rsidRPr="00A666D1">
        <w:rPr>
          <w:rFonts w:asciiTheme="majorHAnsi" w:hAnsiTheme="majorHAnsi"/>
        </w:rPr>
        <w:t xml:space="preserve">that </w:t>
      </w:r>
      <w:r w:rsidRPr="00A666D1">
        <w:rPr>
          <w:rFonts w:asciiTheme="majorHAnsi" w:hAnsiTheme="majorHAnsi"/>
        </w:rPr>
        <w:t>will aid in s</w:t>
      </w:r>
      <w:r w:rsidR="00053D19" w:rsidRPr="00A666D1">
        <w:rPr>
          <w:rFonts w:asciiTheme="majorHAnsi" w:hAnsiTheme="majorHAnsi"/>
        </w:rPr>
        <w:t>ecuring a more robust algorithm</w:t>
      </w:r>
      <w:r w:rsidRPr="00A666D1">
        <w:rPr>
          <w:rFonts w:asciiTheme="majorHAnsi" w:hAnsiTheme="majorHAnsi"/>
        </w:rPr>
        <w:t>. e.g., comparisons of simultaneous calculations from independent databases.</w:t>
      </w:r>
      <w:r w:rsidR="00053D19" w:rsidRPr="00A666D1">
        <w:rPr>
          <w:rFonts w:asciiTheme="majorHAnsi" w:hAnsiTheme="majorHAnsi"/>
        </w:rPr>
        <w:t xml:space="preserve"> </w:t>
      </w:r>
    </w:p>
    <w:p w14:paraId="6026C330" w14:textId="77777777" w:rsidR="000C19D7" w:rsidRDefault="002055C4" w:rsidP="00C53635">
      <w:pPr>
        <w:pStyle w:val="CDRHeading2"/>
      </w:pPr>
      <w:bookmarkStart w:id="65" w:name="_Toc269030707"/>
      <w:r>
        <w:t xml:space="preserve">Algorithm </w:t>
      </w:r>
      <w:r w:rsidR="000C19D7">
        <w:t>Performance</w:t>
      </w:r>
      <w:bookmarkEnd w:id="65"/>
    </w:p>
    <w:p w14:paraId="6007D04F" w14:textId="234336A9" w:rsidR="007E3B53" w:rsidRPr="00A666D1" w:rsidRDefault="007E3B53" w:rsidP="00EB094F">
      <w:pPr>
        <w:pStyle w:val="CDRGuidance"/>
        <w:rPr>
          <w:rFonts w:asciiTheme="majorHAnsi" w:hAnsiTheme="majorHAnsi"/>
          <w:i w:val="0"/>
        </w:rPr>
      </w:pPr>
      <w:r w:rsidRPr="00A666D1">
        <w:rPr>
          <w:rFonts w:asciiTheme="majorHAnsi" w:hAnsiTheme="majorHAnsi"/>
          <w:i w:val="0"/>
        </w:rPr>
        <w:t xml:space="preserve">There are no assumptions made concerning algorithm performance. The algorithm is designed to </w:t>
      </w:r>
      <w:r w:rsidR="00296F9B" w:rsidRPr="00A666D1">
        <w:rPr>
          <w:rFonts w:asciiTheme="majorHAnsi" w:hAnsiTheme="majorHAnsi"/>
          <w:i w:val="0"/>
        </w:rPr>
        <w:t>compute modeled solar irradiance, using basic algebra,</w:t>
      </w:r>
      <w:r w:rsidRPr="00A666D1">
        <w:rPr>
          <w:rFonts w:asciiTheme="majorHAnsi" w:hAnsiTheme="majorHAnsi"/>
          <w:i w:val="0"/>
        </w:rPr>
        <w:t xml:space="preserve"> over a user-defined time range, and this </w:t>
      </w:r>
      <w:r w:rsidR="00EB094F" w:rsidRPr="00A666D1">
        <w:rPr>
          <w:rFonts w:asciiTheme="majorHAnsi" w:hAnsiTheme="majorHAnsi"/>
          <w:i w:val="0"/>
        </w:rPr>
        <w:t xml:space="preserve">input </w:t>
      </w:r>
      <w:r w:rsidRPr="00A666D1">
        <w:rPr>
          <w:rFonts w:asciiTheme="majorHAnsi" w:hAnsiTheme="majorHAnsi"/>
          <w:i w:val="0"/>
        </w:rPr>
        <w:t xml:space="preserve">time range can be of arbitrary length.  </w:t>
      </w:r>
      <w:r w:rsidR="00296F9B" w:rsidRPr="00A666D1">
        <w:rPr>
          <w:rFonts w:asciiTheme="majorHAnsi" w:hAnsiTheme="majorHAnsi"/>
          <w:i w:val="0"/>
        </w:rPr>
        <w:t>The algorithm is free of matrix inversions, parameter extrapolations, or interpolations, and the</w:t>
      </w:r>
      <w:r w:rsidR="0065095C">
        <w:rPr>
          <w:rFonts w:asciiTheme="majorHAnsi" w:hAnsiTheme="majorHAnsi"/>
          <w:i w:val="0"/>
        </w:rPr>
        <w:t xml:space="preserve"> execution is rapid</w:t>
      </w:r>
      <w:r w:rsidR="00EB094F" w:rsidRPr="00A666D1">
        <w:rPr>
          <w:rFonts w:asciiTheme="majorHAnsi" w:hAnsiTheme="majorHAnsi"/>
          <w:i w:val="0"/>
        </w:rPr>
        <w:t xml:space="preserve"> and repeatable. </w:t>
      </w:r>
    </w:p>
    <w:p w14:paraId="52689E0D" w14:textId="77777777" w:rsidR="000C19D7" w:rsidRDefault="000C19D7" w:rsidP="00C53635">
      <w:pPr>
        <w:pStyle w:val="CDRHeading2"/>
      </w:pPr>
      <w:bookmarkStart w:id="66" w:name="_Toc269030708"/>
      <w:r>
        <w:t>Sensor Performance</w:t>
      </w:r>
      <w:bookmarkEnd w:id="66"/>
    </w:p>
    <w:p w14:paraId="7893E1F1" w14:textId="0090FDD8" w:rsidR="00FA4934" w:rsidRPr="00A666D1" w:rsidRDefault="00361845" w:rsidP="00B411B9">
      <w:pPr>
        <w:pStyle w:val="CDRGuidance"/>
        <w:rPr>
          <w:rFonts w:asciiTheme="majorHAnsi" w:hAnsiTheme="majorHAnsi"/>
          <w:i w:val="0"/>
        </w:rPr>
      </w:pPr>
      <w:r w:rsidRPr="00A666D1">
        <w:rPr>
          <w:rFonts w:asciiTheme="majorHAnsi" w:hAnsiTheme="majorHAnsi"/>
          <w:i w:val="0"/>
        </w:rPr>
        <w:t xml:space="preserve">The solar irradiance reconstructions that this C-ATBD describes compliment the direct measurements made of total and spectral solar irradiance by the </w:t>
      </w:r>
      <w:r w:rsidR="002C5470">
        <w:rPr>
          <w:rFonts w:asciiTheme="majorHAnsi" w:hAnsiTheme="majorHAnsi"/>
          <w:i w:val="0"/>
        </w:rPr>
        <w:t xml:space="preserve">Total </w:t>
      </w:r>
      <w:r w:rsidRPr="00A666D1">
        <w:rPr>
          <w:rFonts w:asciiTheme="majorHAnsi" w:hAnsiTheme="majorHAnsi"/>
          <w:i w:val="0"/>
        </w:rPr>
        <w:t>and Spectral Solar Irradiance Sensor (TSIS) instrument, documented in the TSIS ATBD (</w:t>
      </w:r>
      <w:r w:rsidR="00C90547">
        <w:rPr>
          <w:rFonts w:asciiTheme="majorHAnsi" w:hAnsiTheme="majorHAnsi"/>
          <w:i w:val="0"/>
        </w:rPr>
        <w:t>Coddington et al., 2013)</w:t>
      </w:r>
      <w:r w:rsidRPr="00A666D1">
        <w:rPr>
          <w:rFonts w:asciiTheme="majorHAnsi" w:hAnsiTheme="majorHAnsi"/>
          <w:i w:val="0"/>
        </w:rPr>
        <w:t>.</w:t>
      </w:r>
      <w:r w:rsidR="00AB2CAC" w:rsidRPr="00A666D1">
        <w:rPr>
          <w:rFonts w:asciiTheme="majorHAnsi" w:hAnsiTheme="majorHAnsi"/>
          <w:i w:val="0"/>
        </w:rPr>
        <w:t xml:space="preserve"> The TSIS ATBD describes the algorithms used to produce all data levels of solar and spectral irradiance for the TSIS instrument complement, which consists of the Total Irradiance Monitor (TIM) and Spectral Irradi</w:t>
      </w:r>
      <w:r w:rsidR="00C468F4" w:rsidRPr="00A666D1">
        <w:rPr>
          <w:rFonts w:asciiTheme="majorHAnsi" w:hAnsiTheme="majorHAnsi"/>
          <w:i w:val="0"/>
        </w:rPr>
        <w:t>ance Monitor (SIM). The TSIS ATBD</w:t>
      </w:r>
      <w:r w:rsidR="00AB2CAC" w:rsidRPr="00A666D1">
        <w:rPr>
          <w:rFonts w:asciiTheme="majorHAnsi" w:hAnsiTheme="majorHAnsi"/>
          <w:i w:val="0"/>
        </w:rPr>
        <w:t xml:space="preserve"> also describes the predicted science and housekeeping operation modes, measurement error budgets, and the plan to monitor and correct for instrument degradation.</w:t>
      </w:r>
      <w:r w:rsidR="00E14F9C" w:rsidRPr="00A666D1">
        <w:rPr>
          <w:rFonts w:asciiTheme="majorHAnsi" w:hAnsiTheme="majorHAnsi"/>
          <w:i w:val="0"/>
        </w:rPr>
        <w:t xml:space="preserve"> </w:t>
      </w:r>
    </w:p>
    <w:p w14:paraId="35F12504" w14:textId="06863ACD" w:rsidR="00AB2CAC" w:rsidRPr="00A666D1" w:rsidRDefault="00DD32E3" w:rsidP="00B411B9">
      <w:pPr>
        <w:pStyle w:val="CDRGuidance"/>
        <w:rPr>
          <w:rFonts w:asciiTheme="majorHAnsi" w:hAnsiTheme="majorHAnsi"/>
          <w:i w:val="0"/>
        </w:rPr>
      </w:pPr>
      <w:r w:rsidRPr="00A666D1">
        <w:rPr>
          <w:rFonts w:asciiTheme="majorHAnsi" w:hAnsiTheme="majorHAnsi"/>
          <w:i w:val="0"/>
        </w:rPr>
        <w:t xml:space="preserve">For solar irradiance, variations of less than 0.1% per decade are typical of the kinds of signals that must be extracted from “noisy” time-series measurements. </w:t>
      </w:r>
      <w:r w:rsidR="00386A84" w:rsidRPr="00A666D1">
        <w:rPr>
          <w:rFonts w:asciiTheme="majorHAnsi" w:hAnsiTheme="majorHAnsi"/>
          <w:i w:val="0"/>
        </w:rPr>
        <w:t xml:space="preserve">The calibration </w:t>
      </w:r>
      <w:r w:rsidRPr="00A666D1">
        <w:rPr>
          <w:rFonts w:asciiTheme="majorHAnsi" w:hAnsiTheme="majorHAnsi"/>
          <w:i w:val="0"/>
        </w:rPr>
        <w:t xml:space="preserve">approach </w:t>
      </w:r>
      <w:r w:rsidR="00386A84" w:rsidRPr="00A666D1">
        <w:rPr>
          <w:rFonts w:asciiTheme="majorHAnsi" w:hAnsiTheme="majorHAnsi"/>
          <w:i w:val="0"/>
        </w:rPr>
        <w:t xml:space="preserve">adopted for TSIS </w:t>
      </w:r>
      <w:r w:rsidRPr="00A666D1">
        <w:rPr>
          <w:rFonts w:asciiTheme="majorHAnsi" w:hAnsiTheme="majorHAnsi"/>
          <w:i w:val="0"/>
        </w:rPr>
        <w:t xml:space="preserve">characterizes the flight instrument as an “absolute sensor”.  This involves </w:t>
      </w:r>
      <w:r w:rsidRPr="00A666D1">
        <w:rPr>
          <w:rFonts w:asciiTheme="majorHAnsi" w:hAnsiTheme="majorHAnsi"/>
          <w:i w:val="0"/>
        </w:rPr>
        <w:lastRenderedPageBreak/>
        <w:t>characterizing each term in the measurement equation and tabulating a list of individual uncertainties and root sum square errors for overall measurement uncertainty.</w:t>
      </w:r>
    </w:p>
    <w:p w14:paraId="71ED1FFC" w14:textId="4CA03DD7" w:rsidR="00BA0BD0" w:rsidRPr="00B92EB4" w:rsidRDefault="00BA0BD0" w:rsidP="005919A1">
      <w:pPr>
        <w:spacing w:before="60" w:after="60" w:line="280" w:lineRule="atLeast"/>
        <w:jc w:val="both"/>
        <w:rPr>
          <w:rFonts w:asciiTheme="majorHAnsi" w:hAnsiTheme="majorHAnsi"/>
          <w:b/>
          <w:i/>
          <w:sz w:val="28"/>
          <w:szCs w:val="28"/>
        </w:rPr>
      </w:pPr>
      <w:r w:rsidRPr="00B92EB4">
        <w:rPr>
          <w:rFonts w:asciiTheme="majorHAnsi" w:hAnsiTheme="majorHAnsi"/>
          <w:b/>
          <w:i/>
          <w:sz w:val="28"/>
          <w:szCs w:val="28"/>
        </w:rPr>
        <w:t>Accuracy and Long-term Stability of the TSIS Instrument Complement</w:t>
      </w:r>
    </w:p>
    <w:p w14:paraId="478468B8" w14:textId="06CFFCBF" w:rsidR="002128F1" w:rsidRPr="00A666D1" w:rsidRDefault="005919A1" w:rsidP="00B411B9">
      <w:pPr>
        <w:spacing w:before="60" w:after="180" w:line="240" w:lineRule="auto"/>
        <w:rPr>
          <w:rFonts w:asciiTheme="majorHAnsi" w:hAnsiTheme="majorHAnsi"/>
          <w:sz w:val="24"/>
          <w:szCs w:val="24"/>
        </w:rPr>
      </w:pPr>
      <w:r w:rsidRPr="00A666D1">
        <w:rPr>
          <w:rFonts w:asciiTheme="majorHAnsi" w:hAnsiTheme="majorHAnsi"/>
          <w:sz w:val="24"/>
          <w:szCs w:val="24"/>
        </w:rPr>
        <w:t>The</w:t>
      </w:r>
      <w:r w:rsidR="00E7106C" w:rsidRPr="00A666D1">
        <w:rPr>
          <w:rFonts w:asciiTheme="majorHAnsi" w:hAnsiTheme="majorHAnsi"/>
          <w:sz w:val="24"/>
          <w:szCs w:val="24"/>
        </w:rPr>
        <w:t xml:space="preserve"> TSIS </w:t>
      </w:r>
      <w:r w:rsidRPr="00A666D1">
        <w:rPr>
          <w:rFonts w:asciiTheme="majorHAnsi" w:hAnsiTheme="majorHAnsi"/>
          <w:sz w:val="24"/>
          <w:szCs w:val="24"/>
        </w:rPr>
        <w:t>TIM</w:t>
      </w:r>
      <w:r w:rsidR="00F30D56" w:rsidRPr="00A666D1">
        <w:rPr>
          <w:rFonts w:asciiTheme="majorHAnsi" w:hAnsiTheme="majorHAnsi"/>
          <w:sz w:val="24"/>
          <w:szCs w:val="24"/>
        </w:rPr>
        <w:t xml:space="preserve"> instrument is </w:t>
      </w:r>
      <w:r w:rsidR="00F01F11">
        <w:rPr>
          <w:rFonts w:asciiTheme="majorHAnsi" w:hAnsiTheme="majorHAnsi"/>
          <w:sz w:val="24"/>
          <w:szCs w:val="24"/>
        </w:rPr>
        <w:t>estimated to be</w:t>
      </w:r>
      <w:r w:rsidRPr="00A666D1">
        <w:rPr>
          <w:rFonts w:asciiTheme="majorHAnsi" w:hAnsiTheme="majorHAnsi"/>
          <w:sz w:val="24"/>
          <w:szCs w:val="24"/>
        </w:rPr>
        <w:t xml:space="preserve"> three times more accurate than the SORCE TIM due to engineering advances in the optical and electrical sensors and to the end-to-end validation of the radiometer at the TSI Radiometer Facility (TRF) at the Laboratory for Atmospheric and Space Physics (LASP).  </w:t>
      </w:r>
    </w:p>
    <w:p w14:paraId="65062329" w14:textId="0DC0258E" w:rsidR="00BA0BD0" w:rsidRPr="00A666D1" w:rsidRDefault="005919A1" w:rsidP="00B411B9">
      <w:pPr>
        <w:spacing w:before="60" w:after="180" w:line="240" w:lineRule="auto"/>
        <w:rPr>
          <w:rFonts w:asciiTheme="majorHAnsi" w:hAnsiTheme="majorHAnsi"/>
          <w:sz w:val="24"/>
          <w:szCs w:val="24"/>
        </w:rPr>
      </w:pPr>
      <w:r w:rsidRPr="00A666D1">
        <w:rPr>
          <w:rFonts w:asciiTheme="majorHAnsi" w:hAnsiTheme="majorHAnsi"/>
          <w:sz w:val="24"/>
          <w:szCs w:val="24"/>
        </w:rPr>
        <w:t>Lessons learned from the first-ever measurements of spectral solar irradiance made by the SORCE SIM have been incorporated by TSIS SIM to meet the measurement requirements.  The specific TSIS SIM capa</w:t>
      </w:r>
      <w:r w:rsidR="007531F4">
        <w:rPr>
          <w:rFonts w:asciiTheme="majorHAnsi" w:hAnsiTheme="majorHAnsi"/>
          <w:sz w:val="24"/>
          <w:szCs w:val="24"/>
        </w:rPr>
        <w:t xml:space="preserve">bilities over SORCE SIM </w:t>
      </w:r>
      <w:r w:rsidRPr="00A666D1">
        <w:rPr>
          <w:rFonts w:asciiTheme="majorHAnsi" w:hAnsiTheme="majorHAnsi"/>
          <w:sz w:val="24"/>
          <w:szCs w:val="24"/>
        </w:rPr>
        <w:t>reduced uncertainties in the prism degradation correction to meet long-term stability requirements, improved noise characteristics of the electrical substitution radiometer (ESR) and photodiode detectors to meet the measurement precision requirement, and improved absolute accuracy through pre-launch calibration using the novel, Spectral Radiometer Facility (SRF)</w:t>
      </w:r>
      <w:r w:rsidR="00F30D56" w:rsidRPr="00A666D1">
        <w:rPr>
          <w:rFonts w:asciiTheme="majorHAnsi" w:hAnsiTheme="majorHAnsi"/>
          <w:sz w:val="24"/>
          <w:szCs w:val="24"/>
        </w:rPr>
        <w:t xml:space="preserve"> at LASP</w:t>
      </w:r>
      <w:r w:rsidRPr="00A666D1">
        <w:rPr>
          <w:rFonts w:asciiTheme="majorHAnsi" w:hAnsiTheme="majorHAnsi"/>
          <w:sz w:val="24"/>
          <w:szCs w:val="24"/>
        </w:rPr>
        <w:t xml:space="preserve">. </w:t>
      </w:r>
    </w:p>
    <w:p w14:paraId="13D7D4B3" w14:textId="0F67ABA7" w:rsidR="00A045CF" w:rsidRPr="00A666D1" w:rsidRDefault="00A045CF" w:rsidP="00B411B9">
      <w:pPr>
        <w:spacing w:before="60" w:after="180" w:line="240" w:lineRule="auto"/>
        <w:rPr>
          <w:rFonts w:asciiTheme="majorHAnsi" w:hAnsiTheme="majorHAnsi"/>
          <w:sz w:val="24"/>
          <w:szCs w:val="24"/>
        </w:rPr>
      </w:pPr>
      <w:r w:rsidRPr="00A666D1">
        <w:rPr>
          <w:rFonts w:asciiTheme="majorHAnsi" w:hAnsiTheme="majorHAnsi"/>
          <w:sz w:val="24"/>
          <w:szCs w:val="24"/>
        </w:rPr>
        <w:t>The TSIS TIM will measure 4x daily total solar irradiance with an absolute accuracy of 100 ppm and a relative accuracy of 10 ppm. The TSIS SIM will measure 2x daily solar spectral irradiance at variable resolution from 200-2400 nm with an absolute accuracy of 0.2% (2000 ppm), a relative accuracy of 0.02% (200 ppm), and with long-term relative stability of 0.05% per year (for wavelengths shortward of 400 nm) and 0.01% per year for wavelengths longward of 400 nm.</w:t>
      </w:r>
    </w:p>
    <w:p w14:paraId="6AE0F315" w14:textId="3A8E62E9" w:rsidR="0020665E" w:rsidRPr="00A666D1" w:rsidRDefault="002128F1" w:rsidP="00B411B9">
      <w:pPr>
        <w:spacing w:before="60" w:after="180" w:line="240" w:lineRule="auto"/>
        <w:rPr>
          <w:rFonts w:asciiTheme="majorHAnsi" w:hAnsiTheme="majorHAnsi"/>
          <w:sz w:val="24"/>
          <w:szCs w:val="24"/>
        </w:rPr>
      </w:pPr>
      <w:r w:rsidRPr="00A666D1">
        <w:rPr>
          <w:rFonts w:asciiTheme="majorHAnsi" w:hAnsiTheme="majorHAnsi"/>
          <w:sz w:val="24"/>
          <w:szCs w:val="24"/>
        </w:rPr>
        <w:t xml:space="preserve">SORCE SIM data is currently being reanalyzed and its uncertainty estimates may </w:t>
      </w:r>
      <w:r w:rsidR="00255AAD">
        <w:rPr>
          <w:rFonts w:asciiTheme="majorHAnsi" w:hAnsiTheme="majorHAnsi"/>
          <w:sz w:val="24"/>
          <w:szCs w:val="24"/>
        </w:rPr>
        <w:t>change</w:t>
      </w:r>
      <w:r w:rsidRPr="00A666D1">
        <w:rPr>
          <w:rFonts w:asciiTheme="majorHAnsi" w:hAnsiTheme="majorHAnsi"/>
          <w:sz w:val="24"/>
          <w:szCs w:val="24"/>
        </w:rPr>
        <w:t>. It has been suggested that the SORCE SIM time series has not been fully corrected for instrument degradation</w:t>
      </w:r>
      <w:r w:rsidR="00646174" w:rsidRPr="00A666D1">
        <w:rPr>
          <w:rFonts w:asciiTheme="majorHAnsi" w:hAnsiTheme="majorHAnsi"/>
          <w:sz w:val="24"/>
          <w:szCs w:val="24"/>
        </w:rPr>
        <w:t xml:space="preserve"> and that the long-</w:t>
      </w:r>
      <w:r w:rsidRPr="00A666D1">
        <w:rPr>
          <w:rFonts w:asciiTheme="majorHAnsi" w:hAnsiTheme="majorHAnsi"/>
          <w:sz w:val="24"/>
          <w:szCs w:val="24"/>
        </w:rPr>
        <w:t>term trends are not solely of solar origin</w:t>
      </w:r>
      <w:r w:rsidR="0030278E" w:rsidRPr="00A666D1">
        <w:rPr>
          <w:rFonts w:asciiTheme="majorHAnsi" w:hAnsiTheme="majorHAnsi"/>
          <w:sz w:val="24"/>
          <w:szCs w:val="24"/>
        </w:rPr>
        <w:t xml:space="preserve"> (</w:t>
      </w:r>
      <w:r w:rsidR="0030278E" w:rsidRPr="00705C48">
        <w:rPr>
          <w:rFonts w:asciiTheme="majorHAnsi" w:hAnsiTheme="majorHAnsi"/>
          <w:sz w:val="24"/>
          <w:szCs w:val="24"/>
        </w:rPr>
        <w:t>Lean and Deland,</w:t>
      </w:r>
      <w:r w:rsidR="0030278E" w:rsidRPr="00A666D1">
        <w:rPr>
          <w:rFonts w:asciiTheme="majorHAnsi" w:hAnsiTheme="majorHAnsi"/>
          <w:sz w:val="24"/>
          <w:szCs w:val="24"/>
        </w:rPr>
        <w:t xml:space="preserve"> 2011)</w:t>
      </w:r>
      <w:r w:rsidRPr="00A666D1">
        <w:rPr>
          <w:rFonts w:asciiTheme="majorHAnsi" w:hAnsiTheme="majorHAnsi"/>
          <w:sz w:val="24"/>
          <w:szCs w:val="24"/>
        </w:rPr>
        <w:t xml:space="preserve">.   </w:t>
      </w:r>
      <w:r w:rsidR="00255AAD">
        <w:rPr>
          <w:rFonts w:asciiTheme="majorHAnsi" w:hAnsiTheme="majorHAnsi"/>
          <w:sz w:val="24"/>
          <w:szCs w:val="24"/>
        </w:rPr>
        <w:t>To reduce the dependence</w:t>
      </w:r>
      <w:r w:rsidR="0030278E" w:rsidRPr="00A666D1">
        <w:rPr>
          <w:rFonts w:asciiTheme="majorHAnsi" w:hAnsiTheme="majorHAnsi"/>
          <w:sz w:val="24"/>
          <w:szCs w:val="24"/>
        </w:rPr>
        <w:t xml:space="preserve"> of the modeled solar spectral irradiance to these potential instrumental trends, the respective coefficients for sunspot darkening and facular brightening are derived from a multiple linear regression technique applied to the sunspot area and Mg II index data, respectively, and the </w:t>
      </w:r>
      <w:r w:rsidR="0030278E" w:rsidRPr="00A666D1">
        <w:rPr>
          <w:rFonts w:asciiTheme="majorHAnsi" w:hAnsiTheme="majorHAnsi"/>
          <w:i/>
          <w:sz w:val="24"/>
          <w:szCs w:val="24"/>
        </w:rPr>
        <w:t>detrended</w:t>
      </w:r>
      <w:r w:rsidR="0030278E" w:rsidRPr="00A666D1">
        <w:rPr>
          <w:rFonts w:asciiTheme="majorHAnsi" w:hAnsiTheme="majorHAnsi"/>
          <w:sz w:val="24"/>
          <w:szCs w:val="24"/>
        </w:rPr>
        <w:t xml:space="preserve"> (i.e. subtraction of an 81-day running mean) SORCE SIM obse</w:t>
      </w:r>
      <w:r w:rsidR="00D0108C" w:rsidRPr="00A666D1">
        <w:rPr>
          <w:rFonts w:asciiTheme="majorHAnsi" w:hAnsiTheme="majorHAnsi"/>
          <w:sz w:val="24"/>
          <w:szCs w:val="24"/>
        </w:rPr>
        <w:t xml:space="preserve">rvations (as described in </w:t>
      </w:r>
      <w:r w:rsidR="0030278E" w:rsidRPr="00A666D1">
        <w:rPr>
          <w:rFonts w:asciiTheme="majorHAnsi" w:hAnsiTheme="majorHAnsi"/>
          <w:sz w:val="24"/>
          <w:szCs w:val="24"/>
        </w:rPr>
        <w:t>Section 3.4).</w:t>
      </w:r>
      <w:r w:rsidR="0020665E" w:rsidRPr="00A666D1">
        <w:rPr>
          <w:rFonts w:asciiTheme="majorHAnsi" w:hAnsiTheme="majorHAnsi"/>
          <w:sz w:val="24"/>
          <w:szCs w:val="24"/>
        </w:rPr>
        <w:t xml:space="preserve"> </w:t>
      </w:r>
    </w:p>
    <w:p w14:paraId="4AB0B871" w14:textId="458859A8" w:rsidR="00807678" w:rsidRPr="00B92EB4" w:rsidRDefault="00807678" w:rsidP="00807678">
      <w:pPr>
        <w:spacing w:before="60" w:after="60" w:line="280" w:lineRule="atLeast"/>
        <w:jc w:val="both"/>
        <w:rPr>
          <w:rFonts w:asciiTheme="majorHAnsi" w:hAnsiTheme="majorHAnsi"/>
          <w:b/>
          <w:i/>
          <w:sz w:val="28"/>
          <w:szCs w:val="28"/>
        </w:rPr>
      </w:pPr>
      <w:r w:rsidRPr="00B92EB4">
        <w:rPr>
          <w:rFonts w:asciiTheme="majorHAnsi" w:hAnsiTheme="majorHAnsi"/>
          <w:b/>
          <w:i/>
          <w:sz w:val="28"/>
          <w:szCs w:val="28"/>
        </w:rPr>
        <w:t>Degradation Monitoring and Correction of the TSIS Instrument Complement</w:t>
      </w:r>
    </w:p>
    <w:p w14:paraId="21E2096C" w14:textId="34C50B71" w:rsidR="00995583" w:rsidRPr="00A666D1" w:rsidRDefault="00995583" w:rsidP="00B411B9">
      <w:pPr>
        <w:pStyle w:val="BodyText"/>
        <w:spacing w:before="60" w:after="180"/>
        <w:rPr>
          <w:rFonts w:asciiTheme="majorHAnsi" w:hAnsiTheme="majorHAnsi"/>
        </w:rPr>
      </w:pPr>
      <w:r w:rsidRPr="00A666D1">
        <w:rPr>
          <w:rFonts w:asciiTheme="majorHAnsi" w:hAnsiTheme="majorHAnsi"/>
        </w:rPr>
        <w:t xml:space="preserve">The sensitivities of all instruments on TSIS are assumed to degrade as the </w:t>
      </w:r>
      <w:r w:rsidR="00AF48AB" w:rsidRPr="00A666D1">
        <w:rPr>
          <w:rFonts w:asciiTheme="majorHAnsi" w:hAnsiTheme="majorHAnsi"/>
        </w:rPr>
        <w:t>mission progresses</w:t>
      </w:r>
      <w:r w:rsidR="00255AAD">
        <w:rPr>
          <w:rFonts w:asciiTheme="majorHAnsi" w:hAnsiTheme="majorHAnsi"/>
        </w:rPr>
        <w:t xml:space="preserve"> and solar exposure accumulates</w:t>
      </w:r>
      <w:r w:rsidR="00AF48AB" w:rsidRPr="00A666D1">
        <w:rPr>
          <w:rFonts w:asciiTheme="majorHAnsi" w:hAnsiTheme="majorHAnsi"/>
        </w:rPr>
        <w:t xml:space="preserve">.  There are </w:t>
      </w:r>
      <w:r w:rsidRPr="00A666D1">
        <w:rPr>
          <w:rFonts w:asciiTheme="majorHAnsi" w:hAnsiTheme="majorHAnsi"/>
        </w:rPr>
        <w:t>general assumption</w:t>
      </w:r>
      <w:r w:rsidR="00AF48AB" w:rsidRPr="00A666D1">
        <w:rPr>
          <w:rFonts w:asciiTheme="majorHAnsi" w:hAnsiTheme="majorHAnsi"/>
        </w:rPr>
        <w:t>s</w:t>
      </w:r>
      <w:r w:rsidR="00790792" w:rsidRPr="00A666D1">
        <w:rPr>
          <w:rFonts w:asciiTheme="majorHAnsi" w:hAnsiTheme="majorHAnsi"/>
        </w:rPr>
        <w:t xml:space="preserve"> </w:t>
      </w:r>
      <w:r w:rsidRPr="00A666D1">
        <w:rPr>
          <w:rFonts w:asciiTheme="majorHAnsi" w:hAnsiTheme="majorHAnsi"/>
        </w:rPr>
        <w:t>that th</w:t>
      </w:r>
      <w:r w:rsidR="00525C26">
        <w:rPr>
          <w:rFonts w:asciiTheme="majorHAnsi" w:hAnsiTheme="majorHAnsi"/>
        </w:rPr>
        <w:t xml:space="preserve">e degradation will </w:t>
      </w:r>
      <w:r w:rsidRPr="00A666D1">
        <w:rPr>
          <w:rFonts w:asciiTheme="majorHAnsi" w:hAnsiTheme="majorHAnsi"/>
        </w:rPr>
        <w:t>monotonically decrease with time</w:t>
      </w:r>
      <w:r w:rsidR="00525C26">
        <w:rPr>
          <w:rFonts w:asciiTheme="majorHAnsi" w:hAnsiTheme="majorHAnsi"/>
        </w:rPr>
        <w:t xml:space="preserve"> </w:t>
      </w:r>
      <w:r w:rsidR="00AF48AB" w:rsidRPr="00A666D1">
        <w:rPr>
          <w:rFonts w:asciiTheme="majorHAnsi" w:hAnsiTheme="majorHAnsi"/>
        </w:rPr>
        <w:t>and</w:t>
      </w:r>
      <w:r w:rsidRPr="00A666D1">
        <w:rPr>
          <w:rFonts w:asciiTheme="majorHAnsi" w:hAnsiTheme="majorHAnsi"/>
        </w:rPr>
        <w:t xml:space="preserve"> that a primary cause of the decreased sensitivity is related to the exposure to the harsh radiation environment from the Sun</w:t>
      </w:r>
      <w:r w:rsidR="00AF48AB" w:rsidRPr="00A666D1">
        <w:rPr>
          <w:rFonts w:asciiTheme="majorHAnsi" w:hAnsiTheme="majorHAnsi"/>
        </w:rPr>
        <w:t xml:space="preserve">. However, there is no guarantee these assumptions will be met and </w:t>
      </w:r>
      <w:r w:rsidRPr="00A666D1">
        <w:rPr>
          <w:rFonts w:asciiTheme="majorHAnsi" w:hAnsiTheme="majorHAnsi"/>
        </w:rPr>
        <w:t xml:space="preserve">other changes that are strictly time-dependent, or aging effects, must also be considered.  </w:t>
      </w:r>
      <w:r w:rsidR="00AF48AB" w:rsidRPr="00A666D1">
        <w:rPr>
          <w:rFonts w:asciiTheme="majorHAnsi" w:hAnsiTheme="majorHAnsi"/>
        </w:rPr>
        <w:t xml:space="preserve">The possibility that instrument </w:t>
      </w:r>
      <w:r w:rsidRPr="00A666D1">
        <w:rPr>
          <w:rFonts w:asciiTheme="majorHAnsi" w:hAnsiTheme="majorHAnsi"/>
        </w:rPr>
        <w:t xml:space="preserve">sensitivity </w:t>
      </w:r>
      <w:r w:rsidR="00AF48AB" w:rsidRPr="00A666D1">
        <w:rPr>
          <w:rFonts w:asciiTheme="majorHAnsi" w:hAnsiTheme="majorHAnsi"/>
        </w:rPr>
        <w:t xml:space="preserve">may increase </w:t>
      </w:r>
      <w:r w:rsidRPr="00A666D1">
        <w:rPr>
          <w:rFonts w:asciiTheme="majorHAnsi" w:hAnsiTheme="majorHAnsi"/>
        </w:rPr>
        <w:t xml:space="preserve">cannot be ruled out, and the degradation analysis does not preclude this condition. </w:t>
      </w:r>
    </w:p>
    <w:p w14:paraId="39EDA57C" w14:textId="5E4A1184" w:rsidR="00285266" w:rsidRPr="00F87274" w:rsidRDefault="00285266" w:rsidP="00B411B9">
      <w:pPr>
        <w:pStyle w:val="BodyText"/>
        <w:spacing w:before="60" w:after="180"/>
        <w:rPr>
          <w:rFonts w:asciiTheme="majorHAnsi" w:hAnsiTheme="majorHAnsi"/>
        </w:rPr>
      </w:pPr>
      <w:r w:rsidRPr="00F87274">
        <w:rPr>
          <w:rFonts w:asciiTheme="majorHAnsi" w:hAnsiTheme="majorHAnsi"/>
        </w:rPr>
        <w:t xml:space="preserve">Exposure and time-dependent degradation is a challenging problem and will require refinements throughout the mission as well as considerable analyses effort by the TSIS </w:t>
      </w:r>
      <w:r w:rsidR="008D32C8" w:rsidRPr="00F87274">
        <w:rPr>
          <w:rFonts w:asciiTheme="majorHAnsi" w:hAnsiTheme="majorHAnsi"/>
        </w:rPr>
        <w:t>instrument scientists</w:t>
      </w:r>
      <w:r w:rsidRPr="00F87274">
        <w:rPr>
          <w:rFonts w:asciiTheme="majorHAnsi" w:hAnsiTheme="majorHAnsi"/>
        </w:rPr>
        <w:t xml:space="preserve">.  In addition, any correction parameterization used initially may need </w:t>
      </w:r>
      <w:r w:rsidRPr="00F87274">
        <w:rPr>
          <w:rFonts w:asciiTheme="majorHAnsi" w:hAnsiTheme="majorHAnsi"/>
        </w:rPr>
        <w:lastRenderedPageBreak/>
        <w:t>evaluation and modification during the mission.</w:t>
      </w:r>
      <w:r w:rsidR="008D32C8" w:rsidRPr="00F87274">
        <w:rPr>
          <w:rFonts w:asciiTheme="majorHAnsi" w:hAnsiTheme="majorHAnsi"/>
        </w:rPr>
        <w:t xml:space="preserve"> Unexpected changes to the thermal stability of the spacecraft environment may require offsets in the analysis of certain data, </w:t>
      </w:r>
      <w:r w:rsidR="00590B5C" w:rsidRPr="00F87274">
        <w:rPr>
          <w:rFonts w:asciiTheme="majorHAnsi" w:hAnsiTheme="majorHAnsi"/>
        </w:rPr>
        <w:t xml:space="preserve">and electronics and detector functionality </w:t>
      </w:r>
      <w:r w:rsidR="008D32C8" w:rsidRPr="00F87274">
        <w:rPr>
          <w:rFonts w:asciiTheme="majorHAnsi" w:hAnsiTheme="majorHAnsi"/>
        </w:rPr>
        <w:t>can be impacted by energetic particles in major solar storms. Such impacts may require discontinuous changes in the science product rather than parameterized functions.</w:t>
      </w:r>
    </w:p>
    <w:p w14:paraId="58D9DBC5" w14:textId="35276C62" w:rsidR="008C7BC4" w:rsidRPr="00F87274" w:rsidRDefault="00B674D0" w:rsidP="00B411B9">
      <w:pPr>
        <w:pStyle w:val="BodyText"/>
        <w:spacing w:before="60" w:after="180"/>
        <w:rPr>
          <w:rFonts w:asciiTheme="majorHAnsi" w:hAnsiTheme="majorHAnsi"/>
        </w:rPr>
      </w:pPr>
      <w:r w:rsidRPr="00F87274">
        <w:rPr>
          <w:rFonts w:asciiTheme="majorHAnsi" w:hAnsiTheme="majorHAnsi"/>
        </w:rPr>
        <w:t>The TSIS instrument science team will examine pre-launch characterizations and in-flight calibrations to derive appropriate degradation corrections.  The technique used to understand instrument degradation for the TSIS TIM and SIM instruments is to have completely independent instrument channels, to use each channel with a varying duty cycle, and then to compare their observations of the Sun.  The degradation in the instruments is assumed to be primarily dependent on the exposure of the optics and detectors to solar radiation. With the assumption that exposure-dependent degradation will proceed proportionally faster for the normal channel, an exposure-dependent model of degradation is developed.</w:t>
      </w:r>
      <w:r w:rsidR="00285266" w:rsidRPr="00F87274">
        <w:rPr>
          <w:rFonts w:asciiTheme="majorHAnsi" w:hAnsiTheme="majorHAnsi"/>
        </w:rPr>
        <w:t xml:space="preserve"> </w:t>
      </w:r>
      <w:r w:rsidR="005D6067" w:rsidRPr="00F87274">
        <w:rPr>
          <w:rFonts w:asciiTheme="majorHAnsi" w:hAnsiTheme="majorHAnsi"/>
        </w:rPr>
        <w:t>The TSIS ATBD</w:t>
      </w:r>
      <w:r w:rsidR="00032622">
        <w:rPr>
          <w:rFonts w:asciiTheme="majorHAnsi" w:hAnsiTheme="majorHAnsi"/>
        </w:rPr>
        <w:t xml:space="preserve"> (</w:t>
      </w:r>
      <w:r w:rsidR="00E4005C">
        <w:rPr>
          <w:rFonts w:asciiTheme="majorHAnsi" w:hAnsiTheme="majorHAnsi"/>
        </w:rPr>
        <w:t>Coddington et al., 2013)</w:t>
      </w:r>
      <w:r w:rsidR="00F9220E">
        <w:rPr>
          <w:rFonts w:asciiTheme="majorHAnsi" w:hAnsiTheme="majorHAnsi"/>
        </w:rPr>
        <w:t xml:space="preserve"> outlines a</w:t>
      </w:r>
      <w:r w:rsidR="008C7BC4" w:rsidRPr="00F87274">
        <w:rPr>
          <w:rFonts w:asciiTheme="majorHAnsi" w:hAnsiTheme="majorHAnsi"/>
        </w:rPr>
        <w:t xml:space="preserve"> proposed model for monitoring and correcting each TSIS SIM observation for degradation. </w:t>
      </w:r>
    </w:p>
    <w:p w14:paraId="0FEE674D" w14:textId="35316FEE" w:rsidR="00B674D0" w:rsidRPr="00A666D1" w:rsidRDefault="00B674D0" w:rsidP="00995583">
      <w:pPr>
        <w:pStyle w:val="BodyText"/>
        <w:rPr>
          <w:rFonts w:asciiTheme="majorHAnsi" w:hAnsiTheme="majorHAnsi"/>
        </w:rPr>
      </w:pPr>
    </w:p>
    <w:p w14:paraId="449FC05F" w14:textId="77777777" w:rsidR="00B674D0" w:rsidRPr="00995583" w:rsidRDefault="00B674D0" w:rsidP="00995583">
      <w:pPr>
        <w:pStyle w:val="BodyText"/>
        <w:rPr>
          <w:rFonts w:asciiTheme="majorHAnsi" w:hAnsiTheme="majorHAnsi"/>
        </w:rPr>
      </w:pPr>
    </w:p>
    <w:p w14:paraId="5C4FD103" w14:textId="77777777" w:rsidR="000C19D7" w:rsidRDefault="00D56E9A" w:rsidP="00C53635">
      <w:pPr>
        <w:pStyle w:val="CDRHeading1"/>
      </w:pPr>
      <w:bookmarkStart w:id="67" w:name="_Toc269030709"/>
      <w:r>
        <w:lastRenderedPageBreak/>
        <w:t>Future</w:t>
      </w:r>
      <w:r w:rsidR="000C19D7">
        <w:t xml:space="preserve"> </w:t>
      </w:r>
      <w:r w:rsidR="00925A60">
        <w:t>Enhancements</w:t>
      </w:r>
      <w:bookmarkEnd w:id="67"/>
    </w:p>
    <w:p w14:paraId="51A19FB3" w14:textId="1D55813A" w:rsidR="00FF74F1" w:rsidRDefault="00FF74F1" w:rsidP="00FF74F1">
      <w:pPr>
        <w:pStyle w:val="CDRBodyText"/>
        <w:ind w:firstLine="0"/>
        <w:rPr>
          <w:rFonts w:asciiTheme="majorHAnsi" w:hAnsiTheme="majorHAnsi"/>
        </w:rPr>
      </w:pPr>
      <w:r w:rsidRPr="00A666D1">
        <w:rPr>
          <w:rFonts w:asciiTheme="majorHAnsi" w:hAnsiTheme="majorHAnsi"/>
        </w:rPr>
        <w:t xml:space="preserve">Planned </w:t>
      </w:r>
      <w:r w:rsidR="00997A34">
        <w:rPr>
          <w:rFonts w:asciiTheme="majorHAnsi" w:hAnsiTheme="majorHAnsi"/>
        </w:rPr>
        <w:t xml:space="preserve">in the immediate future </w:t>
      </w:r>
      <w:r w:rsidRPr="00A666D1">
        <w:rPr>
          <w:rFonts w:asciiTheme="majorHAnsi" w:hAnsiTheme="majorHAnsi"/>
        </w:rPr>
        <w:t xml:space="preserve">are more sophisticated </w:t>
      </w:r>
      <w:r w:rsidR="00997A34">
        <w:rPr>
          <w:rFonts w:asciiTheme="majorHAnsi" w:hAnsiTheme="majorHAnsi"/>
        </w:rPr>
        <w:t xml:space="preserve">determinations, and </w:t>
      </w:r>
      <w:r w:rsidRPr="00A666D1">
        <w:rPr>
          <w:rFonts w:asciiTheme="majorHAnsi" w:hAnsiTheme="majorHAnsi"/>
        </w:rPr>
        <w:t>near-real time validation</w:t>
      </w:r>
      <w:r w:rsidR="00997A34">
        <w:rPr>
          <w:rFonts w:asciiTheme="majorHAnsi" w:hAnsiTheme="majorHAnsi"/>
        </w:rPr>
        <w:t>,</w:t>
      </w:r>
      <w:r w:rsidRPr="00A666D1">
        <w:rPr>
          <w:rFonts w:asciiTheme="majorHAnsi" w:hAnsiTheme="majorHAnsi"/>
        </w:rPr>
        <w:t xml:space="preserve"> of the sunspot darkening and facular brightening </w:t>
      </w:r>
      <w:r w:rsidR="00997A34" w:rsidRPr="00A666D1">
        <w:rPr>
          <w:rFonts w:asciiTheme="majorHAnsi" w:hAnsiTheme="majorHAnsi"/>
        </w:rPr>
        <w:t>inputs</w:t>
      </w:r>
      <w:r w:rsidR="00184295">
        <w:rPr>
          <w:rFonts w:asciiTheme="majorHAnsi" w:hAnsiTheme="majorHAnsi"/>
        </w:rPr>
        <w:t xml:space="preserve">. Improved algorithm inputs </w:t>
      </w:r>
      <w:r w:rsidRPr="00A666D1">
        <w:rPr>
          <w:rFonts w:asciiTheme="majorHAnsi" w:hAnsiTheme="majorHAnsi"/>
        </w:rPr>
        <w:t xml:space="preserve">will aid in securing </w:t>
      </w:r>
      <w:r w:rsidR="00997A34">
        <w:rPr>
          <w:rFonts w:asciiTheme="majorHAnsi" w:hAnsiTheme="majorHAnsi"/>
        </w:rPr>
        <w:t>more robust algorithm output</w:t>
      </w:r>
      <w:r w:rsidRPr="00A666D1">
        <w:rPr>
          <w:rFonts w:asciiTheme="majorHAnsi" w:hAnsiTheme="majorHAnsi"/>
        </w:rPr>
        <w:t xml:space="preserve">. </w:t>
      </w:r>
      <w:r w:rsidR="00943CFD">
        <w:rPr>
          <w:rFonts w:asciiTheme="majorHAnsi" w:hAnsiTheme="majorHAnsi"/>
        </w:rPr>
        <w:t>Also planned</w:t>
      </w:r>
      <w:r w:rsidR="00997A34">
        <w:rPr>
          <w:rFonts w:asciiTheme="majorHAnsi" w:hAnsiTheme="majorHAnsi"/>
        </w:rPr>
        <w:t xml:space="preserve"> are improved uncertainty estimates, taking into account the assumptions in the algorithm formulation. On longer time scales, the algorithm may be revised and updated with </w:t>
      </w:r>
      <w:r w:rsidR="00E37E9C">
        <w:rPr>
          <w:rFonts w:asciiTheme="majorHAnsi" w:hAnsiTheme="majorHAnsi"/>
        </w:rPr>
        <w:t xml:space="preserve">a </w:t>
      </w:r>
      <w:r w:rsidR="00997A34">
        <w:rPr>
          <w:rFonts w:asciiTheme="majorHAnsi" w:hAnsiTheme="majorHAnsi"/>
        </w:rPr>
        <w:t xml:space="preserve">new </w:t>
      </w:r>
      <w:r w:rsidR="00E37E9C">
        <w:rPr>
          <w:rFonts w:asciiTheme="majorHAnsi" w:hAnsiTheme="majorHAnsi"/>
        </w:rPr>
        <w:t xml:space="preserve">formulation framework and </w:t>
      </w:r>
      <w:r w:rsidR="00997A34">
        <w:rPr>
          <w:rFonts w:asciiTheme="majorHAnsi" w:hAnsiTheme="majorHAnsi"/>
        </w:rPr>
        <w:t xml:space="preserve">coefficients, to reflect improved understanding </w:t>
      </w:r>
      <w:r w:rsidR="00943CFD">
        <w:rPr>
          <w:rFonts w:asciiTheme="majorHAnsi" w:hAnsiTheme="majorHAnsi"/>
        </w:rPr>
        <w:t xml:space="preserve">of solar irradiance absolute scale and variability </w:t>
      </w:r>
      <w:r w:rsidR="00997A34">
        <w:rPr>
          <w:rFonts w:asciiTheme="majorHAnsi" w:hAnsiTheme="majorHAnsi"/>
        </w:rPr>
        <w:t xml:space="preserve">from ongoing analysis </w:t>
      </w:r>
      <w:r w:rsidR="00943CFD">
        <w:rPr>
          <w:rFonts w:asciiTheme="majorHAnsi" w:hAnsiTheme="majorHAnsi"/>
        </w:rPr>
        <w:t xml:space="preserve">and recalibration </w:t>
      </w:r>
      <w:r w:rsidR="00997A34">
        <w:rPr>
          <w:rFonts w:asciiTheme="majorHAnsi" w:hAnsiTheme="majorHAnsi"/>
        </w:rPr>
        <w:t xml:space="preserve">of existing irradiance (and other) datasets, as well as the availably of reprocessed </w:t>
      </w:r>
      <w:r w:rsidR="00943CFD">
        <w:rPr>
          <w:rFonts w:asciiTheme="majorHAnsi" w:hAnsiTheme="majorHAnsi"/>
        </w:rPr>
        <w:t xml:space="preserve">and new </w:t>
      </w:r>
      <w:r w:rsidR="00997A34">
        <w:rPr>
          <w:rFonts w:asciiTheme="majorHAnsi" w:hAnsiTheme="majorHAnsi"/>
        </w:rPr>
        <w:t>irradiance databases, such as from TCTE and TSIS observations.</w:t>
      </w:r>
    </w:p>
    <w:p w14:paraId="22BDF94B" w14:textId="1F540473" w:rsidR="00997A34" w:rsidRPr="00A666D1" w:rsidRDefault="00997A34" w:rsidP="00FF74F1">
      <w:pPr>
        <w:pStyle w:val="CDRBodyText"/>
        <w:ind w:firstLine="0"/>
        <w:rPr>
          <w:rFonts w:asciiTheme="majorHAnsi" w:hAnsiTheme="majorHAnsi"/>
        </w:rPr>
      </w:pPr>
      <w:r>
        <w:rPr>
          <w:rFonts w:asciiTheme="majorHAnsi" w:hAnsiTheme="majorHAnsi"/>
        </w:rPr>
        <w:t>Because solar irradiance is a</w:t>
      </w:r>
      <w:r w:rsidR="00943CFD">
        <w:rPr>
          <w:rFonts w:asciiTheme="majorHAnsi" w:hAnsiTheme="majorHAnsi"/>
        </w:rPr>
        <w:t>n</w:t>
      </w:r>
      <w:r>
        <w:rPr>
          <w:rFonts w:asciiTheme="majorHAnsi" w:hAnsiTheme="majorHAnsi"/>
        </w:rPr>
        <w:t xml:space="preserve"> </w:t>
      </w:r>
      <w:r w:rsidR="00943CFD">
        <w:rPr>
          <w:rFonts w:asciiTheme="majorHAnsi" w:hAnsiTheme="majorHAnsi"/>
        </w:rPr>
        <w:t>essential,</w:t>
      </w:r>
      <w:r>
        <w:rPr>
          <w:rFonts w:asciiTheme="majorHAnsi" w:hAnsiTheme="majorHAnsi"/>
        </w:rPr>
        <w:t xml:space="preserve"> universal input for models of the terrestrial environment, we also anticipate provision of new irradiance products to accommodate</w:t>
      </w:r>
      <w:r w:rsidR="00E559AD">
        <w:rPr>
          <w:rFonts w:asciiTheme="majorHAnsi" w:hAnsiTheme="majorHAnsi"/>
        </w:rPr>
        <w:t xml:space="preserve"> the evolving needs of the user community, whi</w:t>
      </w:r>
      <w:r w:rsidR="00184295">
        <w:rPr>
          <w:rFonts w:asciiTheme="majorHAnsi" w:hAnsiTheme="majorHAnsi"/>
        </w:rPr>
        <w:t>ch we plan to monitor closely.</w:t>
      </w:r>
      <w:r w:rsidR="00E559AD">
        <w:rPr>
          <w:rFonts w:asciiTheme="majorHAnsi" w:hAnsiTheme="majorHAnsi"/>
        </w:rPr>
        <w:t xml:space="preserve"> </w:t>
      </w:r>
    </w:p>
    <w:p w14:paraId="213BF8E7" w14:textId="2B0A294D" w:rsidR="00C338A2" w:rsidRPr="00AB2930" w:rsidRDefault="00C338A2" w:rsidP="00C53635">
      <w:pPr>
        <w:pStyle w:val="CDRHeading2"/>
      </w:pPr>
      <w:bookmarkStart w:id="68" w:name="_Toc269030710"/>
      <w:r w:rsidRPr="00AB2930">
        <w:t>Enhancement 1</w:t>
      </w:r>
      <w:bookmarkEnd w:id="68"/>
      <w:r w:rsidR="00171431">
        <w:t>: Improved Sunspot Darkening</w:t>
      </w:r>
      <w:r w:rsidR="00012376">
        <w:t xml:space="preserve"> Index</w:t>
      </w:r>
    </w:p>
    <w:p w14:paraId="14C87F80" w14:textId="4DB2FD8D" w:rsidR="00FA4934" w:rsidRPr="001976BB" w:rsidRDefault="00CD2138" w:rsidP="00CD2138">
      <w:pPr>
        <w:pStyle w:val="CDRBodyText"/>
        <w:ind w:firstLine="0"/>
        <w:rPr>
          <w:rFonts w:asciiTheme="majorHAnsi" w:hAnsiTheme="majorHAnsi"/>
          <w:color w:val="000000" w:themeColor="text1"/>
        </w:rPr>
      </w:pPr>
      <w:r w:rsidRPr="001976BB">
        <w:rPr>
          <w:rFonts w:asciiTheme="majorHAnsi" w:hAnsiTheme="majorHAnsi"/>
          <w:color w:val="000000" w:themeColor="text1"/>
        </w:rPr>
        <w:t xml:space="preserve">Preliminary comparisons of the NRLTSI2 and NRLSSI2 models with observations suggest that the model overestimates </w:t>
      </w:r>
      <w:r w:rsidR="00184295" w:rsidRPr="001976BB">
        <w:rPr>
          <w:rFonts w:asciiTheme="majorHAnsi" w:hAnsiTheme="majorHAnsi"/>
          <w:color w:val="000000" w:themeColor="text1"/>
        </w:rPr>
        <w:t xml:space="preserve">(slightly) </w:t>
      </w:r>
      <w:r w:rsidRPr="001976BB">
        <w:rPr>
          <w:rFonts w:asciiTheme="majorHAnsi" w:hAnsiTheme="majorHAnsi"/>
          <w:color w:val="000000" w:themeColor="text1"/>
        </w:rPr>
        <w:t>the irradiance reduction when the sunspot darkening is large and underestimate</w:t>
      </w:r>
      <w:r w:rsidR="00184295" w:rsidRPr="001976BB">
        <w:rPr>
          <w:rFonts w:asciiTheme="majorHAnsi" w:hAnsiTheme="majorHAnsi"/>
          <w:color w:val="000000" w:themeColor="text1"/>
        </w:rPr>
        <w:t>s it (slightly)</w:t>
      </w:r>
      <w:r w:rsidRPr="001976BB">
        <w:rPr>
          <w:rFonts w:asciiTheme="majorHAnsi" w:hAnsiTheme="majorHAnsi"/>
          <w:color w:val="000000" w:themeColor="text1"/>
        </w:rPr>
        <w:t xml:space="preserve"> when the sunspot darkening is small. This is visuall</w:t>
      </w:r>
      <w:r w:rsidR="00943CFD" w:rsidRPr="001976BB">
        <w:rPr>
          <w:rFonts w:asciiTheme="majorHAnsi" w:hAnsiTheme="majorHAnsi"/>
          <w:color w:val="000000" w:themeColor="text1"/>
        </w:rPr>
        <w:t xml:space="preserve">y evident in the comparison of </w:t>
      </w:r>
      <w:r w:rsidRPr="001976BB">
        <w:rPr>
          <w:rFonts w:asciiTheme="majorHAnsi" w:hAnsiTheme="majorHAnsi"/>
          <w:color w:val="000000" w:themeColor="text1"/>
        </w:rPr>
        <w:t>the NRLTSI2 model with the TIM observations during the largest rotational modulation that SORCE has observed (in October 2003), shown in Figure 11 (upper left plot)</w:t>
      </w:r>
      <w:r w:rsidR="003A0428" w:rsidRPr="001976BB">
        <w:rPr>
          <w:rFonts w:asciiTheme="majorHAnsi" w:hAnsiTheme="majorHAnsi"/>
          <w:color w:val="000000" w:themeColor="text1"/>
        </w:rPr>
        <w:t>.</w:t>
      </w:r>
      <w:r w:rsidRPr="001976BB">
        <w:rPr>
          <w:rFonts w:asciiTheme="majorHAnsi" w:hAnsiTheme="majorHAnsi"/>
          <w:color w:val="000000" w:themeColor="text1"/>
        </w:rPr>
        <w:t xml:space="preserve"> It is also eviden</w:t>
      </w:r>
      <w:r w:rsidR="00C426C1" w:rsidRPr="001976BB">
        <w:rPr>
          <w:rFonts w:asciiTheme="majorHAnsi" w:hAnsiTheme="majorHAnsi"/>
          <w:color w:val="000000" w:themeColor="text1"/>
        </w:rPr>
        <w:t>t</w:t>
      </w:r>
      <w:r w:rsidRPr="001976BB">
        <w:rPr>
          <w:rFonts w:asciiTheme="majorHAnsi" w:hAnsiTheme="majorHAnsi"/>
          <w:color w:val="000000" w:themeColor="text1"/>
        </w:rPr>
        <w:t xml:space="preserve"> in the c</w:t>
      </w:r>
      <w:r w:rsidR="00C426C1" w:rsidRPr="001976BB">
        <w:rPr>
          <w:rFonts w:asciiTheme="majorHAnsi" w:hAnsiTheme="majorHAnsi"/>
          <w:color w:val="000000" w:themeColor="text1"/>
        </w:rPr>
        <w:t>om</w:t>
      </w:r>
      <w:r w:rsidRPr="001976BB">
        <w:rPr>
          <w:rFonts w:asciiTheme="majorHAnsi" w:hAnsiTheme="majorHAnsi"/>
          <w:color w:val="000000" w:themeColor="text1"/>
        </w:rPr>
        <w:t>p</w:t>
      </w:r>
      <w:r w:rsidR="00C426C1" w:rsidRPr="001976BB">
        <w:rPr>
          <w:rFonts w:asciiTheme="majorHAnsi" w:hAnsiTheme="majorHAnsi"/>
          <w:color w:val="000000" w:themeColor="text1"/>
        </w:rPr>
        <w:t>a</w:t>
      </w:r>
      <w:r w:rsidRPr="001976BB">
        <w:rPr>
          <w:rFonts w:asciiTheme="majorHAnsi" w:hAnsiTheme="majorHAnsi"/>
          <w:color w:val="000000" w:themeColor="text1"/>
        </w:rPr>
        <w:t>rison of the NRLSSI2 irradiance in broad w</w:t>
      </w:r>
      <w:r w:rsidR="00C426C1" w:rsidRPr="001976BB">
        <w:rPr>
          <w:rFonts w:asciiTheme="majorHAnsi" w:hAnsiTheme="majorHAnsi"/>
          <w:color w:val="000000" w:themeColor="text1"/>
        </w:rPr>
        <w:t>avelength bands with</w:t>
      </w:r>
      <w:r w:rsidRPr="001976BB">
        <w:rPr>
          <w:rFonts w:asciiTheme="majorHAnsi" w:hAnsiTheme="majorHAnsi"/>
          <w:color w:val="000000" w:themeColor="text1"/>
        </w:rPr>
        <w:t xml:space="preserve"> SIM </w:t>
      </w:r>
      <w:r w:rsidR="00C426C1" w:rsidRPr="001976BB">
        <w:rPr>
          <w:rFonts w:asciiTheme="majorHAnsi" w:hAnsiTheme="majorHAnsi"/>
          <w:color w:val="000000" w:themeColor="text1"/>
        </w:rPr>
        <w:t>observations</w:t>
      </w:r>
      <w:r w:rsidRPr="001976BB">
        <w:rPr>
          <w:rFonts w:asciiTheme="majorHAnsi" w:hAnsiTheme="majorHAnsi"/>
          <w:color w:val="000000" w:themeColor="text1"/>
        </w:rPr>
        <w:t>, show</w:t>
      </w:r>
      <w:r w:rsidR="00C426C1" w:rsidRPr="001976BB">
        <w:rPr>
          <w:rFonts w:asciiTheme="majorHAnsi" w:hAnsiTheme="majorHAnsi"/>
          <w:color w:val="000000" w:themeColor="text1"/>
        </w:rPr>
        <w:t>n</w:t>
      </w:r>
      <w:r w:rsidRPr="001976BB">
        <w:rPr>
          <w:rFonts w:asciiTheme="majorHAnsi" w:hAnsiTheme="majorHAnsi"/>
          <w:color w:val="000000" w:themeColor="text1"/>
        </w:rPr>
        <w:t xml:space="preserve"> in Figure 13.</w:t>
      </w:r>
    </w:p>
    <w:p w14:paraId="7DC0F53F" w14:textId="1FC423BD" w:rsidR="00C426C1" w:rsidRPr="001976BB" w:rsidRDefault="00CD2138" w:rsidP="00CD2138">
      <w:pPr>
        <w:pStyle w:val="CDRBodyText"/>
        <w:ind w:firstLine="0"/>
        <w:rPr>
          <w:rFonts w:asciiTheme="majorHAnsi" w:hAnsiTheme="majorHAnsi"/>
          <w:color w:val="000000" w:themeColor="text1"/>
        </w:rPr>
      </w:pPr>
      <w:r w:rsidRPr="001976BB">
        <w:rPr>
          <w:rFonts w:asciiTheme="majorHAnsi" w:hAnsiTheme="majorHAnsi"/>
          <w:color w:val="000000" w:themeColor="text1"/>
        </w:rPr>
        <w:t xml:space="preserve">A likely reason for these </w:t>
      </w:r>
      <w:r w:rsidR="00C426C1" w:rsidRPr="001976BB">
        <w:rPr>
          <w:rFonts w:asciiTheme="majorHAnsi" w:hAnsiTheme="majorHAnsi"/>
          <w:color w:val="000000" w:themeColor="text1"/>
        </w:rPr>
        <w:t xml:space="preserve">differences is the </w:t>
      </w:r>
      <w:r w:rsidR="00184295" w:rsidRPr="001976BB">
        <w:rPr>
          <w:rFonts w:asciiTheme="majorHAnsi" w:hAnsiTheme="majorHAnsi"/>
          <w:color w:val="000000" w:themeColor="text1"/>
        </w:rPr>
        <w:t xml:space="preserve">less than optimal </w:t>
      </w:r>
      <w:r w:rsidR="00C426C1" w:rsidRPr="001976BB">
        <w:rPr>
          <w:rFonts w:asciiTheme="majorHAnsi" w:hAnsiTheme="majorHAnsi"/>
          <w:color w:val="000000" w:themeColor="text1"/>
        </w:rPr>
        <w:t>para</w:t>
      </w:r>
      <w:r w:rsidRPr="001976BB">
        <w:rPr>
          <w:rFonts w:asciiTheme="majorHAnsi" w:hAnsiTheme="majorHAnsi"/>
          <w:color w:val="000000" w:themeColor="text1"/>
        </w:rPr>
        <w:t>me</w:t>
      </w:r>
      <w:r w:rsidR="00C426C1" w:rsidRPr="001976BB">
        <w:rPr>
          <w:rFonts w:asciiTheme="majorHAnsi" w:hAnsiTheme="majorHAnsi"/>
          <w:color w:val="000000" w:themeColor="text1"/>
        </w:rPr>
        <w:t>teriza</w:t>
      </w:r>
      <w:r w:rsidRPr="001976BB">
        <w:rPr>
          <w:rFonts w:asciiTheme="majorHAnsi" w:hAnsiTheme="majorHAnsi"/>
          <w:color w:val="000000" w:themeColor="text1"/>
        </w:rPr>
        <w:t>tion in the algo</w:t>
      </w:r>
      <w:r w:rsidR="00C426C1" w:rsidRPr="001976BB">
        <w:rPr>
          <w:rFonts w:asciiTheme="majorHAnsi" w:hAnsiTheme="majorHAnsi"/>
          <w:color w:val="000000" w:themeColor="text1"/>
        </w:rPr>
        <w:t>rithm of the sunspot cont</w:t>
      </w:r>
      <w:r w:rsidRPr="001976BB">
        <w:rPr>
          <w:rFonts w:asciiTheme="majorHAnsi" w:hAnsiTheme="majorHAnsi"/>
          <w:color w:val="000000" w:themeColor="text1"/>
        </w:rPr>
        <w:t>rast with are</w:t>
      </w:r>
      <w:r w:rsidR="00C426C1" w:rsidRPr="001976BB">
        <w:rPr>
          <w:rFonts w:asciiTheme="majorHAnsi" w:hAnsiTheme="majorHAnsi"/>
          <w:color w:val="000000" w:themeColor="text1"/>
        </w:rPr>
        <w:t>a</w:t>
      </w:r>
      <w:r w:rsidRPr="001976BB">
        <w:rPr>
          <w:rFonts w:asciiTheme="majorHAnsi" w:hAnsiTheme="majorHAnsi"/>
          <w:color w:val="000000" w:themeColor="text1"/>
        </w:rPr>
        <w:t xml:space="preserve">, </w:t>
      </w:r>
      <w:r w:rsidR="00C426C1" w:rsidRPr="001976BB">
        <w:rPr>
          <w:rFonts w:asciiTheme="majorHAnsi" w:hAnsiTheme="majorHAnsi"/>
          <w:color w:val="000000" w:themeColor="text1"/>
        </w:rPr>
        <w:t>which is</w:t>
      </w:r>
      <w:r w:rsidRPr="001976BB">
        <w:rPr>
          <w:rFonts w:asciiTheme="majorHAnsi" w:hAnsiTheme="majorHAnsi"/>
          <w:color w:val="000000" w:themeColor="text1"/>
        </w:rPr>
        <w:t xml:space="preserve"> given </w:t>
      </w:r>
      <w:r w:rsidR="00C426C1" w:rsidRPr="001976BB">
        <w:rPr>
          <w:rFonts w:asciiTheme="majorHAnsi" w:hAnsiTheme="majorHAnsi"/>
          <w:color w:val="000000" w:themeColor="text1"/>
        </w:rPr>
        <w:t>in Section as</w:t>
      </w:r>
      <w:r w:rsidRPr="001976BB">
        <w:rPr>
          <w:rFonts w:asciiTheme="majorHAnsi" w:hAnsiTheme="majorHAnsi"/>
          <w:color w:val="000000" w:themeColor="text1"/>
        </w:rPr>
        <w:t xml:space="preserve"> </w:t>
      </w:r>
    </w:p>
    <w:p w14:paraId="0F981BF9" w14:textId="77777777" w:rsidR="00C426C1" w:rsidRPr="001976BB" w:rsidRDefault="00BD4413" w:rsidP="00C426C1">
      <w:pPr>
        <w:pStyle w:val="CDRBodyText"/>
        <w:ind w:firstLine="0"/>
        <w:rPr>
          <w:rFonts w:asciiTheme="majorHAnsi" w:hAnsiTheme="majorHAnsi"/>
        </w:rPr>
      </w:pPr>
      <m:oMathPara>
        <m:oMath>
          <m:sSubSup>
            <m:sSubSupPr>
              <m:ctrlPr>
                <w:rPr>
                  <w:rFonts w:ascii="Cambria Math" w:hAnsi="Cambria Math"/>
                  <w:i/>
                </w:rPr>
              </m:ctrlPr>
            </m:sSubSupPr>
            <m:e>
              <m:r>
                <w:rPr>
                  <w:rFonts w:ascii="Cambria Math" w:hAnsi="Cambria Math"/>
                </w:rPr>
                <m:t>C</m:t>
              </m:r>
            </m:e>
            <m:sub>
              <m:r>
                <w:rPr>
                  <w:rFonts w:ascii="Cambria Math" w:hAnsi="Cambria Math"/>
                </w:rPr>
                <m:t>S</m:t>
              </m:r>
            </m:sub>
            <m:sup>
              <m:r>
                <w:rPr>
                  <w:rFonts w:ascii="Cambria Math" w:hAnsi="Cambria Math"/>
                </w:rPr>
                <m:t>B</m:t>
              </m:r>
            </m:sup>
          </m:sSubSup>
          <m:r>
            <w:rPr>
              <w:rFonts w:ascii="Cambria Math" w:hAnsi="Cambria Math"/>
            </w:rPr>
            <m:t>-1 =-</m:t>
          </m:r>
          <m:d>
            <m:dPr>
              <m:begChr m:val="["/>
              <m:endChr m:val="]"/>
              <m:ctrlPr>
                <w:rPr>
                  <w:rFonts w:ascii="Cambria Math" w:hAnsi="Cambria Math"/>
                  <w:i/>
                </w:rPr>
              </m:ctrlPr>
            </m:dPr>
            <m:e>
              <m:r>
                <w:rPr>
                  <w:rFonts w:ascii="Cambria Math" w:hAnsi="Cambria Math"/>
                </w:rPr>
                <m:t xml:space="preserve">0.223+0.0244 </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10</m:t>
                      </m:r>
                    </m:sub>
                  </m:sSub>
                </m:fName>
                <m:e>
                  <m:sSub>
                    <m:sSubPr>
                      <m:ctrlPr>
                        <w:rPr>
                          <w:rFonts w:ascii="Cambria Math" w:hAnsi="Cambria Math"/>
                          <w:i/>
                        </w:rPr>
                      </m:ctrlPr>
                    </m:sSubPr>
                    <m:e>
                      <m:r>
                        <w:rPr>
                          <w:rFonts w:ascii="Cambria Math" w:hAnsi="Cambria Math"/>
                        </w:rPr>
                        <m:t>A</m:t>
                      </m:r>
                    </m:e>
                    <m:sub>
                      <m:r>
                        <w:rPr>
                          <w:rFonts w:ascii="Cambria Math" w:hAnsi="Cambria Math"/>
                        </w:rPr>
                        <m:t>S</m:t>
                      </m:r>
                    </m:sub>
                  </m:sSub>
                </m:e>
              </m:func>
            </m:e>
          </m:d>
        </m:oMath>
      </m:oMathPara>
    </w:p>
    <w:p w14:paraId="7B693EB8" w14:textId="21F58BEB" w:rsidR="00C426C1" w:rsidRPr="001976BB" w:rsidRDefault="00943CFD" w:rsidP="00CD2138">
      <w:pPr>
        <w:pStyle w:val="CDRBodyText"/>
        <w:ind w:firstLine="0"/>
        <w:rPr>
          <w:rFonts w:asciiTheme="majorHAnsi" w:hAnsiTheme="majorHAnsi"/>
          <w:color w:val="000000" w:themeColor="text1"/>
        </w:rPr>
      </w:pPr>
      <w:r w:rsidRPr="001976BB">
        <w:rPr>
          <w:rFonts w:asciiTheme="majorHAnsi" w:hAnsiTheme="majorHAnsi"/>
          <w:color w:val="000000" w:themeColor="text1"/>
        </w:rPr>
        <w:t xml:space="preserve">Future work is </w:t>
      </w:r>
      <w:r w:rsidR="00171431" w:rsidRPr="001976BB">
        <w:rPr>
          <w:rFonts w:asciiTheme="majorHAnsi" w:hAnsiTheme="majorHAnsi"/>
          <w:color w:val="000000" w:themeColor="text1"/>
        </w:rPr>
        <w:t>p</w:t>
      </w:r>
      <w:r w:rsidRPr="001976BB">
        <w:rPr>
          <w:rFonts w:asciiTheme="majorHAnsi" w:hAnsiTheme="majorHAnsi"/>
          <w:color w:val="000000" w:themeColor="text1"/>
        </w:rPr>
        <w:t>l</w:t>
      </w:r>
      <w:r w:rsidR="00171431" w:rsidRPr="001976BB">
        <w:rPr>
          <w:rFonts w:asciiTheme="majorHAnsi" w:hAnsiTheme="majorHAnsi"/>
          <w:color w:val="000000" w:themeColor="text1"/>
        </w:rPr>
        <w:t xml:space="preserve">anned to </w:t>
      </w:r>
      <w:r w:rsidRPr="001976BB">
        <w:rPr>
          <w:rFonts w:asciiTheme="majorHAnsi" w:hAnsiTheme="majorHAnsi"/>
          <w:color w:val="000000" w:themeColor="text1"/>
        </w:rPr>
        <w:t>investigate</w:t>
      </w:r>
      <w:r w:rsidR="00171431" w:rsidRPr="001976BB">
        <w:rPr>
          <w:rFonts w:asciiTheme="majorHAnsi" w:hAnsiTheme="majorHAnsi"/>
          <w:color w:val="000000" w:themeColor="text1"/>
        </w:rPr>
        <w:t xml:space="preserve"> this depen</w:t>
      </w:r>
      <w:r w:rsidRPr="001976BB">
        <w:rPr>
          <w:rFonts w:asciiTheme="majorHAnsi" w:hAnsiTheme="majorHAnsi"/>
          <w:color w:val="000000" w:themeColor="text1"/>
        </w:rPr>
        <w:t>den</w:t>
      </w:r>
      <w:r w:rsidR="00171431" w:rsidRPr="001976BB">
        <w:rPr>
          <w:rFonts w:asciiTheme="majorHAnsi" w:hAnsiTheme="majorHAnsi"/>
          <w:color w:val="000000" w:themeColor="text1"/>
        </w:rPr>
        <w:t>ce of s</w:t>
      </w:r>
      <w:r w:rsidRPr="001976BB">
        <w:rPr>
          <w:rFonts w:asciiTheme="majorHAnsi" w:hAnsiTheme="majorHAnsi"/>
          <w:color w:val="000000" w:themeColor="text1"/>
        </w:rPr>
        <w:t>unspot contrast on area by calc</w:t>
      </w:r>
      <w:r w:rsidR="00171431" w:rsidRPr="001976BB">
        <w:rPr>
          <w:rFonts w:asciiTheme="majorHAnsi" w:hAnsiTheme="majorHAnsi"/>
          <w:color w:val="000000" w:themeColor="text1"/>
        </w:rPr>
        <w:t>u</w:t>
      </w:r>
      <w:r w:rsidRPr="001976BB">
        <w:rPr>
          <w:rFonts w:asciiTheme="majorHAnsi" w:hAnsiTheme="majorHAnsi"/>
          <w:color w:val="000000" w:themeColor="text1"/>
        </w:rPr>
        <w:t>la</w:t>
      </w:r>
      <w:r w:rsidR="00171431" w:rsidRPr="001976BB">
        <w:rPr>
          <w:rFonts w:asciiTheme="majorHAnsi" w:hAnsiTheme="majorHAnsi"/>
          <w:color w:val="000000" w:themeColor="text1"/>
        </w:rPr>
        <w:t xml:space="preserve">ting </w:t>
      </w:r>
      <w:r w:rsidRPr="001976BB">
        <w:rPr>
          <w:rFonts w:asciiTheme="majorHAnsi" w:hAnsiTheme="majorHAnsi"/>
          <w:color w:val="000000" w:themeColor="text1"/>
        </w:rPr>
        <w:t>different</w:t>
      </w:r>
      <w:r w:rsidR="00171431" w:rsidRPr="001976BB">
        <w:rPr>
          <w:rFonts w:asciiTheme="majorHAnsi" w:hAnsiTheme="majorHAnsi"/>
          <w:color w:val="000000" w:themeColor="text1"/>
        </w:rPr>
        <w:t xml:space="preserve"> sunspot dark</w:t>
      </w:r>
      <w:r w:rsidRPr="001976BB">
        <w:rPr>
          <w:rFonts w:asciiTheme="majorHAnsi" w:hAnsiTheme="majorHAnsi"/>
          <w:color w:val="000000" w:themeColor="text1"/>
        </w:rPr>
        <w:t>en</w:t>
      </w:r>
      <w:r w:rsidR="00171431" w:rsidRPr="001976BB">
        <w:rPr>
          <w:rFonts w:asciiTheme="majorHAnsi" w:hAnsiTheme="majorHAnsi"/>
          <w:color w:val="000000" w:themeColor="text1"/>
        </w:rPr>
        <w:t>ing function</w:t>
      </w:r>
      <w:r w:rsidRPr="001976BB">
        <w:rPr>
          <w:rFonts w:asciiTheme="majorHAnsi" w:hAnsiTheme="majorHAnsi"/>
          <w:color w:val="000000" w:themeColor="text1"/>
        </w:rPr>
        <w:t>s</w:t>
      </w:r>
      <w:r w:rsidR="00184295" w:rsidRPr="001976BB">
        <w:rPr>
          <w:rFonts w:asciiTheme="majorHAnsi" w:hAnsiTheme="majorHAnsi"/>
          <w:color w:val="000000" w:themeColor="text1"/>
        </w:rPr>
        <w:t xml:space="preserve"> and evaluati</w:t>
      </w:r>
      <w:r w:rsidR="00171431" w:rsidRPr="001976BB">
        <w:rPr>
          <w:rFonts w:asciiTheme="majorHAnsi" w:hAnsiTheme="majorHAnsi"/>
          <w:color w:val="000000" w:themeColor="text1"/>
        </w:rPr>
        <w:t>n</w:t>
      </w:r>
      <w:r w:rsidR="00184295" w:rsidRPr="001976BB">
        <w:rPr>
          <w:rFonts w:asciiTheme="majorHAnsi" w:hAnsiTheme="majorHAnsi"/>
          <w:color w:val="000000" w:themeColor="text1"/>
        </w:rPr>
        <w:t>g</w:t>
      </w:r>
      <w:r w:rsidR="00171431" w:rsidRPr="001976BB">
        <w:rPr>
          <w:rFonts w:asciiTheme="majorHAnsi" w:hAnsiTheme="majorHAnsi"/>
          <w:color w:val="000000" w:themeColor="text1"/>
        </w:rPr>
        <w:t xml:space="preserve"> the</w:t>
      </w:r>
      <w:r w:rsidRPr="001976BB">
        <w:rPr>
          <w:rFonts w:asciiTheme="majorHAnsi" w:hAnsiTheme="majorHAnsi"/>
          <w:color w:val="000000" w:themeColor="text1"/>
        </w:rPr>
        <w:t>ir</w:t>
      </w:r>
      <w:r w:rsidR="00171431" w:rsidRPr="001976BB">
        <w:rPr>
          <w:rFonts w:asciiTheme="majorHAnsi" w:hAnsiTheme="majorHAnsi"/>
          <w:color w:val="000000" w:themeColor="text1"/>
        </w:rPr>
        <w:t xml:space="preserve"> performance </w:t>
      </w:r>
      <w:r w:rsidRPr="001976BB">
        <w:rPr>
          <w:rFonts w:asciiTheme="majorHAnsi" w:hAnsiTheme="majorHAnsi"/>
          <w:color w:val="000000" w:themeColor="text1"/>
        </w:rPr>
        <w:t>in</w:t>
      </w:r>
      <w:r w:rsidR="00171431" w:rsidRPr="001976BB">
        <w:rPr>
          <w:rFonts w:asciiTheme="majorHAnsi" w:hAnsiTheme="majorHAnsi"/>
          <w:color w:val="000000" w:themeColor="text1"/>
        </w:rPr>
        <w:t xml:space="preserve"> the </w:t>
      </w:r>
      <w:r w:rsidRPr="001976BB">
        <w:rPr>
          <w:rFonts w:asciiTheme="majorHAnsi" w:hAnsiTheme="majorHAnsi"/>
          <w:color w:val="000000" w:themeColor="text1"/>
        </w:rPr>
        <w:t>model formulat</w:t>
      </w:r>
      <w:r w:rsidR="00171431" w:rsidRPr="001976BB">
        <w:rPr>
          <w:rFonts w:asciiTheme="majorHAnsi" w:hAnsiTheme="majorHAnsi"/>
          <w:color w:val="000000" w:themeColor="text1"/>
        </w:rPr>
        <w:t>ion.</w:t>
      </w:r>
    </w:p>
    <w:p w14:paraId="4DE24A27" w14:textId="5C509A17" w:rsidR="00943CFD" w:rsidRDefault="00943CFD" w:rsidP="00CD2138">
      <w:pPr>
        <w:pStyle w:val="CDRBodyText"/>
        <w:ind w:firstLine="0"/>
        <w:rPr>
          <w:color w:val="000000" w:themeColor="text1"/>
        </w:rPr>
      </w:pPr>
      <w:r w:rsidRPr="001976BB">
        <w:rPr>
          <w:rFonts w:asciiTheme="majorHAnsi" w:hAnsiTheme="majorHAnsi"/>
          <w:color w:val="000000" w:themeColor="text1"/>
        </w:rPr>
        <w:t xml:space="preserve">In the current algorithm, the sunspot darkening is calculated as the (unweighted) average of sunspot region information from ten different ground stations that contribute to the Air Force SOON program. We will </w:t>
      </w:r>
      <w:r w:rsidR="00C85708" w:rsidRPr="001976BB">
        <w:rPr>
          <w:rFonts w:asciiTheme="majorHAnsi" w:hAnsiTheme="majorHAnsi"/>
          <w:color w:val="000000" w:themeColor="text1"/>
        </w:rPr>
        <w:t>investigate</w:t>
      </w:r>
      <w:r w:rsidRPr="001976BB">
        <w:rPr>
          <w:rFonts w:asciiTheme="majorHAnsi" w:hAnsiTheme="majorHAnsi"/>
          <w:color w:val="000000" w:themeColor="text1"/>
        </w:rPr>
        <w:t xml:space="preserve"> the robustness </w:t>
      </w:r>
      <w:r w:rsidR="00EB6FDF">
        <w:rPr>
          <w:rFonts w:asciiTheme="majorHAnsi" w:hAnsiTheme="majorHAnsi"/>
          <w:color w:val="000000" w:themeColor="text1"/>
        </w:rPr>
        <w:t>(repeatability and rel</w:t>
      </w:r>
      <w:r w:rsidR="00184295" w:rsidRPr="001976BB">
        <w:rPr>
          <w:rFonts w:asciiTheme="majorHAnsi" w:hAnsiTheme="majorHAnsi"/>
          <w:color w:val="000000" w:themeColor="text1"/>
        </w:rPr>
        <w:t>i</w:t>
      </w:r>
      <w:r w:rsidR="00EB6FDF">
        <w:rPr>
          <w:rFonts w:asciiTheme="majorHAnsi" w:hAnsiTheme="majorHAnsi"/>
          <w:color w:val="000000" w:themeColor="text1"/>
        </w:rPr>
        <w:t>a</w:t>
      </w:r>
      <w:r w:rsidR="00184295" w:rsidRPr="001976BB">
        <w:rPr>
          <w:rFonts w:asciiTheme="majorHAnsi" w:hAnsiTheme="majorHAnsi"/>
          <w:color w:val="000000" w:themeColor="text1"/>
        </w:rPr>
        <w:t xml:space="preserve">bility) </w:t>
      </w:r>
      <w:r w:rsidRPr="001976BB">
        <w:rPr>
          <w:rFonts w:asciiTheme="majorHAnsi" w:hAnsiTheme="majorHAnsi"/>
          <w:color w:val="000000" w:themeColor="text1"/>
        </w:rPr>
        <w:t>of the individual</w:t>
      </w:r>
      <w:r w:rsidR="00C85708" w:rsidRPr="001976BB">
        <w:rPr>
          <w:rFonts w:asciiTheme="majorHAnsi" w:hAnsiTheme="majorHAnsi"/>
          <w:color w:val="000000" w:themeColor="text1"/>
        </w:rPr>
        <w:t xml:space="preserve"> stations and consider a w</w:t>
      </w:r>
      <w:r w:rsidRPr="001976BB">
        <w:rPr>
          <w:rFonts w:asciiTheme="majorHAnsi" w:hAnsiTheme="majorHAnsi"/>
          <w:color w:val="000000" w:themeColor="text1"/>
        </w:rPr>
        <w:t>eighted ave</w:t>
      </w:r>
      <w:r w:rsidR="00C85708" w:rsidRPr="001976BB">
        <w:rPr>
          <w:rFonts w:asciiTheme="majorHAnsi" w:hAnsiTheme="majorHAnsi"/>
          <w:color w:val="000000" w:themeColor="text1"/>
        </w:rPr>
        <w:t>r</w:t>
      </w:r>
      <w:r w:rsidRPr="001976BB">
        <w:rPr>
          <w:rFonts w:asciiTheme="majorHAnsi" w:hAnsiTheme="majorHAnsi"/>
          <w:color w:val="000000" w:themeColor="text1"/>
        </w:rPr>
        <w:t xml:space="preserve">age of their </w:t>
      </w:r>
      <w:r w:rsidR="00C85708" w:rsidRPr="001976BB">
        <w:rPr>
          <w:rFonts w:asciiTheme="majorHAnsi" w:hAnsiTheme="majorHAnsi"/>
          <w:color w:val="000000" w:themeColor="text1"/>
        </w:rPr>
        <w:t>observations</w:t>
      </w:r>
      <w:r w:rsidRPr="001976BB">
        <w:rPr>
          <w:rFonts w:asciiTheme="majorHAnsi" w:hAnsiTheme="majorHAnsi"/>
          <w:color w:val="000000" w:themeColor="text1"/>
        </w:rPr>
        <w:t xml:space="preserve"> </w:t>
      </w:r>
      <w:r w:rsidR="00C85708" w:rsidRPr="001976BB">
        <w:rPr>
          <w:rFonts w:asciiTheme="majorHAnsi" w:hAnsiTheme="majorHAnsi"/>
          <w:color w:val="000000" w:themeColor="text1"/>
        </w:rPr>
        <w:t>(</w:t>
      </w:r>
      <w:r w:rsidR="00184295" w:rsidRPr="001976BB">
        <w:rPr>
          <w:rFonts w:asciiTheme="majorHAnsi" w:hAnsiTheme="majorHAnsi"/>
          <w:color w:val="000000" w:themeColor="text1"/>
        </w:rPr>
        <w:t xml:space="preserve">also </w:t>
      </w:r>
      <w:r w:rsidR="00C85708" w:rsidRPr="001976BB">
        <w:rPr>
          <w:rFonts w:asciiTheme="majorHAnsi" w:hAnsiTheme="majorHAnsi"/>
          <w:color w:val="000000" w:themeColor="text1"/>
        </w:rPr>
        <w:t>taking into account the local time of their observations</w:t>
      </w:r>
      <w:r w:rsidR="00812F38" w:rsidRPr="001976BB">
        <w:rPr>
          <w:rFonts w:asciiTheme="majorHAnsi" w:hAnsiTheme="majorHAnsi"/>
          <w:color w:val="000000" w:themeColor="text1"/>
        </w:rPr>
        <w:t xml:space="preserve">, </w:t>
      </w:r>
      <w:r w:rsidR="00C85708" w:rsidRPr="001976BB">
        <w:rPr>
          <w:rFonts w:asciiTheme="majorHAnsi" w:hAnsiTheme="majorHAnsi"/>
          <w:color w:val="000000" w:themeColor="text1"/>
        </w:rPr>
        <w:t xml:space="preserve">which alters the reported sunspot location on the disk) </w:t>
      </w:r>
      <w:r w:rsidRPr="001976BB">
        <w:rPr>
          <w:rFonts w:asciiTheme="majorHAnsi" w:hAnsiTheme="majorHAnsi"/>
          <w:color w:val="000000" w:themeColor="text1"/>
        </w:rPr>
        <w:t xml:space="preserve">depending on the outcome of statistical comparisons. </w:t>
      </w:r>
      <w:r w:rsidR="00C85708" w:rsidRPr="001976BB">
        <w:rPr>
          <w:rFonts w:asciiTheme="majorHAnsi" w:hAnsiTheme="majorHAnsi"/>
          <w:color w:val="000000" w:themeColor="text1"/>
        </w:rPr>
        <w:t xml:space="preserve">As well, different stations have different longevity within the record, with some stations </w:t>
      </w:r>
      <w:r w:rsidR="00184295" w:rsidRPr="001976BB">
        <w:rPr>
          <w:rFonts w:asciiTheme="majorHAnsi" w:hAnsiTheme="majorHAnsi"/>
          <w:color w:val="000000" w:themeColor="text1"/>
        </w:rPr>
        <w:t>terminating</w:t>
      </w:r>
      <w:r w:rsidR="00C85708" w:rsidRPr="001976BB">
        <w:rPr>
          <w:rFonts w:asciiTheme="majorHAnsi" w:hAnsiTheme="majorHAnsi"/>
          <w:color w:val="000000" w:themeColor="text1"/>
        </w:rPr>
        <w:t xml:space="preserve"> and some </w:t>
      </w:r>
      <w:r w:rsidR="00184295" w:rsidRPr="001976BB">
        <w:rPr>
          <w:rFonts w:asciiTheme="majorHAnsi" w:hAnsiTheme="majorHAnsi"/>
          <w:color w:val="000000" w:themeColor="text1"/>
        </w:rPr>
        <w:t>commencing at different times</w:t>
      </w:r>
      <w:r w:rsidR="00C85708" w:rsidRPr="001976BB">
        <w:rPr>
          <w:rFonts w:asciiTheme="majorHAnsi" w:hAnsiTheme="majorHAnsi"/>
          <w:color w:val="000000" w:themeColor="text1"/>
        </w:rPr>
        <w:t xml:space="preserve">. </w:t>
      </w:r>
      <w:r w:rsidR="005327C6">
        <w:rPr>
          <w:rFonts w:asciiTheme="majorHAnsi" w:hAnsiTheme="majorHAnsi"/>
          <w:color w:val="000000" w:themeColor="text1"/>
        </w:rPr>
        <w:t>W</w:t>
      </w:r>
      <w:r w:rsidR="009241B4">
        <w:rPr>
          <w:rFonts w:asciiTheme="majorHAnsi" w:hAnsiTheme="majorHAnsi"/>
          <w:color w:val="000000" w:themeColor="text1"/>
        </w:rPr>
        <w:t xml:space="preserve">e will also investigate </w:t>
      </w:r>
      <w:r w:rsidR="005327C6">
        <w:rPr>
          <w:rFonts w:asciiTheme="majorHAnsi" w:hAnsiTheme="majorHAnsi"/>
          <w:color w:val="000000" w:themeColor="text1"/>
        </w:rPr>
        <w:t xml:space="preserve">approaches for handling missing area </w:t>
      </w:r>
      <w:r w:rsidR="009241B4">
        <w:rPr>
          <w:rFonts w:asciiTheme="majorHAnsi" w:hAnsiTheme="majorHAnsi"/>
          <w:color w:val="000000" w:themeColor="text1"/>
        </w:rPr>
        <w:t xml:space="preserve">data </w:t>
      </w:r>
      <w:r w:rsidR="005327C6">
        <w:rPr>
          <w:rFonts w:asciiTheme="majorHAnsi" w:hAnsiTheme="majorHAnsi"/>
          <w:color w:val="000000" w:themeColor="text1"/>
        </w:rPr>
        <w:t xml:space="preserve">for a recorded sunspot group, </w:t>
      </w:r>
      <w:r w:rsidR="009241B4">
        <w:rPr>
          <w:rFonts w:asciiTheme="majorHAnsi" w:hAnsiTheme="majorHAnsi"/>
          <w:color w:val="000000" w:themeColor="text1"/>
        </w:rPr>
        <w:t>as opposed to omitting the record from the average, such as replacing missing data with a weighted average</w:t>
      </w:r>
      <w:r w:rsidR="005327C6">
        <w:rPr>
          <w:rFonts w:asciiTheme="majorHAnsi" w:hAnsiTheme="majorHAnsi"/>
          <w:color w:val="000000" w:themeColor="text1"/>
        </w:rPr>
        <w:t xml:space="preserve"> value from other observing stations.  </w:t>
      </w:r>
      <w:r w:rsidR="00AA323A">
        <w:rPr>
          <w:rFonts w:asciiTheme="majorHAnsi" w:hAnsiTheme="majorHAnsi"/>
          <w:color w:val="000000" w:themeColor="text1"/>
        </w:rPr>
        <w:t>For all of these analyses, we will compute the</w:t>
      </w:r>
      <w:r w:rsidR="005327C6" w:rsidRPr="001976BB">
        <w:rPr>
          <w:rFonts w:asciiTheme="majorHAnsi" w:hAnsiTheme="majorHAnsi"/>
          <w:color w:val="000000" w:themeColor="text1"/>
        </w:rPr>
        <w:t xml:space="preserve"> sunspot darkening function and </w:t>
      </w:r>
      <w:r w:rsidR="00AA323A">
        <w:rPr>
          <w:rFonts w:asciiTheme="majorHAnsi" w:hAnsiTheme="majorHAnsi"/>
          <w:color w:val="000000" w:themeColor="text1"/>
        </w:rPr>
        <w:t xml:space="preserve">evaluate </w:t>
      </w:r>
      <w:r w:rsidR="005327C6" w:rsidRPr="001976BB">
        <w:rPr>
          <w:rFonts w:asciiTheme="majorHAnsi" w:hAnsiTheme="majorHAnsi"/>
          <w:color w:val="000000" w:themeColor="text1"/>
        </w:rPr>
        <w:t xml:space="preserve">how these differences </w:t>
      </w:r>
      <w:r w:rsidR="005327C6" w:rsidRPr="001976BB">
        <w:rPr>
          <w:rFonts w:asciiTheme="majorHAnsi" w:hAnsiTheme="majorHAnsi"/>
          <w:color w:val="000000" w:themeColor="text1"/>
        </w:rPr>
        <w:lastRenderedPageBreak/>
        <w:t>translate into uncertainties in the input solar darkening index and hence in the solar irradiance that the algorithm output</w:t>
      </w:r>
      <w:r w:rsidR="005327C6">
        <w:rPr>
          <w:rFonts w:asciiTheme="majorHAnsi" w:hAnsiTheme="majorHAnsi"/>
          <w:color w:val="000000" w:themeColor="text1"/>
        </w:rPr>
        <w:t>.</w:t>
      </w:r>
    </w:p>
    <w:p w14:paraId="4E9C17A5" w14:textId="0163207C" w:rsidR="00C85708" w:rsidRPr="001976BB" w:rsidRDefault="0057747B" w:rsidP="00CD2138">
      <w:pPr>
        <w:pStyle w:val="CDRBodyText"/>
        <w:ind w:firstLine="0"/>
        <w:rPr>
          <w:rFonts w:asciiTheme="majorHAnsi" w:hAnsiTheme="majorHAnsi"/>
          <w:color w:val="000000" w:themeColor="text1"/>
        </w:rPr>
      </w:pPr>
      <w:r w:rsidRPr="001976BB">
        <w:rPr>
          <w:rFonts w:asciiTheme="majorHAnsi" w:hAnsiTheme="majorHAnsi"/>
          <w:color w:val="000000" w:themeColor="text1"/>
        </w:rPr>
        <w:t xml:space="preserve">New, improved uncertainties in the sunspot darkening input to the algorithm will be estimated based on the results of the above analyses, as well as from comparisons with independent sunspot darkening calculations, </w:t>
      </w:r>
      <w:r w:rsidR="00C85708" w:rsidRPr="001976BB">
        <w:rPr>
          <w:rFonts w:asciiTheme="majorHAnsi" w:hAnsiTheme="majorHAnsi"/>
          <w:color w:val="000000" w:themeColor="text1"/>
        </w:rPr>
        <w:t xml:space="preserve">such as in STARA </w:t>
      </w:r>
      <w:r w:rsidR="00FD2BCF" w:rsidRPr="001976BB">
        <w:rPr>
          <w:rFonts w:asciiTheme="majorHAnsi" w:hAnsiTheme="majorHAnsi"/>
          <w:color w:val="000000" w:themeColor="text1"/>
        </w:rPr>
        <w:t>(</w:t>
      </w:r>
      <w:hyperlink r:id="rId31" w:history="1">
        <w:r w:rsidR="00FD2BCF" w:rsidRPr="001976BB">
          <w:rPr>
            <w:rStyle w:val="Hyperlink"/>
            <w:rFonts w:asciiTheme="majorHAnsi" w:hAnsiTheme="majorHAnsi"/>
          </w:rPr>
          <w:t>http://www.nso.edu/staff/fwatson/STARA</w:t>
        </w:r>
      </w:hyperlink>
      <w:r w:rsidR="00FD2BCF" w:rsidRPr="001976BB">
        <w:rPr>
          <w:rFonts w:asciiTheme="majorHAnsi" w:hAnsiTheme="majorHAnsi"/>
          <w:color w:val="000000" w:themeColor="text1"/>
        </w:rPr>
        <w:t xml:space="preserve">) </w:t>
      </w:r>
      <w:r w:rsidR="00C85708" w:rsidRPr="001976BB">
        <w:rPr>
          <w:rFonts w:asciiTheme="majorHAnsi" w:hAnsiTheme="majorHAnsi"/>
          <w:color w:val="000000" w:themeColor="text1"/>
        </w:rPr>
        <w:t xml:space="preserve">and from the </w:t>
      </w:r>
      <w:r w:rsidR="00812F38" w:rsidRPr="001976BB">
        <w:rPr>
          <w:rFonts w:asciiTheme="majorHAnsi" w:hAnsiTheme="majorHAnsi"/>
          <w:color w:val="000000" w:themeColor="text1"/>
        </w:rPr>
        <w:t>Debrecen</w:t>
      </w:r>
      <w:r w:rsidR="00FD2BCF" w:rsidRPr="001976BB">
        <w:rPr>
          <w:rFonts w:asciiTheme="majorHAnsi" w:hAnsiTheme="majorHAnsi"/>
          <w:color w:val="000000" w:themeColor="text1"/>
        </w:rPr>
        <w:t xml:space="preserve"> (</w:t>
      </w:r>
      <w:hyperlink r:id="rId32" w:history="1">
        <w:r w:rsidR="00FD2BCF" w:rsidRPr="001976BB">
          <w:rPr>
            <w:rStyle w:val="Hyperlink"/>
            <w:rFonts w:asciiTheme="majorHAnsi" w:hAnsiTheme="majorHAnsi"/>
          </w:rPr>
          <w:t>http://fenyi.solarobs.unideb.hu/DPD/</w:t>
        </w:r>
      </w:hyperlink>
      <w:r w:rsidR="00FD2BCF" w:rsidRPr="001976BB">
        <w:rPr>
          <w:rFonts w:asciiTheme="majorHAnsi" w:hAnsiTheme="majorHAnsi"/>
          <w:color w:val="000000" w:themeColor="text1"/>
        </w:rPr>
        <w:t>)</w:t>
      </w:r>
      <w:r w:rsidR="00812F38" w:rsidRPr="001976BB">
        <w:rPr>
          <w:rFonts w:asciiTheme="majorHAnsi" w:hAnsiTheme="majorHAnsi"/>
          <w:color w:val="000000" w:themeColor="text1"/>
        </w:rPr>
        <w:t>.</w:t>
      </w:r>
    </w:p>
    <w:p w14:paraId="6AD01336" w14:textId="21247A51" w:rsidR="00C87259" w:rsidRPr="00AB2930" w:rsidRDefault="00C87259" w:rsidP="00C53635">
      <w:pPr>
        <w:pStyle w:val="CDRHeading2"/>
      </w:pPr>
      <w:bookmarkStart w:id="69" w:name="_Toc269030711"/>
      <w:r w:rsidRPr="00AB2930">
        <w:t>Enhancement 2</w:t>
      </w:r>
      <w:bookmarkEnd w:id="69"/>
      <w:r w:rsidR="00171431">
        <w:t>: Improved Facular Brightening</w:t>
      </w:r>
      <w:r w:rsidR="00012376">
        <w:t xml:space="preserve"> Index</w:t>
      </w:r>
    </w:p>
    <w:p w14:paraId="4B7DE3EB" w14:textId="1D37A591" w:rsidR="00FA4934" w:rsidRPr="001976BB" w:rsidRDefault="00B33CCD" w:rsidP="002C4A32">
      <w:pPr>
        <w:pStyle w:val="CDRBodyText"/>
        <w:ind w:firstLine="0"/>
        <w:rPr>
          <w:rFonts w:asciiTheme="majorHAnsi" w:hAnsiTheme="majorHAnsi"/>
          <w:color w:val="000000" w:themeColor="text1"/>
        </w:rPr>
      </w:pPr>
      <w:r w:rsidRPr="001976BB">
        <w:rPr>
          <w:rFonts w:asciiTheme="majorHAnsi" w:hAnsiTheme="majorHAnsi"/>
          <w:color w:val="000000" w:themeColor="text1"/>
        </w:rPr>
        <w:t xml:space="preserve">Because the </w:t>
      </w:r>
      <w:r w:rsidR="00BC306D" w:rsidRPr="001976BB">
        <w:rPr>
          <w:rFonts w:asciiTheme="majorHAnsi" w:hAnsiTheme="majorHAnsi"/>
          <w:color w:val="000000" w:themeColor="text1"/>
        </w:rPr>
        <w:t>solar irradiance climate data record algorithm</w:t>
      </w:r>
      <w:r w:rsidRPr="001976BB">
        <w:rPr>
          <w:rFonts w:asciiTheme="majorHAnsi" w:hAnsiTheme="majorHAnsi"/>
          <w:color w:val="000000" w:themeColor="text1"/>
        </w:rPr>
        <w:t xml:space="preserve"> is formulated from multiple regression of the f</w:t>
      </w:r>
      <w:r w:rsidR="00BC306D" w:rsidRPr="001976BB">
        <w:rPr>
          <w:rFonts w:asciiTheme="majorHAnsi" w:hAnsiTheme="majorHAnsi"/>
          <w:color w:val="000000" w:themeColor="text1"/>
        </w:rPr>
        <w:t>a</w:t>
      </w:r>
      <w:r w:rsidRPr="001976BB">
        <w:rPr>
          <w:rFonts w:asciiTheme="majorHAnsi" w:hAnsiTheme="majorHAnsi"/>
          <w:color w:val="000000" w:themeColor="text1"/>
        </w:rPr>
        <w:t>cular brightening</w:t>
      </w:r>
      <w:r w:rsidR="00BC306D" w:rsidRPr="001976BB">
        <w:rPr>
          <w:rFonts w:asciiTheme="majorHAnsi" w:hAnsiTheme="majorHAnsi"/>
          <w:color w:val="000000" w:themeColor="text1"/>
        </w:rPr>
        <w:t xml:space="preserve"> and sunspot darkening indi</w:t>
      </w:r>
      <w:r w:rsidRPr="001976BB">
        <w:rPr>
          <w:rFonts w:asciiTheme="majorHAnsi" w:hAnsiTheme="majorHAnsi"/>
          <w:color w:val="000000" w:themeColor="text1"/>
        </w:rPr>
        <w:t>c</w:t>
      </w:r>
      <w:r w:rsidR="00BC306D" w:rsidRPr="001976BB">
        <w:rPr>
          <w:rFonts w:asciiTheme="majorHAnsi" w:hAnsiTheme="majorHAnsi"/>
          <w:color w:val="000000" w:themeColor="text1"/>
        </w:rPr>
        <w:t>e</w:t>
      </w:r>
      <w:r w:rsidRPr="001976BB">
        <w:rPr>
          <w:rFonts w:asciiTheme="majorHAnsi" w:hAnsiTheme="majorHAnsi"/>
          <w:color w:val="000000" w:themeColor="text1"/>
        </w:rPr>
        <w:t>s</w:t>
      </w:r>
      <w:r w:rsidR="00BC306D" w:rsidRPr="001976BB">
        <w:rPr>
          <w:rFonts w:asciiTheme="majorHAnsi" w:hAnsiTheme="majorHAnsi"/>
          <w:color w:val="000000" w:themeColor="text1"/>
        </w:rPr>
        <w:t xml:space="preserve"> with the TIM observations</w:t>
      </w:r>
      <w:r w:rsidRPr="001976BB">
        <w:rPr>
          <w:rFonts w:asciiTheme="majorHAnsi" w:hAnsiTheme="majorHAnsi"/>
          <w:color w:val="000000" w:themeColor="text1"/>
        </w:rPr>
        <w:t xml:space="preserve">, changes in </w:t>
      </w:r>
      <w:r w:rsidR="00BC306D" w:rsidRPr="001976BB">
        <w:rPr>
          <w:rFonts w:asciiTheme="majorHAnsi" w:hAnsiTheme="majorHAnsi"/>
          <w:color w:val="000000" w:themeColor="text1"/>
        </w:rPr>
        <w:t>either</w:t>
      </w:r>
      <w:r w:rsidRPr="001976BB">
        <w:rPr>
          <w:rFonts w:asciiTheme="majorHAnsi" w:hAnsiTheme="majorHAnsi"/>
          <w:color w:val="000000" w:themeColor="text1"/>
        </w:rPr>
        <w:t xml:space="preserve"> index necessarily affect the </w:t>
      </w:r>
      <w:r w:rsidR="00BC306D" w:rsidRPr="001976BB">
        <w:rPr>
          <w:rFonts w:asciiTheme="majorHAnsi" w:hAnsiTheme="majorHAnsi"/>
          <w:color w:val="000000" w:themeColor="text1"/>
        </w:rPr>
        <w:t>proportion of irradiance variability that the model ascribes to each.</w:t>
      </w:r>
      <w:r w:rsidR="00091E22" w:rsidRPr="001976BB">
        <w:rPr>
          <w:rFonts w:asciiTheme="majorHAnsi" w:hAnsiTheme="majorHAnsi"/>
          <w:color w:val="000000" w:themeColor="text1"/>
        </w:rPr>
        <w:t xml:space="preserve"> </w:t>
      </w:r>
      <w:r w:rsidR="00BC306D" w:rsidRPr="001976BB">
        <w:rPr>
          <w:rFonts w:asciiTheme="majorHAnsi" w:hAnsiTheme="majorHAnsi"/>
          <w:color w:val="000000" w:themeColor="text1"/>
        </w:rPr>
        <w:t>An improved sunspot darkening index will therefore enable better assessment of limitations in the current facular index.  We will investigate possible improvements to the facular index by analyzing the residuals of the observed irradiance and improved sunspot darkening indices (obtained from Enhancement 1, described above).</w:t>
      </w:r>
    </w:p>
    <w:p w14:paraId="5E87FFD9" w14:textId="0FB7950F" w:rsidR="00BC306D" w:rsidRPr="001976BB" w:rsidRDefault="00BC306D" w:rsidP="002C4A32">
      <w:pPr>
        <w:pStyle w:val="CDRBodyText"/>
        <w:ind w:firstLine="0"/>
        <w:rPr>
          <w:rFonts w:asciiTheme="majorHAnsi" w:hAnsiTheme="majorHAnsi"/>
          <w:color w:val="000000" w:themeColor="text1"/>
        </w:rPr>
      </w:pPr>
      <w:r w:rsidRPr="001976BB">
        <w:rPr>
          <w:rFonts w:asciiTheme="majorHAnsi" w:hAnsiTheme="majorHAnsi"/>
          <w:color w:val="000000" w:themeColor="text1"/>
        </w:rPr>
        <w:t>More problematic and challenging is securing a facular index that has robust long-term (solar cycle time scale) stability. There are distinct and reported differences among various Mg indices produced by different groups. In particular, changes from the successive 1996 to 2008 solar minima are not consistent</w:t>
      </w:r>
      <w:r w:rsidR="00F87274">
        <w:rPr>
          <w:rFonts w:asciiTheme="majorHAnsi" w:hAnsiTheme="majorHAnsi"/>
          <w:color w:val="000000" w:themeColor="text1"/>
        </w:rPr>
        <w:t xml:space="preserve"> (within current understanding)</w:t>
      </w:r>
      <w:r w:rsidR="0057747B" w:rsidRPr="001976BB">
        <w:rPr>
          <w:rFonts w:asciiTheme="majorHAnsi" w:hAnsiTheme="majorHAnsi"/>
          <w:color w:val="000000" w:themeColor="text1"/>
        </w:rPr>
        <w:t xml:space="preserve"> among various solar proxy indices</w:t>
      </w:r>
      <w:r w:rsidR="00711FD0">
        <w:rPr>
          <w:rFonts w:asciiTheme="majorHAnsi" w:hAnsiTheme="majorHAnsi"/>
          <w:color w:val="000000" w:themeColor="text1"/>
        </w:rPr>
        <w:t xml:space="preserve"> (Snow et al., 2014)</w:t>
      </w:r>
      <w:r w:rsidRPr="001976BB">
        <w:rPr>
          <w:rFonts w:asciiTheme="majorHAnsi" w:hAnsiTheme="majorHAnsi"/>
          <w:color w:val="000000" w:themeColor="text1"/>
        </w:rPr>
        <w:t xml:space="preserve">. Analysis and study by the solar irradiance community is ongoing to secure the most reliable facular index possible. We will test the effect of new indices in the model formulation and algorithm, as well as compare different indices to better quantify irradiance uncertainties arising from this index.  </w:t>
      </w:r>
    </w:p>
    <w:p w14:paraId="52E1F782" w14:textId="0D3F9A4D" w:rsidR="0057747B" w:rsidRPr="001976BB" w:rsidRDefault="0057747B" w:rsidP="002C4A32">
      <w:pPr>
        <w:pStyle w:val="CDRBodyText"/>
        <w:ind w:firstLine="0"/>
        <w:rPr>
          <w:rFonts w:asciiTheme="majorHAnsi" w:hAnsiTheme="majorHAnsi"/>
          <w:color w:val="000000" w:themeColor="text1"/>
        </w:rPr>
      </w:pPr>
      <w:r w:rsidRPr="001976BB">
        <w:rPr>
          <w:rFonts w:asciiTheme="majorHAnsi" w:hAnsiTheme="majorHAnsi"/>
          <w:color w:val="000000" w:themeColor="text1"/>
        </w:rPr>
        <w:t xml:space="preserve">As with the sunspot darkening analysis in Enhancement 1, future analysis of various facular brightening indices will </w:t>
      </w:r>
      <w:r w:rsidR="00F87274">
        <w:rPr>
          <w:rFonts w:asciiTheme="majorHAnsi" w:hAnsiTheme="majorHAnsi"/>
          <w:color w:val="000000" w:themeColor="text1"/>
        </w:rPr>
        <w:t>enable improved uncertainties for</w:t>
      </w:r>
      <w:r w:rsidRPr="001976BB">
        <w:rPr>
          <w:rFonts w:asciiTheme="majorHAnsi" w:hAnsiTheme="majorHAnsi"/>
          <w:color w:val="000000" w:themeColor="text1"/>
        </w:rPr>
        <w:t xml:space="preserve"> this input to the solar irradiance algorithm.</w:t>
      </w:r>
    </w:p>
    <w:p w14:paraId="3F45B329" w14:textId="0BB24A7A" w:rsidR="00171431" w:rsidRPr="00AB2930" w:rsidRDefault="00171431" w:rsidP="00171431">
      <w:pPr>
        <w:pStyle w:val="CDRHeading2"/>
      </w:pPr>
      <w:r w:rsidRPr="00AB2930">
        <w:t>Enhancemen</w:t>
      </w:r>
      <w:r>
        <w:t>t 3: Improved Uncertainty Estimates</w:t>
      </w:r>
    </w:p>
    <w:p w14:paraId="14B3EBD0" w14:textId="281C107D" w:rsidR="00D571DF" w:rsidRPr="001976BB" w:rsidRDefault="000E7C06" w:rsidP="002C4A32">
      <w:pPr>
        <w:pStyle w:val="CDRBodyText"/>
        <w:ind w:firstLine="0"/>
        <w:rPr>
          <w:rFonts w:asciiTheme="majorHAnsi" w:hAnsiTheme="majorHAnsi"/>
          <w:color w:val="000000" w:themeColor="text1"/>
        </w:rPr>
      </w:pPr>
      <w:r w:rsidRPr="001976BB">
        <w:rPr>
          <w:rFonts w:asciiTheme="majorHAnsi" w:hAnsiTheme="majorHAnsi"/>
          <w:color w:val="000000" w:themeColor="text1"/>
        </w:rPr>
        <w:t xml:space="preserve">Table 5 provides initial estimates of </w:t>
      </w:r>
      <w:r w:rsidR="005A484A" w:rsidRPr="001976BB">
        <w:rPr>
          <w:rFonts w:asciiTheme="majorHAnsi" w:hAnsiTheme="majorHAnsi"/>
          <w:color w:val="000000" w:themeColor="text1"/>
        </w:rPr>
        <w:t xml:space="preserve">time-independent </w:t>
      </w:r>
      <w:r w:rsidR="00D571DF" w:rsidRPr="001976BB">
        <w:rPr>
          <w:rFonts w:asciiTheme="majorHAnsi" w:hAnsiTheme="majorHAnsi"/>
          <w:color w:val="000000" w:themeColor="text1"/>
        </w:rPr>
        <w:t>uncertainties</w:t>
      </w:r>
      <w:r w:rsidRPr="001976BB">
        <w:rPr>
          <w:rFonts w:asciiTheme="majorHAnsi" w:hAnsiTheme="majorHAnsi"/>
          <w:color w:val="000000" w:themeColor="text1"/>
        </w:rPr>
        <w:t xml:space="preserve"> in </w:t>
      </w:r>
      <w:r w:rsidR="003C4F05" w:rsidRPr="001976BB">
        <w:rPr>
          <w:rFonts w:asciiTheme="majorHAnsi" w:hAnsiTheme="majorHAnsi"/>
          <w:color w:val="000000" w:themeColor="text1"/>
        </w:rPr>
        <w:t>solar</w:t>
      </w:r>
      <w:r w:rsidRPr="001976BB">
        <w:rPr>
          <w:rFonts w:asciiTheme="majorHAnsi" w:hAnsiTheme="majorHAnsi"/>
          <w:color w:val="000000" w:themeColor="text1"/>
        </w:rPr>
        <w:t xml:space="preserve"> irradiance that the algorithm calculat</w:t>
      </w:r>
      <w:r w:rsidR="005A484A" w:rsidRPr="001976BB">
        <w:rPr>
          <w:rFonts w:asciiTheme="majorHAnsi" w:hAnsiTheme="majorHAnsi"/>
          <w:color w:val="000000" w:themeColor="text1"/>
        </w:rPr>
        <w:t>e</w:t>
      </w:r>
      <w:r w:rsidR="003C4F05" w:rsidRPr="001976BB">
        <w:rPr>
          <w:rFonts w:asciiTheme="majorHAnsi" w:hAnsiTheme="majorHAnsi"/>
          <w:color w:val="000000" w:themeColor="text1"/>
        </w:rPr>
        <w:t>s</w:t>
      </w:r>
      <w:r w:rsidRPr="001976BB">
        <w:rPr>
          <w:rFonts w:asciiTheme="majorHAnsi" w:hAnsiTheme="majorHAnsi"/>
          <w:color w:val="000000" w:themeColor="text1"/>
        </w:rPr>
        <w:t xml:space="preserve">, </w:t>
      </w:r>
      <w:r w:rsidR="005A484A" w:rsidRPr="001976BB">
        <w:rPr>
          <w:rFonts w:asciiTheme="majorHAnsi" w:hAnsiTheme="majorHAnsi"/>
          <w:color w:val="000000" w:themeColor="text1"/>
        </w:rPr>
        <w:t>at</w:t>
      </w:r>
      <w:r w:rsidRPr="001976BB">
        <w:rPr>
          <w:rFonts w:asciiTheme="majorHAnsi" w:hAnsiTheme="majorHAnsi"/>
          <w:color w:val="000000" w:themeColor="text1"/>
        </w:rPr>
        <w:t xml:space="preserve"> </w:t>
      </w:r>
      <w:r w:rsidR="005A484A" w:rsidRPr="001976BB">
        <w:rPr>
          <w:rFonts w:asciiTheme="majorHAnsi" w:hAnsiTheme="majorHAnsi"/>
          <w:color w:val="000000" w:themeColor="text1"/>
        </w:rPr>
        <w:t>selected</w:t>
      </w:r>
      <w:r w:rsidRPr="001976BB">
        <w:rPr>
          <w:rFonts w:asciiTheme="majorHAnsi" w:hAnsiTheme="majorHAnsi"/>
          <w:color w:val="000000" w:themeColor="text1"/>
        </w:rPr>
        <w:t xml:space="preserve"> wavelength</w:t>
      </w:r>
      <w:r w:rsidR="005A484A" w:rsidRPr="001976BB">
        <w:rPr>
          <w:rFonts w:asciiTheme="majorHAnsi" w:hAnsiTheme="majorHAnsi"/>
          <w:color w:val="000000" w:themeColor="text1"/>
        </w:rPr>
        <w:t>s</w:t>
      </w:r>
      <w:r w:rsidRPr="001976BB">
        <w:rPr>
          <w:rFonts w:asciiTheme="majorHAnsi" w:hAnsiTheme="majorHAnsi"/>
          <w:color w:val="000000" w:themeColor="text1"/>
        </w:rPr>
        <w:t>. In reality, the uncertainties are expected to vary with solar activity, which dramatically alters the magnitude of the sunspot darkening and facular brightening indices, as well as with wavelength</w:t>
      </w:r>
      <w:r w:rsidR="00D571DF" w:rsidRPr="001976BB">
        <w:rPr>
          <w:rFonts w:asciiTheme="majorHAnsi" w:hAnsiTheme="majorHAnsi"/>
          <w:color w:val="000000" w:themeColor="text1"/>
        </w:rPr>
        <w:t>,</w:t>
      </w:r>
      <w:r w:rsidRPr="001976BB">
        <w:rPr>
          <w:rFonts w:asciiTheme="majorHAnsi" w:hAnsiTheme="majorHAnsi"/>
          <w:color w:val="000000" w:themeColor="text1"/>
        </w:rPr>
        <w:t xml:space="preserve"> since the sunspot and facular contrasts have strong wavelength dependences. </w:t>
      </w:r>
      <w:r w:rsidR="00D571DF" w:rsidRPr="001976BB">
        <w:rPr>
          <w:rFonts w:asciiTheme="majorHAnsi" w:hAnsiTheme="majorHAnsi"/>
          <w:color w:val="000000" w:themeColor="text1"/>
        </w:rPr>
        <w:t>A future enhancement will expand and improve the uncertainty estimates in Table 5., taking into account the improved</w:t>
      </w:r>
      <w:r w:rsidRPr="001976BB">
        <w:rPr>
          <w:rFonts w:asciiTheme="majorHAnsi" w:hAnsiTheme="majorHAnsi"/>
          <w:color w:val="000000" w:themeColor="text1"/>
        </w:rPr>
        <w:t xml:space="preserve"> quantitate estimates of uncertainties in solar irradiance arising from the sunspot darkening and facular brightening indices (described in Enhancements</w:t>
      </w:r>
      <w:r w:rsidR="00D571DF" w:rsidRPr="001976BB">
        <w:rPr>
          <w:rFonts w:asciiTheme="majorHAnsi" w:hAnsiTheme="majorHAnsi"/>
          <w:color w:val="000000" w:themeColor="text1"/>
        </w:rPr>
        <w:t xml:space="preserve"> 1 and 2).</w:t>
      </w:r>
    </w:p>
    <w:p w14:paraId="6FF6F8C5" w14:textId="0937BDE4" w:rsidR="00171431" w:rsidRPr="001976BB" w:rsidRDefault="00D571DF" w:rsidP="002C4A32">
      <w:pPr>
        <w:pStyle w:val="CDRBodyText"/>
        <w:ind w:firstLine="0"/>
        <w:rPr>
          <w:rFonts w:asciiTheme="majorHAnsi" w:hAnsiTheme="majorHAnsi"/>
          <w:color w:val="000000" w:themeColor="text1"/>
        </w:rPr>
      </w:pPr>
      <w:r w:rsidRPr="001976BB">
        <w:rPr>
          <w:rFonts w:asciiTheme="majorHAnsi" w:hAnsiTheme="majorHAnsi"/>
          <w:color w:val="000000" w:themeColor="text1"/>
        </w:rPr>
        <w:t>Most importantly, w</w:t>
      </w:r>
      <w:r w:rsidR="000E7C06" w:rsidRPr="001976BB">
        <w:rPr>
          <w:rFonts w:asciiTheme="majorHAnsi" w:hAnsiTheme="majorHAnsi"/>
          <w:color w:val="000000" w:themeColor="text1"/>
        </w:rPr>
        <w:t xml:space="preserve">e plan to </w:t>
      </w:r>
      <w:r w:rsidR="00171431" w:rsidRPr="001976BB">
        <w:rPr>
          <w:rFonts w:asciiTheme="majorHAnsi" w:hAnsiTheme="majorHAnsi"/>
          <w:color w:val="000000" w:themeColor="text1"/>
        </w:rPr>
        <w:t xml:space="preserve">Investigate </w:t>
      </w:r>
      <w:r w:rsidR="000E7C06" w:rsidRPr="001976BB">
        <w:rPr>
          <w:rFonts w:asciiTheme="majorHAnsi" w:hAnsiTheme="majorHAnsi"/>
          <w:color w:val="000000" w:themeColor="text1"/>
        </w:rPr>
        <w:t xml:space="preserve">and attempt to quantify uncertainties arising from assumptions in the model formulation, </w:t>
      </w:r>
      <w:r w:rsidR="003C4F05" w:rsidRPr="001976BB">
        <w:rPr>
          <w:rFonts w:asciiTheme="majorHAnsi" w:hAnsiTheme="majorHAnsi"/>
          <w:color w:val="000000" w:themeColor="text1"/>
        </w:rPr>
        <w:t xml:space="preserve">such </w:t>
      </w:r>
      <w:r w:rsidR="000E7C06" w:rsidRPr="001976BB">
        <w:rPr>
          <w:rFonts w:asciiTheme="majorHAnsi" w:hAnsiTheme="majorHAnsi"/>
          <w:color w:val="000000" w:themeColor="text1"/>
        </w:rPr>
        <w:t xml:space="preserve">as </w:t>
      </w:r>
      <w:r w:rsidR="003C4F05" w:rsidRPr="001976BB">
        <w:rPr>
          <w:rFonts w:asciiTheme="majorHAnsi" w:hAnsiTheme="majorHAnsi"/>
          <w:color w:val="000000" w:themeColor="text1"/>
        </w:rPr>
        <w:t>those that table 6 summarizes</w:t>
      </w:r>
      <w:r w:rsidR="000E7C06" w:rsidRPr="001976BB">
        <w:rPr>
          <w:rFonts w:asciiTheme="majorHAnsi" w:hAnsiTheme="majorHAnsi"/>
          <w:color w:val="000000" w:themeColor="text1"/>
        </w:rPr>
        <w:t>.</w:t>
      </w:r>
    </w:p>
    <w:p w14:paraId="3EB7BD33" w14:textId="77777777" w:rsidR="008D7781" w:rsidRPr="00AB2930" w:rsidRDefault="008D7781" w:rsidP="008D7781">
      <w:pPr>
        <w:pStyle w:val="CDRHeading2"/>
      </w:pPr>
      <w:bookmarkStart w:id="70" w:name="_Toc269030712"/>
      <w:r w:rsidRPr="00AB2930">
        <w:lastRenderedPageBreak/>
        <w:t>Enhancemen</w:t>
      </w:r>
      <w:r>
        <w:t xml:space="preserve">t </w:t>
      </w:r>
      <w:bookmarkEnd w:id="70"/>
      <w:r>
        <w:t>4: Improved Model Formulation</w:t>
      </w:r>
    </w:p>
    <w:p w14:paraId="29E22652" w14:textId="018E9CBF" w:rsidR="008D7781" w:rsidRPr="001976BB" w:rsidRDefault="005A484A" w:rsidP="008D7781">
      <w:pPr>
        <w:pStyle w:val="CDRBodyText"/>
        <w:ind w:firstLine="0"/>
        <w:rPr>
          <w:rFonts w:asciiTheme="majorHAnsi" w:hAnsiTheme="majorHAnsi"/>
          <w:color w:val="000000" w:themeColor="text1"/>
        </w:rPr>
      </w:pPr>
      <w:r w:rsidRPr="001976BB">
        <w:rPr>
          <w:rFonts w:asciiTheme="majorHAnsi" w:hAnsiTheme="majorHAnsi"/>
          <w:color w:val="000000" w:themeColor="text1"/>
        </w:rPr>
        <w:t xml:space="preserve">The solar irradiance algorithm uses coefficients that require three databases for their determination: a time series of observed solar irradiance, and time series of the facular brightening and sunspot darkening indices. Significant (or even modest) changes in any of these time series may result in altered algorithm coefficients and warrant a new </w:t>
      </w:r>
      <w:r w:rsidR="00F87274">
        <w:rPr>
          <w:rFonts w:asciiTheme="majorHAnsi" w:hAnsiTheme="majorHAnsi"/>
          <w:color w:val="000000" w:themeColor="text1"/>
        </w:rPr>
        <w:t xml:space="preserve">algorithm </w:t>
      </w:r>
      <w:r w:rsidRPr="001976BB">
        <w:rPr>
          <w:rFonts w:asciiTheme="majorHAnsi" w:hAnsiTheme="majorHAnsi"/>
          <w:color w:val="000000" w:themeColor="text1"/>
        </w:rPr>
        <w:t xml:space="preserve">version. The sunspot and facular time series may change as a result of Enhancements 1 and 2, and the solar irradiance dataset may change as a result of reprocessing existing observations or by the addition of new observations. </w:t>
      </w:r>
    </w:p>
    <w:p w14:paraId="3C513FA7" w14:textId="08C635E9" w:rsidR="005A484A" w:rsidRPr="001976BB" w:rsidRDefault="005A484A" w:rsidP="008D7781">
      <w:pPr>
        <w:pStyle w:val="CDRBodyText"/>
        <w:ind w:firstLine="0"/>
        <w:rPr>
          <w:rFonts w:asciiTheme="majorHAnsi" w:hAnsiTheme="majorHAnsi"/>
          <w:color w:val="000000" w:themeColor="text1"/>
        </w:rPr>
      </w:pPr>
      <w:r w:rsidRPr="001976BB">
        <w:rPr>
          <w:rFonts w:asciiTheme="majorHAnsi" w:hAnsiTheme="majorHAnsi"/>
          <w:color w:val="000000" w:themeColor="text1"/>
        </w:rPr>
        <w:t xml:space="preserve">It is possible that the current model formulation </w:t>
      </w:r>
      <w:r w:rsidR="00A87521" w:rsidRPr="001976BB">
        <w:rPr>
          <w:rFonts w:asciiTheme="majorHAnsi" w:hAnsiTheme="majorHAnsi"/>
          <w:color w:val="000000" w:themeColor="text1"/>
        </w:rPr>
        <w:t xml:space="preserve">framework </w:t>
      </w:r>
      <w:r w:rsidRPr="001976BB">
        <w:rPr>
          <w:rFonts w:asciiTheme="majorHAnsi" w:hAnsiTheme="majorHAnsi"/>
          <w:color w:val="000000" w:themeColor="text1"/>
        </w:rPr>
        <w:t xml:space="preserve">may </w:t>
      </w:r>
      <w:r w:rsidR="009F5E40" w:rsidRPr="001976BB">
        <w:rPr>
          <w:rFonts w:asciiTheme="majorHAnsi" w:hAnsiTheme="majorHAnsi"/>
          <w:color w:val="000000" w:themeColor="text1"/>
        </w:rPr>
        <w:t xml:space="preserve">also </w:t>
      </w:r>
      <w:r w:rsidRPr="001976BB">
        <w:rPr>
          <w:rFonts w:asciiTheme="majorHAnsi" w:hAnsiTheme="majorHAnsi"/>
          <w:color w:val="000000" w:themeColor="text1"/>
        </w:rPr>
        <w:t>change in the longer-term future</w:t>
      </w:r>
      <w:r w:rsidR="009F5E40" w:rsidRPr="001976BB">
        <w:rPr>
          <w:rFonts w:asciiTheme="majorHAnsi" w:hAnsiTheme="majorHAnsi"/>
          <w:color w:val="000000" w:themeColor="text1"/>
        </w:rPr>
        <w:t>,</w:t>
      </w:r>
      <w:r w:rsidRPr="001976BB">
        <w:rPr>
          <w:rFonts w:asciiTheme="majorHAnsi" w:hAnsiTheme="majorHAnsi"/>
          <w:color w:val="000000" w:themeColor="text1"/>
        </w:rPr>
        <w:t xml:space="preserve"> </w:t>
      </w:r>
      <w:r w:rsidR="009F5E40" w:rsidRPr="001976BB">
        <w:rPr>
          <w:rFonts w:asciiTheme="majorHAnsi" w:hAnsiTheme="majorHAnsi"/>
          <w:color w:val="000000" w:themeColor="text1"/>
        </w:rPr>
        <w:t>to better reflect</w:t>
      </w:r>
      <w:r w:rsidRPr="001976BB">
        <w:rPr>
          <w:rFonts w:asciiTheme="majorHAnsi" w:hAnsiTheme="majorHAnsi"/>
          <w:color w:val="000000" w:themeColor="text1"/>
        </w:rPr>
        <w:t xml:space="preserve"> new understanding of the causes of solar irradiance variabi</w:t>
      </w:r>
      <w:r w:rsidR="00A87521" w:rsidRPr="001976BB">
        <w:rPr>
          <w:rFonts w:asciiTheme="majorHAnsi" w:hAnsiTheme="majorHAnsi"/>
          <w:color w:val="000000" w:themeColor="text1"/>
        </w:rPr>
        <w:t>lity</w:t>
      </w:r>
      <w:r w:rsidR="009F5E40" w:rsidRPr="001976BB">
        <w:rPr>
          <w:rFonts w:asciiTheme="majorHAnsi" w:hAnsiTheme="majorHAnsi"/>
          <w:color w:val="000000" w:themeColor="text1"/>
        </w:rPr>
        <w:t>, and taking into account the assumptions in Table 6</w:t>
      </w:r>
      <w:r w:rsidR="00A87521" w:rsidRPr="001976BB">
        <w:rPr>
          <w:rFonts w:asciiTheme="majorHAnsi" w:hAnsiTheme="majorHAnsi"/>
          <w:color w:val="000000" w:themeColor="text1"/>
        </w:rPr>
        <w:t xml:space="preserve">. For example, the introduction of additional terms to the regression analysis would result in a new model formulation and </w:t>
      </w:r>
      <w:r w:rsidRPr="001976BB">
        <w:rPr>
          <w:rFonts w:asciiTheme="majorHAnsi" w:hAnsiTheme="majorHAnsi"/>
          <w:color w:val="000000" w:themeColor="text1"/>
        </w:rPr>
        <w:t>CDR algorithm.</w:t>
      </w:r>
    </w:p>
    <w:p w14:paraId="5CBE1135" w14:textId="5D3AFCD6" w:rsidR="008D7781" w:rsidRPr="00AB2930" w:rsidRDefault="008D7781" w:rsidP="008D7781">
      <w:pPr>
        <w:pStyle w:val="CDRHeading2"/>
      </w:pPr>
      <w:r w:rsidRPr="00AB2930">
        <w:t>Enhancemen</w:t>
      </w:r>
      <w:r>
        <w:t>t 5: Additional Irradiance Products</w:t>
      </w:r>
    </w:p>
    <w:p w14:paraId="760E4E2A" w14:textId="4E7BD1FD" w:rsidR="00287462" w:rsidRDefault="00012376" w:rsidP="008D7781">
      <w:pPr>
        <w:pStyle w:val="CDRBodyText"/>
        <w:ind w:firstLine="0"/>
        <w:rPr>
          <w:rFonts w:asciiTheme="majorHAnsi" w:hAnsiTheme="majorHAnsi"/>
        </w:rPr>
      </w:pPr>
      <w:r w:rsidRPr="001976BB">
        <w:rPr>
          <w:rFonts w:asciiTheme="majorHAnsi" w:hAnsiTheme="majorHAnsi"/>
        </w:rPr>
        <w:t>The current solar irradiance climate data record algorithm produces the solar spectral irradiance in 1 nm (or broader</w:t>
      </w:r>
      <w:r w:rsidR="009F5E40" w:rsidRPr="001976BB">
        <w:rPr>
          <w:rFonts w:asciiTheme="majorHAnsi" w:hAnsiTheme="majorHAnsi"/>
        </w:rPr>
        <w:t>) spectral bands o</w:t>
      </w:r>
      <w:r w:rsidRPr="001976BB">
        <w:rPr>
          <w:rFonts w:asciiTheme="majorHAnsi" w:hAnsiTheme="majorHAnsi"/>
        </w:rPr>
        <w:t>n a 1 nm (or broader) wavelength grid. However, fundamental, line-by-line calculations of atmospheric heating rates require the input solar spectral irradiance at higher spectral resolution and on a w</w:t>
      </w:r>
      <w:r w:rsidR="00363FF5" w:rsidRPr="001976BB">
        <w:rPr>
          <w:rFonts w:asciiTheme="majorHAnsi" w:hAnsiTheme="majorHAnsi"/>
        </w:rPr>
        <w:t>avenumber grid. So a possible</w:t>
      </w:r>
      <w:r w:rsidRPr="001976BB">
        <w:rPr>
          <w:rFonts w:asciiTheme="majorHAnsi" w:hAnsiTheme="majorHAnsi"/>
        </w:rPr>
        <w:t xml:space="preserve"> future additional irradiance product is </w:t>
      </w:r>
      <w:r w:rsidR="00363FF5" w:rsidRPr="001976BB">
        <w:rPr>
          <w:rFonts w:asciiTheme="majorHAnsi" w:hAnsiTheme="majorHAnsi"/>
        </w:rPr>
        <w:t>might be solar irradiance on a higher resolution wavenumber grid.</w:t>
      </w:r>
    </w:p>
    <w:p w14:paraId="2B183829" w14:textId="358B9FD9" w:rsidR="00362C13" w:rsidRPr="00362C13" w:rsidRDefault="00362C13" w:rsidP="00362C13">
      <w:pPr>
        <w:pStyle w:val="CDRHeading2"/>
      </w:pPr>
      <w:r>
        <w:t>Enhancement 6: Improved Exception Handling</w:t>
      </w:r>
    </w:p>
    <w:p w14:paraId="40E02A53" w14:textId="77777777" w:rsidR="00362C13" w:rsidRDefault="00362C13" w:rsidP="00362C13">
      <w:pPr>
        <w:pStyle w:val="CDRGuidance"/>
        <w:rPr>
          <w:rFonts w:asciiTheme="majorHAnsi" w:hAnsiTheme="majorHAnsi"/>
          <w:i w:val="0"/>
        </w:rPr>
      </w:pPr>
      <w:r w:rsidRPr="000F1FC4">
        <w:rPr>
          <w:rFonts w:asciiTheme="majorHAnsi" w:hAnsiTheme="majorHAnsi"/>
          <w:i w:val="0"/>
        </w:rPr>
        <w:t>The processing code is not currently robust when it comes to exception handling.  Error conditions are unlikely, assuming the processing environment is adequately prepared. Future enhancements will ensure that appropriate error messages are returned.</w:t>
      </w:r>
    </w:p>
    <w:p w14:paraId="5190D364" w14:textId="7AB29DCE" w:rsidR="00D85691" w:rsidRDefault="00D85691" w:rsidP="00D85691">
      <w:pPr>
        <w:pStyle w:val="CDRHeading2"/>
      </w:pPr>
      <w:r>
        <w:t>Enhancement 7: Improved Quality Flagging</w:t>
      </w:r>
    </w:p>
    <w:p w14:paraId="2FA8E4E6" w14:textId="4D4E94A7" w:rsidR="00D85691" w:rsidRDefault="00D85691" w:rsidP="00D85691">
      <w:pPr>
        <w:pStyle w:val="CDRBodyText"/>
        <w:ind w:firstLine="0"/>
        <w:rPr>
          <w:rFonts w:asciiTheme="majorHAnsi" w:hAnsiTheme="majorHAnsi"/>
        </w:rPr>
      </w:pPr>
      <w:r w:rsidRPr="00D85691">
        <w:rPr>
          <w:rFonts w:asciiTheme="majorHAnsi" w:hAnsiTheme="majorHAnsi"/>
        </w:rPr>
        <w:t xml:space="preserve">The </w:t>
      </w:r>
      <w:r>
        <w:rPr>
          <w:rFonts w:asciiTheme="majorHAnsi" w:hAnsiTheme="majorHAnsi"/>
        </w:rPr>
        <w:t xml:space="preserve">current implementation of the </w:t>
      </w:r>
      <w:r w:rsidR="008F4658">
        <w:rPr>
          <w:rFonts w:asciiTheme="majorHAnsi" w:hAnsiTheme="majorHAnsi"/>
        </w:rPr>
        <w:t xml:space="preserve">data </w:t>
      </w:r>
      <w:r>
        <w:rPr>
          <w:rFonts w:asciiTheme="majorHAnsi" w:hAnsiTheme="majorHAnsi"/>
        </w:rPr>
        <w:t>quality flag is immature. Future enhancements will implement a bit mask for multiple flags, improving the QA record to identify suspected outliers and duplicate or missing records in the input facular brightening and sunspot darkening indices, as well as outliers in the modeled total and spectral solar irradiance time series. The flagging of outliers in the input data will be assessed by comparison to independent but correlated data sets, such as the F10.7 time series, as well as known variability in the input data as derived from the original NRLTSI and NRLSSI model.</w:t>
      </w:r>
      <w:r w:rsidR="008F4658">
        <w:rPr>
          <w:rFonts w:asciiTheme="majorHAnsi" w:hAnsiTheme="majorHAnsi"/>
        </w:rPr>
        <w:t xml:space="preserve"> The flagging of outliers in the modeled total and spectral solar irradiance will be based on comparisons to the measurement record.  </w:t>
      </w:r>
    </w:p>
    <w:p w14:paraId="5B2F4E6A" w14:textId="09125827" w:rsidR="00362C13" w:rsidRPr="008F4658" w:rsidRDefault="008F4658" w:rsidP="008F4658">
      <w:pPr>
        <w:spacing w:before="60" w:after="180" w:line="240" w:lineRule="auto"/>
        <w:rPr>
          <w:rFonts w:asciiTheme="majorHAnsi" w:hAnsiTheme="majorHAnsi"/>
          <w:sz w:val="24"/>
          <w:szCs w:val="24"/>
        </w:rPr>
      </w:pPr>
      <w:r w:rsidRPr="008F4658">
        <w:rPr>
          <w:rFonts w:asciiTheme="majorHAnsi" w:hAnsiTheme="majorHAnsi"/>
          <w:sz w:val="24"/>
          <w:szCs w:val="24"/>
        </w:rPr>
        <w:t xml:space="preserve">As noted in Sections 5.3 and 6, </w:t>
      </w:r>
      <w:r>
        <w:rPr>
          <w:rFonts w:asciiTheme="majorHAnsi" w:hAnsiTheme="majorHAnsi"/>
          <w:sz w:val="24"/>
          <w:szCs w:val="24"/>
        </w:rPr>
        <w:t xml:space="preserve">initial </w:t>
      </w:r>
      <w:r w:rsidRPr="008F4658">
        <w:rPr>
          <w:rFonts w:asciiTheme="majorHAnsi" w:hAnsiTheme="majorHAnsi"/>
          <w:sz w:val="24"/>
          <w:szCs w:val="24"/>
        </w:rPr>
        <w:t>manual</w:t>
      </w:r>
      <w:r w:rsidRPr="00E63A60">
        <w:rPr>
          <w:rFonts w:asciiTheme="majorHAnsi" w:hAnsiTheme="majorHAnsi"/>
          <w:sz w:val="24"/>
          <w:szCs w:val="24"/>
        </w:rPr>
        <w:t xml:space="preserve"> monitoring</w:t>
      </w:r>
      <w:r>
        <w:rPr>
          <w:rFonts w:asciiTheme="majorHAnsi" w:hAnsiTheme="majorHAnsi"/>
          <w:sz w:val="24"/>
          <w:szCs w:val="24"/>
        </w:rPr>
        <w:t xml:space="preserve"> by the Solar Irradiance Data Record, particularly of the input data sets, will ultimately lead to improved </w:t>
      </w:r>
      <w:r w:rsidRPr="00E63A60">
        <w:rPr>
          <w:rFonts w:asciiTheme="majorHAnsi" w:hAnsiTheme="majorHAnsi"/>
          <w:sz w:val="24"/>
          <w:szCs w:val="24"/>
        </w:rPr>
        <w:t>operational implementation of the Solar I</w:t>
      </w:r>
      <w:r>
        <w:rPr>
          <w:rFonts w:asciiTheme="majorHAnsi" w:hAnsiTheme="majorHAnsi"/>
          <w:sz w:val="24"/>
          <w:szCs w:val="24"/>
        </w:rPr>
        <w:t>rradiance Data Record algorithm</w:t>
      </w:r>
      <w:r w:rsidR="006E392F">
        <w:rPr>
          <w:rFonts w:asciiTheme="majorHAnsi" w:hAnsiTheme="majorHAnsi"/>
          <w:sz w:val="24"/>
          <w:szCs w:val="24"/>
        </w:rPr>
        <w:t xml:space="preserve"> and confidence in the quality flagging</w:t>
      </w:r>
      <w:r>
        <w:rPr>
          <w:rFonts w:asciiTheme="majorHAnsi" w:hAnsiTheme="majorHAnsi"/>
          <w:sz w:val="24"/>
          <w:szCs w:val="24"/>
        </w:rPr>
        <w:t>.</w:t>
      </w:r>
    </w:p>
    <w:p w14:paraId="379D9E64" w14:textId="77777777" w:rsidR="000C19D7" w:rsidRDefault="000C19D7" w:rsidP="00C53635">
      <w:pPr>
        <w:pStyle w:val="CDRHeading1"/>
      </w:pPr>
      <w:bookmarkStart w:id="71" w:name="_Toc269030713"/>
      <w:r>
        <w:lastRenderedPageBreak/>
        <w:t>References</w:t>
      </w:r>
      <w:bookmarkEnd w:id="71"/>
    </w:p>
    <w:p w14:paraId="2ED6DEB4" w14:textId="77777777" w:rsidR="00FE7A41" w:rsidRDefault="00926FE6" w:rsidP="00FE7A41">
      <w:pPr>
        <w:pStyle w:val="CDRReference"/>
        <w:spacing w:before="120" w:after="120"/>
        <w:rPr>
          <w:rFonts w:asciiTheme="majorHAnsi" w:hAnsiTheme="majorHAnsi"/>
          <w:sz w:val="24"/>
        </w:rPr>
      </w:pPr>
      <w:r w:rsidRPr="00A666D1">
        <w:rPr>
          <w:rFonts w:asciiTheme="majorHAnsi" w:hAnsiTheme="majorHAnsi"/>
          <w:sz w:val="24"/>
        </w:rPr>
        <w:t>Brandt, P, N</w:t>
      </w:r>
      <w:r w:rsidR="00F3646F" w:rsidRPr="00A666D1">
        <w:rPr>
          <w:rFonts w:asciiTheme="majorHAnsi" w:hAnsiTheme="majorHAnsi"/>
          <w:sz w:val="24"/>
        </w:rPr>
        <w:t xml:space="preserve">., </w:t>
      </w:r>
      <w:r w:rsidR="00933B8F">
        <w:rPr>
          <w:rFonts w:asciiTheme="majorHAnsi" w:hAnsiTheme="majorHAnsi"/>
          <w:sz w:val="24"/>
        </w:rPr>
        <w:t>M. Stix, M., and H. We</w:t>
      </w:r>
      <w:r w:rsidR="00F3646F" w:rsidRPr="00A666D1">
        <w:rPr>
          <w:rFonts w:asciiTheme="majorHAnsi" w:hAnsiTheme="majorHAnsi"/>
          <w:sz w:val="24"/>
        </w:rPr>
        <w:t>inhardt (</w:t>
      </w:r>
      <w:r w:rsidRPr="00A666D1">
        <w:rPr>
          <w:rFonts w:asciiTheme="majorHAnsi" w:hAnsiTheme="majorHAnsi"/>
          <w:sz w:val="24"/>
        </w:rPr>
        <w:t>1994</w:t>
      </w:r>
      <w:r w:rsidR="00F3646F" w:rsidRPr="00A666D1">
        <w:rPr>
          <w:rFonts w:asciiTheme="majorHAnsi" w:hAnsiTheme="majorHAnsi"/>
          <w:sz w:val="24"/>
        </w:rPr>
        <w:t>).</w:t>
      </w:r>
      <w:r w:rsidR="00933B8F" w:rsidRPr="00933B8F">
        <w:rPr>
          <w:rFonts w:asciiTheme="majorHAnsi" w:hAnsiTheme="majorHAnsi"/>
          <w:sz w:val="24"/>
        </w:rPr>
        <w:t xml:space="preserve"> Modelling solar irradiance variations with an area dependent photometric sunspot index</w:t>
      </w:r>
      <w:r w:rsidR="00933B8F">
        <w:rPr>
          <w:rFonts w:asciiTheme="majorHAnsi" w:hAnsiTheme="majorHAnsi"/>
          <w:sz w:val="24"/>
        </w:rPr>
        <w:t>.</w:t>
      </w:r>
      <w:r w:rsidR="00F3646F" w:rsidRPr="00A666D1">
        <w:rPr>
          <w:rFonts w:asciiTheme="majorHAnsi" w:hAnsiTheme="majorHAnsi"/>
          <w:sz w:val="24"/>
        </w:rPr>
        <w:t xml:space="preserve"> </w:t>
      </w:r>
      <w:r w:rsidRPr="00A666D1">
        <w:rPr>
          <w:rFonts w:asciiTheme="majorHAnsi" w:hAnsiTheme="majorHAnsi"/>
          <w:i/>
          <w:sz w:val="24"/>
        </w:rPr>
        <w:t>Solar Phys</w:t>
      </w:r>
      <w:r w:rsidR="00933B8F">
        <w:rPr>
          <w:rFonts w:asciiTheme="majorHAnsi" w:hAnsiTheme="majorHAnsi"/>
          <w:sz w:val="24"/>
        </w:rPr>
        <w:t>. 152:119-124.</w:t>
      </w:r>
    </w:p>
    <w:p w14:paraId="064B7A26" w14:textId="0E0CE789" w:rsidR="00FE7A41" w:rsidRPr="00FE7A41" w:rsidRDefault="00FE7A41" w:rsidP="00FE7A41">
      <w:pPr>
        <w:pStyle w:val="CDRReference"/>
        <w:spacing w:before="120" w:after="120"/>
        <w:rPr>
          <w:rFonts w:asciiTheme="majorHAnsi" w:hAnsiTheme="majorHAnsi"/>
          <w:sz w:val="24"/>
        </w:rPr>
      </w:pPr>
      <w:r>
        <w:rPr>
          <w:rFonts w:asciiTheme="majorHAnsi" w:hAnsiTheme="majorHAnsi"/>
          <w:sz w:val="24"/>
        </w:rPr>
        <w:t xml:space="preserve">Coddington, O., </w:t>
      </w:r>
      <w:r w:rsidR="00D1757C">
        <w:rPr>
          <w:rFonts w:asciiTheme="majorHAnsi" w:hAnsiTheme="majorHAnsi"/>
          <w:sz w:val="24"/>
        </w:rPr>
        <w:t xml:space="preserve">P. Pilewskie, E. Richard, G. </w:t>
      </w:r>
      <w:r>
        <w:rPr>
          <w:rFonts w:asciiTheme="majorHAnsi" w:hAnsiTheme="majorHAnsi"/>
          <w:sz w:val="24"/>
        </w:rPr>
        <w:t>K</w:t>
      </w:r>
      <w:r w:rsidR="00D1757C">
        <w:rPr>
          <w:rFonts w:asciiTheme="majorHAnsi" w:hAnsiTheme="majorHAnsi"/>
          <w:sz w:val="24"/>
        </w:rPr>
        <w:t>opp, J. Lean, D. Harber, E. Hartnett, and S. Beland (2013).</w:t>
      </w:r>
      <w:r>
        <w:rPr>
          <w:rFonts w:asciiTheme="majorHAnsi" w:hAnsiTheme="majorHAnsi"/>
          <w:sz w:val="24"/>
        </w:rPr>
        <w:t xml:space="preserve"> TSIS Algorithm Theoretical Basis Document (ATBD) (</w:t>
      </w:r>
      <w:r>
        <w:rPr>
          <w:rFonts w:asciiTheme="majorHAnsi" w:hAnsiTheme="majorHAnsi"/>
          <w:i/>
          <w:sz w:val="24"/>
        </w:rPr>
        <w:t>draft</w:t>
      </w:r>
      <w:r>
        <w:rPr>
          <w:rFonts w:asciiTheme="majorHAnsi" w:hAnsiTheme="majorHAnsi"/>
          <w:sz w:val="24"/>
        </w:rPr>
        <w:t xml:space="preserve">). </w:t>
      </w:r>
    </w:p>
    <w:p w14:paraId="45774202" w14:textId="23E59392" w:rsidR="00425D6B" w:rsidRPr="00A666D1" w:rsidRDefault="00425D6B" w:rsidP="0026122C">
      <w:pPr>
        <w:pStyle w:val="CDRReference"/>
        <w:spacing w:before="120" w:after="120"/>
        <w:rPr>
          <w:rFonts w:asciiTheme="majorHAnsi" w:hAnsiTheme="majorHAnsi"/>
          <w:sz w:val="24"/>
        </w:rPr>
      </w:pPr>
      <w:r w:rsidRPr="00A666D1">
        <w:rPr>
          <w:rFonts w:asciiTheme="majorHAnsi" w:hAnsiTheme="majorHAnsi"/>
          <w:sz w:val="24"/>
        </w:rPr>
        <w:t xml:space="preserve">Fröhlich, C., and </w:t>
      </w:r>
      <w:r w:rsidR="00F3646F" w:rsidRPr="00A666D1">
        <w:rPr>
          <w:rFonts w:asciiTheme="majorHAnsi" w:hAnsiTheme="majorHAnsi"/>
          <w:sz w:val="24"/>
        </w:rPr>
        <w:t>J. Lean (2004).</w:t>
      </w:r>
      <w:r w:rsidRPr="00A666D1">
        <w:rPr>
          <w:rFonts w:asciiTheme="majorHAnsi" w:hAnsiTheme="majorHAnsi"/>
          <w:sz w:val="24"/>
        </w:rPr>
        <w:t xml:space="preserve"> </w:t>
      </w:r>
      <w:r w:rsidR="007F064B" w:rsidRPr="007F064B">
        <w:rPr>
          <w:rFonts w:asciiTheme="majorHAnsi" w:hAnsiTheme="majorHAnsi"/>
          <w:sz w:val="24"/>
        </w:rPr>
        <w:t>Solar irradiance variability and climate</w:t>
      </w:r>
      <w:r w:rsidR="007F064B">
        <w:rPr>
          <w:rFonts w:asciiTheme="majorHAnsi" w:hAnsiTheme="majorHAnsi"/>
          <w:sz w:val="24"/>
        </w:rPr>
        <w:t xml:space="preserve">. </w:t>
      </w:r>
      <w:r w:rsidRPr="00A666D1">
        <w:rPr>
          <w:rFonts w:asciiTheme="majorHAnsi" w:hAnsiTheme="majorHAnsi"/>
          <w:i/>
          <w:sz w:val="24"/>
        </w:rPr>
        <w:t>Astron. Astrophys. Rev</w:t>
      </w:r>
      <w:r w:rsidRPr="00A666D1">
        <w:rPr>
          <w:rFonts w:asciiTheme="majorHAnsi" w:hAnsiTheme="majorHAnsi"/>
          <w:sz w:val="24"/>
        </w:rPr>
        <w:t>., 12 (4), 273-320, doi: 10.1007/s00159-004-0024-1</w:t>
      </w:r>
    </w:p>
    <w:p w14:paraId="7B4C542A" w14:textId="65AD6B4A" w:rsidR="00B4584A" w:rsidRDefault="00C86D0B" w:rsidP="00B4584A">
      <w:pPr>
        <w:pStyle w:val="CDRReference"/>
        <w:spacing w:before="120" w:after="120"/>
        <w:rPr>
          <w:rFonts w:asciiTheme="majorHAnsi" w:hAnsiTheme="majorHAnsi"/>
          <w:sz w:val="24"/>
        </w:rPr>
      </w:pPr>
      <w:r>
        <w:rPr>
          <w:rFonts w:asciiTheme="majorHAnsi" w:hAnsiTheme="majorHAnsi"/>
          <w:sz w:val="24"/>
        </w:rPr>
        <w:t xml:space="preserve">Hall, J. C. </w:t>
      </w:r>
      <w:r w:rsidR="0044663C" w:rsidRPr="00A666D1">
        <w:rPr>
          <w:rFonts w:asciiTheme="majorHAnsi" w:hAnsiTheme="majorHAnsi"/>
          <w:sz w:val="24"/>
        </w:rPr>
        <w:t xml:space="preserve">and </w:t>
      </w:r>
      <w:r>
        <w:rPr>
          <w:rFonts w:asciiTheme="majorHAnsi" w:hAnsiTheme="majorHAnsi"/>
          <w:sz w:val="24"/>
        </w:rPr>
        <w:t xml:space="preserve">G. W. </w:t>
      </w:r>
      <w:r w:rsidR="0044663C" w:rsidRPr="00A666D1">
        <w:rPr>
          <w:rFonts w:asciiTheme="majorHAnsi" w:hAnsiTheme="majorHAnsi"/>
          <w:sz w:val="24"/>
        </w:rPr>
        <w:t xml:space="preserve">Lockwood </w:t>
      </w:r>
      <w:r>
        <w:rPr>
          <w:rFonts w:asciiTheme="majorHAnsi" w:hAnsiTheme="majorHAnsi"/>
          <w:sz w:val="24"/>
        </w:rPr>
        <w:t xml:space="preserve">(21004). </w:t>
      </w:r>
      <w:r w:rsidRPr="00C86D0B">
        <w:rPr>
          <w:rFonts w:asciiTheme="majorHAnsi" w:hAnsiTheme="majorHAnsi"/>
          <w:sz w:val="24"/>
        </w:rPr>
        <w:t>The Chromospheric Activity and Variability of Cycling and Flat Activity Solar-Analog Stars</w:t>
      </w:r>
      <w:r w:rsidRPr="00C86D0B">
        <w:rPr>
          <w:rFonts w:asciiTheme="majorHAnsi" w:hAnsiTheme="majorHAnsi"/>
          <w:i/>
          <w:sz w:val="24"/>
        </w:rPr>
        <w:t>.</w:t>
      </w:r>
      <w:r w:rsidRPr="00C86D0B">
        <w:rPr>
          <w:i/>
        </w:rPr>
        <w:t xml:space="preserve"> </w:t>
      </w:r>
      <w:r w:rsidRPr="00C86D0B">
        <w:rPr>
          <w:rFonts w:asciiTheme="majorHAnsi" w:hAnsiTheme="majorHAnsi"/>
          <w:i/>
          <w:sz w:val="24"/>
        </w:rPr>
        <w:t>Astrophys. J</w:t>
      </w:r>
      <w:r>
        <w:rPr>
          <w:rFonts w:asciiTheme="majorHAnsi" w:hAnsiTheme="majorHAnsi"/>
          <w:sz w:val="24"/>
        </w:rPr>
        <w:t>., 614:</w:t>
      </w:r>
      <w:r w:rsidRPr="00C86D0B">
        <w:rPr>
          <w:rFonts w:asciiTheme="majorHAnsi" w:hAnsiTheme="majorHAnsi"/>
          <w:sz w:val="24"/>
        </w:rPr>
        <w:t>942</w:t>
      </w:r>
      <w:r>
        <w:rPr>
          <w:rFonts w:asciiTheme="majorHAnsi" w:hAnsiTheme="majorHAnsi"/>
          <w:sz w:val="24"/>
        </w:rPr>
        <w:t xml:space="preserve">, </w:t>
      </w:r>
      <w:r w:rsidRPr="00C86D0B">
        <w:rPr>
          <w:rFonts w:asciiTheme="majorHAnsi" w:hAnsiTheme="majorHAnsi"/>
          <w:sz w:val="24"/>
        </w:rPr>
        <w:t>doi:10.1086/423926</w:t>
      </w:r>
      <w:r>
        <w:rPr>
          <w:rFonts w:asciiTheme="majorHAnsi" w:hAnsiTheme="majorHAnsi"/>
          <w:sz w:val="24"/>
        </w:rPr>
        <w:t>.</w:t>
      </w:r>
    </w:p>
    <w:p w14:paraId="6FD1C87E" w14:textId="3A45C053" w:rsidR="008B56F2" w:rsidRPr="00A666D1" w:rsidRDefault="008B56F2" w:rsidP="00B4584A">
      <w:pPr>
        <w:pStyle w:val="CDRReference"/>
        <w:spacing w:before="120" w:after="120"/>
        <w:rPr>
          <w:rFonts w:asciiTheme="majorHAnsi" w:hAnsiTheme="majorHAnsi"/>
          <w:sz w:val="24"/>
        </w:rPr>
      </w:pPr>
      <w:r>
        <w:rPr>
          <w:rFonts w:asciiTheme="majorHAnsi" w:hAnsiTheme="majorHAnsi"/>
          <w:sz w:val="24"/>
        </w:rPr>
        <w:t xml:space="preserve">Hoyt, D. V., and K. H Schatten (1993). </w:t>
      </w:r>
      <w:r w:rsidRPr="008B56F2">
        <w:rPr>
          <w:rFonts w:asciiTheme="majorHAnsi" w:hAnsiTheme="majorHAnsi"/>
          <w:sz w:val="24"/>
        </w:rPr>
        <w:t>A discussion of plausible solar irradiance variations, 1700-1992</w:t>
      </w:r>
      <w:r>
        <w:rPr>
          <w:rFonts w:asciiTheme="majorHAnsi" w:hAnsiTheme="majorHAnsi"/>
          <w:sz w:val="24"/>
        </w:rPr>
        <w:t xml:space="preserve">. </w:t>
      </w:r>
      <w:r w:rsidRPr="008B56F2">
        <w:rPr>
          <w:rFonts w:asciiTheme="majorHAnsi" w:hAnsiTheme="majorHAnsi"/>
          <w:i/>
          <w:sz w:val="24"/>
        </w:rPr>
        <w:t xml:space="preserve">J. </w:t>
      </w:r>
      <w:r>
        <w:rPr>
          <w:rFonts w:asciiTheme="majorHAnsi" w:hAnsiTheme="majorHAnsi"/>
          <w:i/>
          <w:sz w:val="24"/>
        </w:rPr>
        <w:t>Geophys.</w:t>
      </w:r>
      <w:r w:rsidRPr="008B56F2">
        <w:rPr>
          <w:rFonts w:asciiTheme="majorHAnsi" w:hAnsiTheme="majorHAnsi"/>
          <w:i/>
          <w:sz w:val="24"/>
        </w:rPr>
        <w:t xml:space="preserve"> Res</w:t>
      </w:r>
      <w:r>
        <w:rPr>
          <w:rFonts w:asciiTheme="majorHAnsi" w:hAnsiTheme="majorHAnsi"/>
          <w:sz w:val="24"/>
        </w:rPr>
        <w:t xml:space="preserve">., </w:t>
      </w:r>
      <w:r w:rsidRPr="008B56F2">
        <w:rPr>
          <w:rFonts w:asciiTheme="majorHAnsi" w:hAnsiTheme="majorHAnsi"/>
          <w:sz w:val="24"/>
        </w:rPr>
        <w:t>98.A11: 18895-18906.</w:t>
      </w:r>
    </w:p>
    <w:p w14:paraId="633AB28A" w14:textId="7785EE0A" w:rsidR="00425D6B" w:rsidRPr="00A666D1" w:rsidRDefault="00425D6B" w:rsidP="0026122C">
      <w:pPr>
        <w:pStyle w:val="CDRReference"/>
        <w:spacing w:before="120" w:after="120"/>
        <w:rPr>
          <w:rFonts w:asciiTheme="majorHAnsi" w:hAnsiTheme="majorHAnsi"/>
          <w:sz w:val="24"/>
        </w:rPr>
      </w:pPr>
      <w:r w:rsidRPr="00A666D1">
        <w:rPr>
          <w:rFonts w:asciiTheme="majorHAnsi" w:hAnsiTheme="majorHAnsi"/>
          <w:sz w:val="24"/>
        </w:rPr>
        <w:t xml:space="preserve">Kopp, G., and </w:t>
      </w:r>
      <w:r w:rsidR="007F064B">
        <w:rPr>
          <w:rFonts w:asciiTheme="majorHAnsi" w:hAnsiTheme="majorHAnsi"/>
          <w:sz w:val="24"/>
        </w:rPr>
        <w:t>J. L. Lean</w:t>
      </w:r>
      <w:r w:rsidR="00F3646F" w:rsidRPr="00A666D1">
        <w:rPr>
          <w:rFonts w:asciiTheme="majorHAnsi" w:hAnsiTheme="majorHAnsi"/>
          <w:sz w:val="24"/>
        </w:rPr>
        <w:t xml:space="preserve"> (2011).</w:t>
      </w:r>
      <w:r w:rsidR="00D43376" w:rsidRPr="00D43376">
        <w:t xml:space="preserve"> </w:t>
      </w:r>
      <w:r w:rsidR="00D43376" w:rsidRPr="00D43376">
        <w:rPr>
          <w:rFonts w:asciiTheme="majorHAnsi" w:hAnsiTheme="majorHAnsi"/>
          <w:sz w:val="24"/>
        </w:rPr>
        <w:t>A new low value of Total Solar Irradiance: ev</w:t>
      </w:r>
      <w:r w:rsidR="00D43376">
        <w:rPr>
          <w:rFonts w:asciiTheme="majorHAnsi" w:hAnsiTheme="majorHAnsi"/>
          <w:sz w:val="24"/>
        </w:rPr>
        <w:t>idence and climate significance.</w:t>
      </w:r>
      <w:r w:rsidR="00F3646F" w:rsidRPr="00A666D1">
        <w:rPr>
          <w:rFonts w:asciiTheme="majorHAnsi" w:hAnsiTheme="majorHAnsi"/>
          <w:sz w:val="24"/>
        </w:rPr>
        <w:t xml:space="preserve"> </w:t>
      </w:r>
      <w:r w:rsidRPr="00A666D1">
        <w:rPr>
          <w:rFonts w:asciiTheme="majorHAnsi" w:hAnsiTheme="majorHAnsi"/>
          <w:i/>
          <w:sz w:val="24"/>
        </w:rPr>
        <w:t>Geophys. Res. Lett</w:t>
      </w:r>
      <w:r w:rsidRPr="00A666D1">
        <w:rPr>
          <w:rFonts w:asciiTheme="majorHAnsi" w:hAnsiTheme="majorHAnsi"/>
          <w:sz w:val="24"/>
        </w:rPr>
        <w:t>., 38, L01706, doi:10.1029/2010GL045777 2011</w:t>
      </w:r>
    </w:p>
    <w:p w14:paraId="5DE053C3" w14:textId="0922EB48" w:rsidR="00425D6B" w:rsidRPr="00A666D1" w:rsidRDefault="00F334A6" w:rsidP="0026122C">
      <w:pPr>
        <w:pStyle w:val="CDRReference"/>
        <w:spacing w:before="120" w:after="120"/>
        <w:rPr>
          <w:rFonts w:asciiTheme="majorHAnsi" w:hAnsiTheme="majorHAnsi"/>
          <w:sz w:val="24"/>
        </w:rPr>
      </w:pPr>
      <w:r>
        <w:rPr>
          <w:rFonts w:asciiTheme="majorHAnsi" w:hAnsiTheme="majorHAnsi"/>
          <w:sz w:val="24"/>
        </w:rPr>
        <w:t>Kurucz, R.L.</w:t>
      </w:r>
      <w:r w:rsidR="00425D6B" w:rsidRPr="00A666D1">
        <w:rPr>
          <w:rFonts w:asciiTheme="majorHAnsi" w:hAnsiTheme="majorHAnsi"/>
          <w:sz w:val="24"/>
        </w:rPr>
        <w:t xml:space="preserve"> </w:t>
      </w:r>
      <w:r>
        <w:rPr>
          <w:rFonts w:asciiTheme="majorHAnsi" w:hAnsiTheme="majorHAnsi"/>
          <w:sz w:val="24"/>
        </w:rPr>
        <w:t xml:space="preserve">(1991). The solar spectrum. </w:t>
      </w:r>
      <w:r w:rsidR="00425D6B" w:rsidRPr="00A666D1">
        <w:rPr>
          <w:rFonts w:asciiTheme="majorHAnsi" w:hAnsiTheme="majorHAnsi"/>
          <w:i/>
          <w:sz w:val="24"/>
        </w:rPr>
        <w:t>The University of Arizona Press</w:t>
      </w:r>
      <w:r w:rsidR="00425D6B" w:rsidRPr="00A666D1">
        <w:rPr>
          <w:rFonts w:asciiTheme="majorHAnsi" w:hAnsiTheme="majorHAnsi"/>
          <w:sz w:val="24"/>
        </w:rPr>
        <w:t>, Tucson, pp. 663-669</w:t>
      </w:r>
      <w:r>
        <w:rPr>
          <w:rFonts w:asciiTheme="majorHAnsi" w:hAnsiTheme="majorHAnsi"/>
          <w:sz w:val="24"/>
        </w:rPr>
        <w:t>.</w:t>
      </w:r>
    </w:p>
    <w:p w14:paraId="01FA54CF" w14:textId="45D33289" w:rsidR="00425D6B" w:rsidRPr="00A666D1" w:rsidRDefault="00425D6B" w:rsidP="0026122C">
      <w:pPr>
        <w:pStyle w:val="CDRReference"/>
        <w:spacing w:before="120" w:after="120"/>
        <w:rPr>
          <w:rFonts w:asciiTheme="majorHAnsi" w:hAnsiTheme="majorHAnsi"/>
          <w:sz w:val="24"/>
        </w:rPr>
      </w:pPr>
      <w:r w:rsidRPr="00A666D1">
        <w:rPr>
          <w:rFonts w:asciiTheme="majorHAnsi" w:hAnsiTheme="majorHAnsi"/>
          <w:sz w:val="24"/>
        </w:rPr>
        <w:t xml:space="preserve">Lean, J., </w:t>
      </w:r>
      <w:r w:rsidR="00F3646F" w:rsidRPr="00A666D1">
        <w:rPr>
          <w:rFonts w:asciiTheme="majorHAnsi" w:hAnsiTheme="majorHAnsi"/>
          <w:sz w:val="24"/>
        </w:rPr>
        <w:t xml:space="preserve">A. Skumanich, </w:t>
      </w:r>
      <w:r w:rsidRPr="00A666D1">
        <w:rPr>
          <w:rFonts w:asciiTheme="majorHAnsi" w:hAnsiTheme="majorHAnsi"/>
          <w:sz w:val="24"/>
        </w:rPr>
        <w:t xml:space="preserve">and </w:t>
      </w:r>
      <w:r w:rsidR="00F3646F" w:rsidRPr="00A666D1">
        <w:rPr>
          <w:rFonts w:asciiTheme="majorHAnsi" w:hAnsiTheme="majorHAnsi"/>
          <w:sz w:val="24"/>
        </w:rPr>
        <w:t>O. R. White (</w:t>
      </w:r>
      <w:r w:rsidRPr="00A666D1">
        <w:rPr>
          <w:rFonts w:asciiTheme="majorHAnsi" w:hAnsiTheme="majorHAnsi"/>
          <w:sz w:val="24"/>
        </w:rPr>
        <w:t>1992</w:t>
      </w:r>
      <w:r w:rsidR="00F3646F" w:rsidRPr="00A666D1">
        <w:rPr>
          <w:rFonts w:asciiTheme="majorHAnsi" w:hAnsiTheme="majorHAnsi"/>
          <w:sz w:val="24"/>
        </w:rPr>
        <w:t>)</w:t>
      </w:r>
      <w:r w:rsidRPr="00A666D1">
        <w:rPr>
          <w:rFonts w:asciiTheme="majorHAnsi" w:hAnsiTheme="majorHAnsi"/>
          <w:sz w:val="24"/>
        </w:rPr>
        <w:t>.</w:t>
      </w:r>
      <w:r w:rsidR="00DE312E" w:rsidRPr="00DE312E">
        <w:t xml:space="preserve"> </w:t>
      </w:r>
      <w:r w:rsidR="00DE312E" w:rsidRPr="00DE312E">
        <w:rPr>
          <w:rFonts w:asciiTheme="majorHAnsi" w:hAnsiTheme="majorHAnsi"/>
          <w:sz w:val="24"/>
        </w:rPr>
        <w:t>Estimating the Sun's Radiative Ou</w:t>
      </w:r>
      <w:r w:rsidR="00DE312E">
        <w:rPr>
          <w:rFonts w:asciiTheme="majorHAnsi" w:hAnsiTheme="majorHAnsi"/>
          <w:sz w:val="24"/>
        </w:rPr>
        <w:t>tput During the Maunder Minimum.</w:t>
      </w:r>
      <w:r w:rsidRPr="00A666D1">
        <w:rPr>
          <w:rFonts w:asciiTheme="majorHAnsi" w:hAnsiTheme="majorHAnsi"/>
          <w:sz w:val="24"/>
        </w:rPr>
        <w:t xml:space="preserve"> </w:t>
      </w:r>
      <w:r w:rsidRPr="00A666D1">
        <w:rPr>
          <w:rFonts w:asciiTheme="majorHAnsi" w:hAnsiTheme="majorHAnsi"/>
          <w:i/>
          <w:sz w:val="24"/>
        </w:rPr>
        <w:t>Geophys. Res. Lett</w:t>
      </w:r>
      <w:r w:rsidR="00F3646F" w:rsidRPr="00A666D1">
        <w:rPr>
          <w:rFonts w:asciiTheme="majorHAnsi" w:hAnsiTheme="majorHAnsi"/>
          <w:sz w:val="24"/>
        </w:rPr>
        <w:t>., 1</w:t>
      </w:r>
      <w:r w:rsidR="00DE312E">
        <w:rPr>
          <w:rFonts w:asciiTheme="majorHAnsi" w:hAnsiTheme="majorHAnsi"/>
          <w:sz w:val="24"/>
        </w:rPr>
        <w:t>9</w:t>
      </w:r>
      <w:r w:rsidR="00F3646F" w:rsidRPr="00A666D1">
        <w:rPr>
          <w:rFonts w:asciiTheme="majorHAnsi" w:hAnsiTheme="majorHAnsi"/>
          <w:sz w:val="24"/>
        </w:rPr>
        <w:t>:</w:t>
      </w:r>
      <w:r w:rsidRPr="00A666D1">
        <w:rPr>
          <w:rFonts w:asciiTheme="majorHAnsi" w:hAnsiTheme="majorHAnsi"/>
          <w:sz w:val="24"/>
        </w:rPr>
        <w:t>1591-1495</w:t>
      </w:r>
      <w:r w:rsidR="00F3646F" w:rsidRPr="00A666D1">
        <w:rPr>
          <w:rFonts w:asciiTheme="majorHAnsi" w:hAnsiTheme="majorHAnsi"/>
          <w:sz w:val="24"/>
        </w:rPr>
        <w:t>.</w:t>
      </w:r>
    </w:p>
    <w:p w14:paraId="7B942B10" w14:textId="43CC4EBA" w:rsidR="00425D6B" w:rsidRPr="00A666D1" w:rsidRDefault="00425D6B" w:rsidP="0026122C">
      <w:pPr>
        <w:pStyle w:val="CDRReference"/>
        <w:spacing w:before="120" w:after="120"/>
        <w:rPr>
          <w:rFonts w:asciiTheme="majorHAnsi" w:hAnsiTheme="majorHAnsi"/>
          <w:sz w:val="24"/>
        </w:rPr>
      </w:pPr>
      <w:r w:rsidRPr="00A666D1">
        <w:rPr>
          <w:rFonts w:asciiTheme="majorHAnsi" w:hAnsiTheme="majorHAnsi"/>
          <w:sz w:val="24"/>
        </w:rPr>
        <w:t xml:space="preserve">Lean, J., </w:t>
      </w:r>
      <w:r w:rsidR="00F3646F" w:rsidRPr="00A666D1">
        <w:rPr>
          <w:rFonts w:asciiTheme="majorHAnsi" w:hAnsiTheme="majorHAnsi"/>
          <w:sz w:val="24"/>
        </w:rPr>
        <w:t xml:space="preserve">J. Beer, </w:t>
      </w:r>
      <w:r w:rsidRPr="00A666D1">
        <w:rPr>
          <w:rFonts w:asciiTheme="majorHAnsi" w:hAnsiTheme="majorHAnsi"/>
          <w:sz w:val="24"/>
        </w:rPr>
        <w:t xml:space="preserve">and </w:t>
      </w:r>
      <w:r w:rsidR="00F3646F" w:rsidRPr="00A666D1">
        <w:rPr>
          <w:rFonts w:asciiTheme="majorHAnsi" w:hAnsiTheme="majorHAnsi"/>
          <w:sz w:val="24"/>
        </w:rPr>
        <w:t>R. Bradley (1995).</w:t>
      </w:r>
      <w:r w:rsidR="00DE312E" w:rsidRPr="00DE312E">
        <w:t xml:space="preserve"> </w:t>
      </w:r>
      <w:r w:rsidR="00DE312E" w:rsidRPr="00DE312E">
        <w:rPr>
          <w:rFonts w:asciiTheme="majorHAnsi" w:hAnsiTheme="majorHAnsi"/>
          <w:sz w:val="24"/>
        </w:rPr>
        <w:t>Reconstruction of solar irradiance since 1610: Implications for climate change</w:t>
      </w:r>
      <w:r w:rsidR="00DE312E">
        <w:rPr>
          <w:rFonts w:asciiTheme="majorHAnsi" w:hAnsiTheme="majorHAnsi"/>
          <w:sz w:val="24"/>
        </w:rPr>
        <w:t>.</w:t>
      </w:r>
      <w:r w:rsidR="00DE312E" w:rsidRPr="00DE312E">
        <w:rPr>
          <w:rFonts w:asciiTheme="majorHAnsi" w:hAnsiTheme="majorHAnsi"/>
          <w:sz w:val="24"/>
        </w:rPr>
        <w:t xml:space="preserve"> </w:t>
      </w:r>
      <w:r w:rsidR="00F3646F" w:rsidRPr="00A666D1">
        <w:rPr>
          <w:rFonts w:asciiTheme="majorHAnsi" w:hAnsiTheme="majorHAnsi"/>
          <w:i/>
          <w:sz w:val="24"/>
        </w:rPr>
        <w:t>Geophys. Res. Lett</w:t>
      </w:r>
      <w:r w:rsidR="00DE312E">
        <w:rPr>
          <w:rFonts w:asciiTheme="majorHAnsi" w:hAnsiTheme="majorHAnsi"/>
          <w:sz w:val="24"/>
        </w:rPr>
        <w:t>., 22</w:t>
      </w:r>
      <w:r w:rsidR="00F3646F" w:rsidRPr="00A666D1">
        <w:rPr>
          <w:rFonts w:asciiTheme="majorHAnsi" w:hAnsiTheme="majorHAnsi"/>
          <w:sz w:val="24"/>
        </w:rPr>
        <w:t>:</w:t>
      </w:r>
      <w:r w:rsidRPr="00A666D1">
        <w:rPr>
          <w:rFonts w:asciiTheme="majorHAnsi" w:hAnsiTheme="majorHAnsi"/>
          <w:sz w:val="24"/>
        </w:rPr>
        <w:t>3195-3198</w:t>
      </w:r>
      <w:r w:rsidR="00F3646F" w:rsidRPr="00A666D1">
        <w:rPr>
          <w:rFonts w:asciiTheme="majorHAnsi" w:hAnsiTheme="majorHAnsi"/>
          <w:sz w:val="24"/>
        </w:rPr>
        <w:t>.</w:t>
      </w:r>
    </w:p>
    <w:p w14:paraId="7E4508E9" w14:textId="371367C6" w:rsidR="00425D6B" w:rsidRPr="00A666D1" w:rsidRDefault="00425D6B" w:rsidP="0026122C">
      <w:pPr>
        <w:pStyle w:val="CDRReference"/>
        <w:spacing w:before="120" w:after="120"/>
        <w:rPr>
          <w:rFonts w:asciiTheme="majorHAnsi" w:hAnsiTheme="majorHAnsi"/>
          <w:sz w:val="24"/>
        </w:rPr>
      </w:pPr>
      <w:r w:rsidRPr="00A666D1">
        <w:rPr>
          <w:rFonts w:asciiTheme="majorHAnsi" w:hAnsiTheme="majorHAnsi"/>
          <w:sz w:val="24"/>
        </w:rPr>
        <w:t xml:space="preserve">Lean, J. L., </w:t>
      </w:r>
      <w:r w:rsidR="00F3646F" w:rsidRPr="00A666D1">
        <w:rPr>
          <w:rFonts w:asciiTheme="majorHAnsi" w:hAnsiTheme="majorHAnsi"/>
          <w:sz w:val="24"/>
        </w:rPr>
        <w:t xml:space="preserve">G. J. </w:t>
      </w:r>
      <w:r w:rsidRPr="00A666D1">
        <w:rPr>
          <w:rFonts w:asciiTheme="majorHAnsi" w:hAnsiTheme="majorHAnsi"/>
          <w:sz w:val="24"/>
        </w:rPr>
        <w:t xml:space="preserve">Rottman, </w:t>
      </w:r>
      <w:r w:rsidR="00F3646F" w:rsidRPr="00A666D1">
        <w:rPr>
          <w:rFonts w:asciiTheme="majorHAnsi" w:hAnsiTheme="majorHAnsi"/>
          <w:sz w:val="24"/>
        </w:rPr>
        <w:t xml:space="preserve">H. L. </w:t>
      </w:r>
      <w:r w:rsidRPr="00A666D1">
        <w:rPr>
          <w:rFonts w:asciiTheme="majorHAnsi" w:hAnsiTheme="majorHAnsi"/>
          <w:sz w:val="24"/>
        </w:rPr>
        <w:t xml:space="preserve">Kyle, </w:t>
      </w:r>
      <w:r w:rsidR="00F3646F" w:rsidRPr="00A666D1">
        <w:rPr>
          <w:rFonts w:asciiTheme="majorHAnsi" w:hAnsiTheme="majorHAnsi"/>
          <w:sz w:val="24"/>
        </w:rPr>
        <w:t>T. N.</w:t>
      </w:r>
      <w:r w:rsidRPr="00A666D1">
        <w:rPr>
          <w:rFonts w:asciiTheme="majorHAnsi" w:hAnsiTheme="majorHAnsi"/>
          <w:sz w:val="24"/>
        </w:rPr>
        <w:t xml:space="preserve"> Woods, </w:t>
      </w:r>
      <w:r w:rsidR="00F3646F" w:rsidRPr="00A666D1">
        <w:rPr>
          <w:rFonts w:asciiTheme="majorHAnsi" w:hAnsiTheme="majorHAnsi"/>
          <w:sz w:val="24"/>
        </w:rPr>
        <w:t xml:space="preserve">J. R. </w:t>
      </w:r>
      <w:r w:rsidRPr="00A666D1">
        <w:rPr>
          <w:rFonts w:asciiTheme="majorHAnsi" w:hAnsiTheme="majorHAnsi"/>
          <w:sz w:val="24"/>
        </w:rPr>
        <w:t xml:space="preserve">Hickey, and </w:t>
      </w:r>
      <w:r w:rsidR="00F3646F" w:rsidRPr="00A666D1">
        <w:rPr>
          <w:rFonts w:asciiTheme="majorHAnsi" w:hAnsiTheme="majorHAnsi"/>
          <w:sz w:val="24"/>
        </w:rPr>
        <w:t xml:space="preserve">L. C. </w:t>
      </w:r>
      <w:r w:rsidRPr="00A666D1">
        <w:rPr>
          <w:rFonts w:asciiTheme="majorHAnsi" w:hAnsiTheme="majorHAnsi"/>
          <w:sz w:val="24"/>
        </w:rPr>
        <w:t>Puga</w:t>
      </w:r>
      <w:r w:rsidR="00F3646F" w:rsidRPr="00A666D1">
        <w:rPr>
          <w:rFonts w:asciiTheme="majorHAnsi" w:hAnsiTheme="majorHAnsi"/>
          <w:sz w:val="24"/>
        </w:rPr>
        <w:t xml:space="preserve"> (1997).</w:t>
      </w:r>
      <w:r w:rsidR="00B4584A" w:rsidRPr="00B4584A">
        <w:t xml:space="preserve"> </w:t>
      </w:r>
      <w:r w:rsidR="00B4584A" w:rsidRPr="00B4584A">
        <w:rPr>
          <w:rFonts w:asciiTheme="majorHAnsi" w:hAnsiTheme="majorHAnsi"/>
          <w:sz w:val="24"/>
        </w:rPr>
        <w:t>Detection and parameterization of variations in solar mid and near ultrav</w:t>
      </w:r>
      <w:r w:rsidR="00B4584A">
        <w:rPr>
          <w:rFonts w:asciiTheme="majorHAnsi" w:hAnsiTheme="majorHAnsi"/>
          <w:sz w:val="24"/>
        </w:rPr>
        <w:t>iolet radiation (200 to 400 nm).</w:t>
      </w:r>
      <w:r w:rsidRPr="00A666D1">
        <w:rPr>
          <w:rFonts w:asciiTheme="majorHAnsi" w:hAnsiTheme="majorHAnsi"/>
          <w:sz w:val="24"/>
        </w:rPr>
        <w:t xml:space="preserve"> </w:t>
      </w:r>
      <w:r w:rsidRPr="00B4584A">
        <w:rPr>
          <w:rFonts w:asciiTheme="majorHAnsi" w:hAnsiTheme="majorHAnsi"/>
          <w:i/>
          <w:sz w:val="24"/>
        </w:rPr>
        <w:t>J. Geophys. Res</w:t>
      </w:r>
      <w:r w:rsidR="00B4584A">
        <w:rPr>
          <w:rFonts w:asciiTheme="majorHAnsi" w:hAnsiTheme="majorHAnsi"/>
          <w:sz w:val="24"/>
        </w:rPr>
        <w:t>., 102:</w:t>
      </w:r>
      <w:r w:rsidRPr="00A666D1">
        <w:rPr>
          <w:rFonts w:asciiTheme="majorHAnsi" w:hAnsiTheme="majorHAnsi"/>
          <w:sz w:val="24"/>
        </w:rPr>
        <w:t>29939-29956</w:t>
      </w:r>
      <w:r w:rsidR="00F3646F" w:rsidRPr="00A666D1">
        <w:rPr>
          <w:rFonts w:asciiTheme="majorHAnsi" w:hAnsiTheme="majorHAnsi"/>
          <w:sz w:val="24"/>
        </w:rPr>
        <w:t>.</w:t>
      </w:r>
    </w:p>
    <w:p w14:paraId="3973CC67" w14:textId="7E08C8A5" w:rsidR="00425D6B" w:rsidRPr="00A666D1" w:rsidRDefault="00425D6B" w:rsidP="0026122C">
      <w:pPr>
        <w:pStyle w:val="CDRReference"/>
        <w:spacing w:before="120" w:after="120"/>
        <w:rPr>
          <w:rFonts w:asciiTheme="majorHAnsi" w:hAnsiTheme="majorHAnsi"/>
          <w:sz w:val="24"/>
        </w:rPr>
      </w:pPr>
      <w:r w:rsidRPr="00A666D1">
        <w:rPr>
          <w:rFonts w:asciiTheme="majorHAnsi" w:hAnsiTheme="majorHAnsi"/>
          <w:sz w:val="24"/>
        </w:rPr>
        <w:t>Lean, J.</w:t>
      </w:r>
      <w:r w:rsidR="00080E56">
        <w:rPr>
          <w:rFonts w:asciiTheme="majorHAnsi" w:hAnsiTheme="majorHAnsi"/>
          <w:sz w:val="24"/>
        </w:rPr>
        <w:t xml:space="preserve"> </w:t>
      </w:r>
      <w:r w:rsidRPr="00A666D1">
        <w:rPr>
          <w:rFonts w:asciiTheme="majorHAnsi" w:hAnsiTheme="majorHAnsi"/>
          <w:sz w:val="24"/>
        </w:rPr>
        <w:t xml:space="preserve">L., </w:t>
      </w:r>
      <w:r w:rsidR="00A251E9">
        <w:rPr>
          <w:rFonts w:asciiTheme="majorHAnsi" w:hAnsiTheme="majorHAnsi"/>
          <w:sz w:val="24"/>
        </w:rPr>
        <w:t>J</w:t>
      </w:r>
      <w:r w:rsidR="00D43376">
        <w:rPr>
          <w:rFonts w:asciiTheme="majorHAnsi" w:hAnsiTheme="majorHAnsi"/>
          <w:sz w:val="24"/>
        </w:rPr>
        <w:t>. Cook</w:t>
      </w:r>
      <w:r w:rsidRPr="00A666D1">
        <w:rPr>
          <w:rFonts w:asciiTheme="majorHAnsi" w:hAnsiTheme="majorHAnsi"/>
          <w:sz w:val="24"/>
        </w:rPr>
        <w:t xml:space="preserve">, </w:t>
      </w:r>
      <w:r w:rsidR="00D43376">
        <w:rPr>
          <w:rFonts w:asciiTheme="majorHAnsi" w:hAnsiTheme="majorHAnsi"/>
          <w:sz w:val="24"/>
        </w:rPr>
        <w:t xml:space="preserve">W. Marquette, </w:t>
      </w:r>
      <w:r w:rsidRPr="00A666D1">
        <w:rPr>
          <w:rFonts w:asciiTheme="majorHAnsi" w:hAnsiTheme="majorHAnsi"/>
          <w:sz w:val="24"/>
        </w:rPr>
        <w:t xml:space="preserve">and </w:t>
      </w:r>
      <w:r w:rsidR="00080E56">
        <w:rPr>
          <w:rFonts w:asciiTheme="majorHAnsi" w:hAnsiTheme="majorHAnsi"/>
          <w:sz w:val="24"/>
        </w:rPr>
        <w:t>A. Johannesson (1998</w:t>
      </w:r>
      <w:r w:rsidR="00D43376">
        <w:rPr>
          <w:rFonts w:asciiTheme="majorHAnsi" w:hAnsiTheme="majorHAnsi"/>
          <w:sz w:val="24"/>
        </w:rPr>
        <w:t>)</w:t>
      </w:r>
      <w:r w:rsidR="00080E56">
        <w:rPr>
          <w:rFonts w:asciiTheme="majorHAnsi" w:hAnsiTheme="majorHAnsi"/>
          <w:sz w:val="24"/>
        </w:rPr>
        <w:t>.</w:t>
      </w:r>
      <w:r w:rsidR="00D43376">
        <w:rPr>
          <w:rFonts w:asciiTheme="majorHAnsi" w:hAnsiTheme="majorHAnsi"/>
          <w:sz w:val="24"/>
        </w:rPr>
        <w:t xml:space="preserve"> </w:t>
      </w:r>
      <w:r w:rsidR="00D43376" w:rsidRPr="00D43376">
        <w:rPr>
          <w:rFonts w:ascii="Arial" w:hAnsi="Arial" w:cs="Times New Roman"/>
          <w:snapToGrid w:val="0"/>
          <w:sz w:val="24"/>
        </w:rPr>
        <w:t>Magnetic modulation of the solar irradiance cycle</w:t>
      </w:r>
      <w:r w:rsidR="00D43376" w:rsidRPr="00D43376">
        <w:rPr>
          <w:rFonts w:ascii="Calibri" w:hAnsi="Calibri"/>
          <w:i/>
          <w:sz w:val="24"/>
        </w:rPr>
        <w:t xml:space="preserve">. </w:t>
      </w:r>
      <w:r w:rsidRPr="00D43376">
        <w:rPr>
          <w:rFonts w:asciiTheme="majorHAnsi" w:hAnsiTheme="majorHAnsi"/>
          <w:i/>
          <w:sz w:val="24"/>
        </w:rPr>
        <w:t>Astrophys. J</w:t>
      </w:r>
      <w:r w:rsidR="00D43376">
        <w:rPr>
          <w:rFonts w:asciiTheme="majorHAnsi" w:hAnsiTheme="majorHAnsi"/>
          <w:sz w:val="24"/>
        </w:rPr>
        <w:t xml:space="preserve">., 492: </w:t>
      </w:r>
      <w:r w:rsidRPr="00A666D1">
        <w:rPr>
          <w:rFonts w:asciiTheme="majorHAnsi" w:hAnsiTheme="majorHAnsi"/>
          <w:sz w:val="24"/>
        </w:rPr>
        <w:t>390-401</w:t>
      </w:r>
      <w:r w:rsidR="00D43376">
        <w:rPr>
          <w:rFonts w:asciiTheme="majorHAnsi" w:hAnsiTheme="majorHAnsi"/>
          <w:sz w:val="24"/>
        </w:rPr>
        <w:t>.</w:t>
      </w:r>
    </w:p>
    <w:p w14:paraId="2A756BB4" w14:textId="437F23A8" w:rsidR="00425D6B" w:rsidRPr="00A666D1" w:rsidRDefault="00425D6B" w:rsidP="0026122C">
      <w:pPr>
        <w:pStyle w:val="CDRReference"/>
        <w:spacing w:before="120" w:after="120"/>
        <w:rPr>
          <w:rFonts w:asciiTheme="majorHAnsi" w:hAnsiTheme="majorHAnsi"/>
          <w:sz w:val="24"/>
        </w:rPr>
      </w:pPr>
      <w:r w:rsidRPr="00A666D1">
        <w:rPr>
          <w:rFonts w:asciiTheme="majorHAnsi" w:hAnsiTheme="majorHAnsi"/>
          <w:sz w:val="24"/>
        </w:rPr>
        <w:t>Lean, J.</w:t>
      </w:r>
      <w:r w:rsidR="00080E56">
        <w:rPr>
          <w:rFonts w:asciiTheme="majorHAnsi" w:hAnsiTheme="majorHAnsi"/>
          <w:sz w:val="24"/>
        </w:rPr>
        <w:t xml:space="preserve"> </w:t>
      </w:r>
      <w:r w:rsidRPr="00A666D1">
        <w:rPr>
          <w:rFonts w:asciiTheme="majorHAnsi" w:hAnsiTheme="majorHAnsi"/>
          <w:sz w:val="24"/>
        </w:rPr>
        <w:t xml:space="preserve">L., </w:t>
      </w:r>
      <w:r w:rsidR="00080E56">
        <w:rPr>
          <w:rFonts w:asciiTheme="majorHAnsi" w:hAnsiTheme="majorHAnsi"/>
          <w:sz w:val="24"/>
        </w:rPr>
        <w:t xml:space="preserve">O. R. </w:t>
      </w:r>
      <w:r w:rsidRPr="00A666D1">
        <w:rPr>
          <w:rFonts w:asciiTheme="majorHAnsi" w:hAnsiTheme="majorHAnsi"/>
          <w:sz w:val="24"/>
        </w:rPr>
        <w:t xml:space="preserve">White, </w:t>
      </w:r>
      <w:r w:rsidR="00080E56">
        <w:rPr>
          <w:rFonts w:asciiTheme="majorHAnsi" w:hAnsiTheme="majorHAnsi"/>
          <w:sz w:val="24"/>
        </w:rPr>
        <w:t>W. C.</w:t>
      </w:r>
      <w:r w:rsidRPr="00A666D1">
        <w:rPr>
          <w:rFonts w:asciiTheme="majorHAnsi" w:hAnsiTheme="majorHAnsi"/>
          <w:sz w:val="24"/>
        </w:rPr>
        <w:t xml:space="preserve"> Livingston, and </w:t>
      </w:r>
      <w:r w:rsidR="00080E56">
        <w:rPr>
          <w:rFonts w:asciiTheme="majorHAnsi" w:hAnsiTheme="majorHAnsi"/>
          <w:sz w:val="24"/>
        </w:rPr>
        <w:t>J. M. Picone (</w:t>
      </w:r>
      <w:r w:rsidR="0091601C">
        <w:rPr>
          <w:rFonts w:asciiTheme="majorHAnsi" w:hAnsiTheme="majorHAnsi"/>
          <w:sz w:val="24"/>
        </w:rPr>
        <w:t>2001)</w:t>
      </w:r>
      <w:r w:rsidRPr="00A666D1">
        <w:rPr>
          <w:rFonts w:asciiTheme="majorHAnsi" w:hAnsiTheme="majorHAnsi"/>
          <w:sz w:val="24"/>
        </w:rPr>
        <w:t xml:space="preserve"> </w:t>
      </w:r>
      <w:r w:rsidR="0091601C">
        <w:rPr>
          <w:rFonts w:ascii="Arial" w:hAnsi="Arial"/>
        </w:rPr>
        <w:t xml:space="preserve">Variability of a composite chromospheric irradiance index during the 11-year activity cycle and over longer time period. </w:t>
      </w:r>
      <w:r w:rsidRPr="0091601C">
        <w:rPr>
          <w:rFonts w:asciiTheme="majorHAnsi" w:hAnsiTheme="majorHAnsi"/>
          <w:i/>
          <w:sz w:val="24"/>
        </w:rPr>
        <w:t>J. Geophys. Res</w:t>
      </w:r>
      <w:r w:rsidRPr="00A666D1">
        <w:rPr>
          <w:rFonts w:asciiTheme="majorHAnsi" w:hAnsiTheme="majorHAnsi"/>
          <w:sz w:val="24"/>
        </w:rPr>
        <w:t>., 106, 10,645-10,658</w:t>
      </w:r>
      <w:r w:rsidR="0091601C">
        <w:rPr>
          <w:rFonts w:asciiTheme="majorHAnsi" w:hAnsiTheme="majorHAnsi"/>
          <w:sz w:val="24"/>
        </w:rPr>
        <w:t>.</w:t>
      </w:r>
    </w:p>
    <w:p w14:paraId="75B19B86" w14:textId="39927DB4" w:rsidR="00425D6B" w:rsidRPr="00A666D1" w:rsidRDefault="00F146C6" w:rsidP="0026122C">
      <w:pPr>
        <w:pStyle w:val="CDRReference"/>
        <w:spacing w:before="120" w:after="120"/>
        <w:rPr>
          <w:rFonts w:asciiTheme="majorHAnsi" w:hAnsiTheme="majorHAnsi"/>
          <w:sz w:val="24"/>
        </w:rPr>
      </w:pPr>
      <w:r>
        <w:rPr>
          <w:rFonts w:asciiTheme="majorHAnsi" w:hAnsiTheme="majorHAnsi"/>
          <w:sz w:val="24"/>
        </w:rPr>
        <w:t>Lean, Judith</w:t>
      </w:r>
      <w:r w:rsidR="00080E56">
        <w:rPr>
          <w:rFonts w:asciiTheme="majorHAnsi" w:hAnsiTheme="majorHAnsi"/>
          <w:sz w:val="24"/>
        </w:rPr>
        <w:t xml:space="preserve"> (2000).</w:t>
      </w:r>
      <w:r w:rsidR="00425D6B" w:rsidRPr="00A666D1">
        <w:rPr>
          <w:rFonts w:asciiTheme="majorHAnsi" w:hAnsiTheme="majorHAnsi"/>
          <w:sz w:val="24"/>
        </w:rPr>
        <w:t xml:space="preserve"> </w:t>
      </w:r>
      <w:r w:rsidRPr="00F146C6">
        <w:rPr>
          <w:rFonts w:asciiTheme="majorHAnsi" w:hAnsiTheme="majorHAnsi"/>
          <w:sz w:val="24"/>
        </w:rPr>
        <w:t>Evolution of the Sun’s Spectral Irrad</w:t>
      </w:r>
      <w:r>
        <w:rPr>
          <w:rFonts w:asciiTheme="majorHAnsi" w:hAnsiTheme="majorHAnsi"/>
          <w:sz w:val="24"/>
        </w:rPr>
        <w:t>iance since the Maunder Minimum.</w:t>
      </w:r>
      <w:r w:rsidRPr="00F146C6">
        <w:rPr>
          <w:rFonts w:asciiTheme="majorHAnsi" w:hAnsiTheme="majorHAnsi"/>
          <w:sz w:val="24"/>
        </w:rPr>
        <w:t xml:space="preserve"> </w:t>
      </w:r>
      <w:r w:rsidR="00425D6B" w:rsidRPr="00A251E9">
        <w:rPr>
          <w:rFonts w:asciiTheme="majorHAnsi" w:hAnsiTheme="majorHAnsi"/>
          <w:i/>
          <w:sz w:val="24"/>
        </w:rPr>
        <w:t>Geophys. Res. Lett</w:t>
      </w:r>
      <w:r w:rsidR="00080E56">
        <w:rPr>
          <w:rFonts w:asciiTheme="majorHAnsi" w:hAnsiTheme="majorHAnsi"/>
          <w:sz w:val="24"/>
        </w:rPr>
        <w:t>., 27:</w:t>
      </w:r>
      <w:r w:rsidR="00425D6B" w:rsidRPr="00A666D1">
        <w:rPr>
          <w:rFonts w:asciiTheme="majorHAnsi" w:hAnsiTheme="majorHAnsi"/>
          <w:sz w:val="24"/>
        </w:rPr>
        <w:t>2425-2428</w:t>
      </w:r>
      <w:r w:rsidR="00080E56">
        <w:rPr>
          <w:rFonts w:asciiTheme="majorHAnsi" w:hAnsiTheme="majorHAnsi"/>
          <w:sz w:val="24"/>
        </w:rPr>
        <w:t>.</w:t>
      </w:r>
    </w:p>
    <w:p w14:paraId="39A85A4B" w14:textId="65DEC75C" w:rsidR="00425D6B" w:rsidRPr="00A666D1" w:rsidRDefault="00425D6B" w:rsidP="0026122C">
      <w:pPr>
        <w:pStyle w:val="CDRReference"/>
        <w:spacing w:before="120" w:after="120"/>
        <w:rPr>
          <w:rFonts w:asciiTheme="majorHAnsi" w:hAnsiTheme="majorHAnsi"/>
          <w:sz w:val="24"/>
        </w:rPr>
      </w:pPr>
      <w:r w:rsidRPr="00A666D1">
        <w:rPr>
          <w:rFonts w:asciiTheme="majorHAnsi" w:hAnsiTheme="majorHAnsi"/>
          <w:sz w:val="24"/>
        </w:rPr>
        <w:t xml:space="preserve">Lean, J., </w:t>
      </w:r>
      <w:r w:rsidR="00197A86">
        <w:rPr>
          <w:rFonts w:asciiTheme="majorHAnsi" w:hAnsiTheme="majorHAnsi"/>
          <w:sz w:val="24"/>
        </w:rPr>
        <w:t xml:space="preserve">G. Rottman, J. Harder, </w:t>
      </w:r>
      <w:r w:rsidRPr="00A666D1">
        <w:rPr>
          <w:rFonts w:asciiTheme="majorHAnsi" w:hAnsiTheme="majorHAnsi"/>
          <w:sz w:val="24"/>
        </w:rPr>
        <w:t xml:space="preserve">and </w:t>
      </w:r>
      <w:r w:rsidR="00197A86">
        <w:rPr>
          <w:rFonts w:asciiTheme="majorHAnsi" w:hAnsiTheme="majorHAnsi"/>
          <w:sz w:val="24"/>
        </w:rPr>
        <w:t xml:space="preserve">G. Kopp (2005). </w:t>
      </w:r>
      <w:r w:rsidR="00197A86" w:rsidRPr="00197A86">
        <w:rPr>
          <w:rFonts w:asciiTheme="majorHAnsi" w:hAnsiTheme="majorHAnsi"/>
          <w:sz w:val="24"/>
        </w:rPr>
        <w:t>SORCE contributions to new understanding of global change and solar variability</w:t>
      </w:r>
      <w:r w:rsidR="00197A86">
        <w:rPr>
          <w:rFonts w:asciiTheme="majorHAnsi" w:hAnsiTheme="majorHAnsi"/>
          <w:sz w:val="24"/>
        </w:rPr>
        <w:t>.</w:t>
      </w:r>
      <w:r w:rsidRPr="00A666D1">
        <w:rPr>
          <w:rFonts w:asciiTheme="majorHAnsi" w:hAnsiTheme="majorHAnsi"/>
          <w:sz w:val="24"/>
        </w:rPr>
        <w:t xml:space="preserve"> </w:t>
      </w:r>
      <w:r w:rsidRPr="00197A86">
        <w:rPr>
          <w:rFonts w:asciiTheme="majorHAnsi" w:hAnsiTheme="majorHAnsi"/>
          <w:i/>
          <w:sz w:val="24"/>
        </w:rPr>
        <w:t>Solar Phys</w:t>
      </w:r>
      <w:r w:rsidRPr="00A666D1">
        <w:rPr>
          <w:rFonts w:asciiTheme="majorHAnsi" w:hAnsiTheme="majorHAnsi"/>
          <w:sz w:val="24"/>
        </w:rPr>
        <w:t>., 230, 27-53, DOI: 10.1007/s11207-005-1527-2</w:t>
      </w:r>
    </w:p>
    <w:p w14:paraId="0A9CB768" w14:textId="012DD756" w:rsidR="00425D6B" w:rsidRPr="00A666D1" w:rsidRDefault="00425D6B" w:rsidP="0026122C">
      <w:pPr>
        <w:pStyle w:val="CDRReference"/>
        <w:spacing w:before="120" w:after="120"/>
        <w:rPr>
          <w:rFonts w:asciiTheme="majorHAnsi" w:hAnsiTheme="majorHAnsi"/>
          <w:sz w:val="24"/>
        </w:rPr>
      </w:pPr>
      <w:r w:rsidRPr="00A666D1">
        <w:rPr>
          <w:rFonts w:asciiTheme="majorHAnsi" w:hAnsiTheme="majorHAnsi"/>
          <w:sz w:val="24"/>
        </w:rPr>
        <w:t xml:space="preserve">Lean, J., </w:t>
      </w:r>
      <w:r w:rsidR="007F4187">
        <w:rPr>
          <w:rFonts w:asciiTheme="majorHAnsi" w:hAnsiTheme="majorHAnsi"/>
          <w:sz w:val="24"/>
        </w:rPr>
        <w:t>Y.-M.</w:t>
      </w:r>
      <w:r w:rsidR="007F4187" w:rsidRPr="00A666D1">
        <w:rPr>
          <w:rFonts w:asciiTheme="majorHAnsi" w:hAnsiTheme="majorHAnsi"/>
          <w:sz w:val="24"/>
        </w:rPr>
        <w:t xml:space="preserve"> </w:t>
      </w:r>
      <w:r w:rsidRPr="00A666D1">
        <w:rPr>
          <w:rFonts w:asciiTheme="majorHAnsi" w:hAnsiTheme="majorHAnsi"/>
          <w:sz w:val="24"/>
        </w:rPr>
        <w:t xml:space="preserve">Wang, and </w:t>
      </w:r>
      <w:r w:rsidR="007F4187">
        <w:rPr>
          <w:rFonts w:asciiTheme="majorHAnsi" w:hAnsiTheme="majorHAnsi"/>
          <w:sz w:val="24"/>
        </w:rPr>
        <w:t>N. R. Sheeley, Jr.</w:t>
      </w:r>
      <w:r w:rsidRPr="00A666D1">
        <w:rPr>
          <w:rFonts w:asciiTheme="majorHAnsi" w:hAnsiTheme="majorHAnsi"/>
          <w:sz w:val="24"/>
        </w:rPr>
        <w:t xml:space="preserve"> </w:t>
      </w:r>
      <w:r w:rsidR="007F4187">
        <w:rPr>
          <w:rFonts w:asciiTheme="majorHAnsi" w:hAnsiTheme="majorHAnsi"/>
          <w:sz w:val="24"/>
        </w:rPr>
        <w:t>(2002).</w:t>
      </w:r>
      <w:r w:rsidR="007F4187" w:rsidRPr="007F4187">
        <w:t xml:space="preserve"> </w:t>
      </w:r>
      <w:r w:rsidR="007F4187" w:rsidRPr="007F4187">
        <w:rPr>
          <w:rFonts w:asciiTheme="majorHAnsi" w:hAnsiTheme="majorHAnsi"/>
          <w:sz w:val="24"/>
        </w:rPr>
        <w:t>The effect of increasing solar activity on the Sun’s total and open magnetic flux during multiple cycles; Implications for solar forcing of climate</w:t>
      </w:r>
      <w:r w:rsidR="007F4187">
        <w:rPr>
          <w:rFonts w:asciiTheme="majorHAnsi" w:hAnsiTheme="majorHAnsi"/>
          <w:sz w:val="24"/>
        </w:rPr>
        <w:t>.</w:t>
      </w:r>
      <w:r w:rsidRPr="00A666D1">
        <w:rPr>
          <w:rFonts w:asciiTheme="majorHAnsi" w:hAnsiTheme="majorHAnsi"/>
          <w:sz w:val="24"/>
        </w:rPr>
        <w:t xml:space="preserve"> </w:t>
      </w:r>
      <w:r w:rsidRPr="007F4187">
        <w:rPr>
          <w:rFonts w:asciiTheme="majorHAnsi" w:hAnsiTheme="majorHAnsi"/>
          <w:i/>
          <w:sz w:val="24"/>
        </w:rPr>
        <w:t>Geophys. Res. Lett</w:t>
      </w:r>
      <w:r w:rsidRPr="00A666D1">
        <w:rPr>
          <w:rFonts w:asciiTheme="majorHAnsi" w:hAnsiTheme="majorHAnsi"/>
          <w:sz w:val="24"/>
        </w:rPr>
        <w:t>., 29, doi:10.1029/2002GL015880</w:t>
      </w:r>
      <w:r w:rsidR="007F4187">
        <w:rPr>
          <w:rFonts w:asciiTheme="majorHAnsi" w:hAnsiTheme="majorHAnsi"/>
          <w:sz w:val="24"/>
        </w:rPr>
        <w:t>.</w:t>
      </w:r>
    </w:p>
    <w:p w14:paraId="3934C130" w14:textId="46A82FC9" w:rsidR="00425D6B" w:rsidRPr="00A666D1" w:rsidRDefault="00197A86" w:rsidP="0026122C">
      <w:pPr>
        <w:pStyle w:val="CDRReference"/>
        <w:spacing w:before="120" w:after="120"/>
        <w:rPr>
          <w:rFonts w:asciiTheme="majorHAnsi" w:hAnsiTheme="majorHAnsi"/>
          <w:sz w:val="24"/>
        </w:rPr>
      </w:pPr>
      <w:r>
        <w:rPr>
          <w:rFonts w:asciiTheme="majorHAnsi" w:hAnsiTheme="majorHAnsi"/>
          <w:sz w:val="24"/>
        </w:rPr>
        <w:lastRenderedPageBreak/>
        <w:t>Lean, J.</w:t>
      </w:r>
      <w:r w:rsidR="00425D6B" w:rsidRPr="00A666D1">
        <w:rPr>
          <w:rFonts w:asciiTheme="majorHAnsi" w:hAnsiTheme="majorHAnsi"/>
          <w:sz w:val="24"/>
        </w:rPr>
        <w:t xml:space="preserve"> L., and </w:t>
      </w:r>
      <w:r>
        <w:rPr>
          <w:rFonts w:asciiTheme="majorHAnsi" w:hAnsiTheme="majorHAnsi"/>
          <w:sz w:val="24"/>
        </w:rPr>
        <w:t>T. N. Woods (</w:t>
      </w:r>
      <w:r w:rsidR="00A251E9">
        <w:rPr>
          <w:rFonts w:asciiTheme="majorHAnsi" w:hAnsiTheme="majorHAnsi"/>
          <w:sz w:val="24"/>
        </w:rPr>
        <w:t>2010</w:t>
      </w:r>
      <w:r>
        <w:rPr>
          <w:rFonts w:asciiTheme="majorHAnsi" w:hAnsiTheme="majorHAnsi"/>
          <w:sz w:val="24"/>
        </w:rPr>
        <w:t xml:space="preserve">). </w:t>
      </w:r>
      <w:r w:rsidR="00430323">
        <w:rPr>
          <w:rFonts w:ascii="Arial" w:hAnsi="Arial"/>
        </w:rPr>
        <w:t>Solar spectral i</w:t>
      </w:r>
      <w:r w:rsidRPr="00F13991">
        <w:rPr>
          <w:rFonts w:ascii="Arial" w:hAnsi="Arial"/>
        </w:rPr>
        <w:t>rradianc</w:t>
      </w:r>
      <w:r>
        <w:rPr>
          <w:rFonts w:ascii="Arial" w:hAnsi="Arial"/>
        </w:rPr>
        <w:t>e</w:t>
      </w:r>
      <w:r w:rsidR="00430323">
        <w:rPr>
          <w:rFonts w:ascii="Arial" w:hAnsi="Arial"/>
        </w:rPr>
        <w:t xml:space="preserve"> measurements and m</w:t>
      </w:r>
      <w:r w:rsidRPr="00F13991">
        <w:rPr>
          <w:rFonts w:ascii="Arial" w:hAnsi="Arial"/>
        </w:rPr>
        <w:t xml:space="preserve">odels, </w:t>
      </w:r>
      <w:r w:rsidR="00425D6B" w:rsidRPr="00A666D1">
        <w:rPr>
          <w:rFonts w:asciiTheme="majorHAnsi" w:hAnsiTheme="majorHAnsi"/>
          <w:sz w:val="24"/>
        </w:rPr>
        <w:t xml:space="preserve">in </w:t>
      </w:r>
      <w:r w:rsidR="00425D6B" w:rsidRPr="00197A86">
        <w:rPr>
          <w:rFonts w:asciiTheme="majorHAnsi" w:hAnsiTheme="majorHAnsi"/>
          <w:i/>
          <w:sz w:val="24"/>
        </w:rPr>
        <w:t>Evolving Solar Physics and the Climates of Earth and Space</w:t>
      </w:r>
      <w:r w:rsidR="00425D6B" w:rsidRPr="00A666D1">
        <w:rPr>
          <w:rFonts w:asciiTheme="majorHAnsi" w:hAnsiTheme="majorHAnsi"/>
          <w:sz w:val="24"/>
        </w:rPr>
        <w:t>, Karel Schrijver and George Siscoe (Eds), Cambridge Univ. Press</w:t>
      </w:r>
      <w:r>
        <w:rPr>
          <w:rFonts w:asciiTheme="majorHAnsi" w:hAnsiTheme="majorHAnsi"/>
          <w:sz w:val="24"/>
        </w:rPr>
        <w:t>.</w:t>
      </w:r>
    </w:p>
    <w:p w14:paraId="2634D2CF" w14:textId="7149C2D0" w:rsidR="00926FE6" w:rsidRPr="00A666D1" w:rsidRDefault="00926FE6" w:rsidP="0026122C">
      <w:pPr>
        <w:pStyle w:val="CDRReference"/>
        <w:spacing w:before="120" w:after="120"/>
        <w:rPr>
          <w:rFonts w:asciiTheme="majorHAnsi" w:hAnsiTheme="majorHAnsi"/>
          <w:sz w:val="24"/>
        </w:rPr>
      </w:pPr>
      <w:r w:rsidRPr="00A666D1">
        <w:rPr>
          <w:rFonts w:asciiTheme="majorHAnsi" w:hAnsiTheme="majorHAnsi"/>
          <w:sz w:val="24"/>
        </w:rPr>
        <w:t xml:space="preserve">Lean, J. L., and </w:t>
      </w:r>
      <w:r w:rsidR="00197A86">
        <w:rPr>
          <w:rFonts w:asciiTheme="majorHAnsi" w:hAnsiTheme="majorHAnsi"/>
          <w:sz w:val="24"/>
        </w:rPr>
        <w:t xml:space="preserve">M. T. Deland (2012). </w:t>
      </w:r>
      <w:r w:rsidR="00430323">
        <w:rPr>
          <w:rFonts w:ascii="Arial" w:hAnsi="Arial"/>
        </w:rPr>
        <w:t>How does the Sun’s spectrum v</w:t>
      </w:r>
      <w:r w:rsidR="00197A86" w:rsidRPr="0025527D">
        <w:rPr>
          <w:rFonts w:ascii="Arial" w:hAnsi="Arial"/>
        </w:rPr>
        <w:t>ary?</w:t>
      </w:r>
      <w:r w:rsidR="00197A86">
        <w:rPr>
          <w:rFonts w:ascii="Arial" w:hAnsi="Arial"/>
        </w:rPr>
        <w:t xml:space="preserve"> </w:t>
      </w:r>
      <w:r w:rsidRPr="00A666D1">
        <w:rPr>
          <w:rFonts w:asciiTheme="majorHAnsi" w:hAnsiTheme="majorHAnsi"/>
          <w:sz w:val="24"/>
        </w:rPr>
        <w:t xml:space="preserve"> </w:t>
      </w:r>
      <w:r w:rsidRPr="00197A86">
        <w:rPr>
          <w:rFonts w:asciiTheme="majorHAnsi" w:hAnsiTheme="majorHAnsi"/>
          <w:i/>
          <w:sz w:val="24"/>
        </w:rPr>
        <w:t>J. Climate</w:t>
      </w:r>
      <w:r w:rsidR="00197A86">
        <w:rPr>
          <w:rFonts w:asciiTheme="majorHAnsi" w:hAnsiTheme="majorHAnsi"/>
          <w:sz w:val="24"/>
        </w:rPr>
        <w:t xml:space="preserve">, 25: </w:t>
      </w:r>
      <w:r w:rsidRPr="00A666D1">
        <w:rPr>
          <w:rFonts w:asciiTheme="majorHAnsi" w:hAnsiTheme="majorHAnsi"/>
          <w:sz w:val="24"/>
        </w:rPr>
        <w:t>2555-2560, doi: http://dx.doi.org/10.1175/JCLI-D-11-00571.1.</w:t>
      </w:r>
    </w:p>
    <w:p w14:paraId="63EA6EAE" w14:textId="536CB621" w:rsidR="0044663C" w:rsidRPr="00A666D1" w:rsidRDefault="0044663C" w:rsidP="0026122C">
      <w:pPr>
        <w:pStyle w:val="CDRReference"/>
        <w:spacing w:before="120" w:after="120"/>
        <w:rPr>
          <w:rFonts w:asciiTheme="majorHAnsi" w:hAnsiTheme="majorHAnsi"/>
          <w:sz w:val="24"/>
        </w:rPr>
      </w:pPr>
      <w:r w:rsidRPr="00A666D1">
        <w:rPr>
          <w:rFonts w:asciiTheme="majorHAnsi" w:hAnsiTheme="majorHAnsi"/>
          <w:sz w:val="24"/>
        </w:rPr>
        <w:t>Radick</w:t>
      </w:r>
      <w:r w:rsidR="007161C5">
        <w:rPr>
          <w:rFonts w:asciiTheme="majorHAnsi" w:hAnsiTheme="majorHAnsi"/>
          <w:sz w:val="24"/>
        </w:rPr>
        <w:t>, R. R., G. W. Lockwood, B. A. Skiff, and S. L. Baliunas (</w:t>
      </w:r>
      <w:r w:rsidRPr="00A666D1">
        <w:rPr>
          <w:rFonts w:asciiTheme="majorHAnsi" w:hAnsiTheme="majorHAnsi"/>
          <w:sz w:val="24"/>
        </w:rPr>
        <w:t>1998</w:t>
      </w:r>
      <w:r w:rsidR="007161C5">
        <w:rPr>
          <w:rFonts w:asciiTheme="majorHAnsi" w:hAnsiTheme="majorHAnsi"/>
          <w:sz w:val="24"/>
        </w:rPr>
        <w:t>)</w:t>
      </w:r>
      <w:r w:rsidR="007161C5" w:rsidRPr="007161C5">
        <w:t xml:space="preserve"> </w:t>
      </w:r>
      <w:r w:rsidR="007161C5" w:rsidRPr="007161C5">
        <w:rPr>
          <w:rFonts w:asciiTheme="majorHAnsi" w:hAnsiTheme="majorHAnsi"/>
          <w:sz w:val="24"/>
        </w:rPr>
        <w:t>Patterns of Variation among Sun-like Stars</w:t>
      </w:r>
      <w:r w:rsidR="007161C5">
        <w:rPr>
          <w:rFonts w:asciiTheme="majorHAnsi" w:hAnsiTheme="majorHAnsi"/>
          <w:sz w:val="24"/>
        </w:rPr>
        <w:t>.</w:t>
      </w:r>
      <w:r w:rsidR="007161C5" w:rsidRPr="007161C5">
        <w:t xml:space="preserve"> </w:t>
      </w:r>
      <w:r w:rsidR="007161C5" w:rsidRPr="007161C5">
        <w:rPr>
          <w:rFonts w:asciiTheme="majorHAnsi" w:hAnsiTheme="majorHAnsi"/>
          <w:i/>
          <w:sz w:val="24"/>
        </w:rPr>
        <w:t>Astrophys. J. Suppl</w:t>
      </w:r>
      <w:r w:rsidR="007161C5">
        <w:rPr>
          <w:rFonts w:asciiTheme="majorHAnsi" w:hAnsiTheme="majorHAnsi"/>
          <w:sz w:val="24"/>
        </w:rPr>
        <w:t>. 118:</w:t>
      </w:r>
      <w:r w:rsidR="007161C5" w:rsidRPr="007161C5">
        <w:rPr>
          <w:rFonts w:asciiTheme="majorHAnsi" w:hAnsiTheme="majorHAnsi"/>
          <w:sz w:val="24"/>
        </w:rPr>
        <w:t>239 doi:10.1086/313135</w:t>
      </w:r>
      <w:r w:rsidR="007161C5">
        <w:rPr>
          <w:rFonts w:asciiTheme="majorHAnsi" w:hAnsiTheme="majorHAnsi"/>
          <w:sz w:val="24"/>
        </w:rPr>
        <w:t>.</w:t>
      </w:r>
    </w:p>
    <w:p w14:paraId="00B5C894" w14:textId="6F305A0A" w:rsidR="00425D6B" w:rsidRPr="00A666D1" w:rsidRDefault="00425D6B" w:rsidP="0026122C">
      <w:pPr>
        <w:pStyle w:val="CDRReference"/>
        <w:spacing w:before="120" w:after="120"/>
        <w:rPr>
          <w:rFonts w:asciiTheme="majorHAnsi" w:hAnsiTheme="majorHAnsi"/>
          <w:sz w:val="24"/>
        </w:rPr>
      </w:pPr>
      <w:r w:rsidRPr="00A666D1">
        <w:rPr>
          <w:rFonts w:asciiTheme="majorHAnsi" w:hAnsiTheme="majorHAnsi"/>
          <w:sz w:val="24"/>
        </w:rPr>
        <w:t>Rottman, G.</w:t>
      </w:r>
      <w:r w:rsidR="0071757F">
        <w:rPr>
          <w:rFonts w:asciiTheme="majorHAnsi" w:hAnsiTheme="majorHAnsi"/>
          <w:sz w:val="24"/>
        </w:rPr>
        <w:t xml:space="preserve"> J. (2000)</w:t>
      </w:r>
      <w:r w:rsidR="00D33B59">
        <w:rPr>
          <w:rFonts w:asciiTheme="majorHAnsi" w:hAnsiTheme="majorHAnsi"/>
          <w:sz w:val="24"/>
        </w:rPr>
        <w:t>.</w:t>
      </w:r>
      <w:r w:rsidR="00D33B59" w:rsidRPr="00D33B59">
        <w:t xml:space="preserve"> </w:t>
      </w:r>
      <w:r w:rsidR="00D33B59">
        <w:rPr>
          <w:rFonts w:asciiTheme="majorHAnsi" w:hAnsiTheme="majorHAnsi"/>
          <w:sz w:val="24"/>
        </w:rPr>
        <w:t>Variations of solar ultraviolet irradiance o</w:t>
      </w:r>
      <w:r w:rsidR="00D33B59" w:rsidRPr="00D33B59">
        <w:rPr>
          <w:rFonts w:asciiTheme="majorHAnsi" w:hAnsiTheme="majorHAnsi"/>
          <w:sz w:val="24"/>
        </w:rPr>
        <w:t>bserved by the UARS SOLSTICE — 1991 to 1999</w:t>
      </w:r>
      <w:r w:rsidR="00D33B59">
        <w:rPr>
          <w:rFonts w:asciiTheme="majorHAnsi" w:hAnsiTheme="majorHAnsi"/>
          <w:sz w:val="24"/>
        </w:rPr>
        <w:t>.</w:t>
      </w:r>
      <w:r w:rsidRPr="00A666D1">
        <w:rPr>
          <w:rFonts w:asciiTheme="majorHAnsi" w:hAnsiTheme="majorHAnsi"/>
          <w:sz w:val="24"/>
        </w:rPr>
        <w:t xml:space="preserve"> </w:t>
      </w:r>
      <w:r w:rsidRPr="0071757F">
        <w:rPr>
          <w:rFonts w:asciiTheme="majorHAnsi" w:hAnsiTheme="majorHAnsi"/>
          <w:i/>
          <w:sz w:val="24"/>
        </w:rPr>
        <w:t>Space Sci. Rev</w:t>
      </w:r>
      <w:r w:rsidRPr="00A666D1">
        <w:rPr>
          <w:rFonts w:asciiTheme="majorHAnsi" w:hAnsiTheme="majorHAnsi"/>
          <w:sz w:val="24"/>
        </w:rPr>
        <w:t>., 94 (1-2), 83-91, DOI: 10.1023/A:1026786315718</w:t>
      </w:r>
      <w:r w:rsidR="0071757F">
        <w:rPr>
          <w:rFonts w:asciiTheme="majorHAnsi" w:hAnsiTheme="majorHAnsi"/>
          <w:sz w:val="24"/>
        </w:rPr>
        <w:t>.</w:t>
      </w:r>
    </w:p>
    <w:p w14:paraId="13F314BD" w14:textId="2D5C464B" w:rsidR="00167158" w:rsidRPr="00A666D1" w:rsidRDefault="00425D6B" w:rsidP="00A251E9">
      <w:pPr>
        <w:pStyle w:val="CDRReference"/>
        <w:spacing w:before="120" w:after="120"/>
        <w:rPr>
          <w:rFonts w:asciiTheme="majorHAnsi" w:hAnsiTheme="majorHAnsi"/>
          <w:sz w:val="24"/>
        </w:rPr>
      </w:pPr>
      <w:r w:rsidRPr="00A666D1">
        <w:rPr>
          <w:rFonts w:asciiTheme="majorHAnsi" w:hAnsiTheme="majorHAnsi"/>
          <w:sz w:val="24"/>
        </w:rPr>
        <w:t>Rottman,</w:t>
      </w:r>
      <w:r w:rsidR="00A251E9">
        <w:rPr>
          <w:rFonts w:asciiTheme="majorHAnsi" w:hAnsiTheme="majorHAnsi"/>
          <w:sz w:val="24"/>
        </w:rPr>
        <w:t xml:space="preserve"> G. J., J. Harder, J. Fontenla, T. Woods, O. R. White and G.</w:t>
      </w:r>
      <w:r w:rsidR="00A251E9" w:rsidRPr="00A251E9">
        <w:rPr>
          <w:rFonts w:asciiTheme="majorHAnsi" w:hAnsiTheme="majorHAnsi"/>
          <w:sz w:val="24"/>
        </w:rPr>
        <w:t xml:space="preserve"> M. Lawrence </w:t>
      </w:r>
      <w:r w:rsidR="00A251E9">
        <w:rPr>
          <w:rFonts w:asciiTheme="majorHAnsi" w:hAnsiTheme="majorHAnsi"/>
          <w:sz w:val="24"/>
        </w:rPr>
        <w:t xml:space="preserve">(2005). </w:t>
      </w:r>
      <w:r w:rsidR="00A251E9" w:rsidRPr="00A251E9">
        <w:rPr>
          <w:rFonts w:asciiTheme="majorHAnsi" w:hAnsiTheme="majorHAnsi"/>
          <w:sz w:val="24"/>
        </w:rPr>
        <w:t xml:space="preserve">The </w:t>
      </w:r>
      <w:r w:rsidR="00F146C6">
        <w:rPr>
          <w:rFonts w:asciiTheme="majorHAnsi" w:hAnsiTheme="majorHAnsi"/>
          <w:sz w:val="24"/>
        </w:rPr>
        <w:t>Spectral Irradiance Monitor (SIM</w:t>
      </w:r>
      <w:r w:rsidR="00A251E9" w:rsidRPr="00A251E9">
        <w:rPr>
          <w:rFonts w:asciiTheme="majorHAnsi" w:hAnsiTheme="majorHAnsi"/>
          <w:sz w:val="24"/>
        </w:rPr>
        <w:t>):</w:t>
      </w:r>
      <w:r w:rsidR="00A251E9">
        <w:rPr>
          <w:rFonts w:asciiTheme="majorHAnsi" w:hAnsiTheme="majorHAnsi"/>
          <w:sz w:val="24"/>
        </w:rPr>
        <w:t xml:space="preserve"> </w:t>
      </w:r>
      <w:r w:rsidR="00430323">
        <w:rPr>
          <w:rFonts w:asciiTheme="majorHAnsi" w:hAnsiTheme="majorHAnsi"/>
          <w:sz w:val="24"/>
        </w:rPr>
        <w:t>Early o</w:t>
      </w:r>
      <w:r w:rsidR="00A251E9" w:rsidRPr="00A251E9">
        <w:rPr>
          <w:rFonts w:asciiTheme="majorHAnsi" w:hAnsiTheme="majorHAnsi"/>
          <w:sz w:val="24"/>
        </w:rPr>
        <w:t>bservations</w:t>
      </w:r>
      <w:r w:rsidR="00A251E9">
        <w:rPr>
          <w:rFonts w:asciiTheme="majorHAnsi" w:hAnsiTheme="majorHAnsi"/>
          <w:sz w:val="24"/>
        </w:rPr>
        <w:t xml:space="preserve">. </w:t>
      </w:r>
      <w:r w:rsidR="00A251E9" w:rsidRPr="00A251E9">
        <w:rPr>
          <w:rFonts w:asciiTheme="majorHAnsi" w:hAnsiTheme="majorHAnsi"/>
          <w:i/>
          <w:sz w:val="24"/>
        </w:rPr>
        <w:t>Solar Phys</w:t>
      </w:r>
      <w:r w:rsidR="00A251E9">
        <w:rPr>
          <w:rFonts w:asciiTheme="majorHAnsi" w:hAnsiTheme="majorHAnsi"/>
          <w:sz w:val="24"/>
        </w:rPr>
        <w:t>., 230:</w:t>
      </w:r>
      <w:r w:rsidRPr="00A666D1">
        <w:rPr>
          <w:rFonts w:asciiTheme="majorHAnsi" w:hAnsiTheme="majorHAnsi"/>
          <w:sz w:val="24"/>
        </w:rPr>
        <w:t>7-25, DOI: 10.1007/ s11207-005-8112-6</w:t>
      </w:r>
      <w:r w:rsidR="00A251E9">
        <w:rPr>
          <w:rFonts w:asciiTheme="majorHAnsi" w:hAnsiTheme="majorHAnsi"/>
          <w:sz w:val="24"/>
        </w:rPr>
        <w:t>.</w:t>
      </w:r>
    </w:p>
    <w:p w14:paraId="04865383" w14:textId="3461C09E" w:rsidR="00167158" w:rsidRDefault="00F146C6" w:rsidP="0026122C">
      <w:pPr>
        <w:pStyle w:val="CDRReference"/>
        <w:spacing w:before="120" w:after="120"/>
        <w:rPr>
          <w:rFonts w:asciiTheme="majorHAnsi" w:hAnsiTheme="majorHAnsi"/>
          <w:sz w:val="24"/>
        </w:rPr>
      </w:pPr>
      <w:r>
        <w:rPr>
          <w:rFonts w:asciiTheme="majorHAnsi" w:hAnsiTheme="majorHAnsi"/>
          <w:sz w:val="24"/>
        </w:rPr>
        <w:t>Schmidt, G. A.,</w:t>
      </w:r>
      <w:r w:rsidR="00167158" w:rsidRPr="00A666D1">
        <w:rPr>
          <w:rFonts w:asciiTheme="majorHAnsi" w:hAnsiTheme="majorHAnsi"/>
          <w:sz w:val="24"/>
        </w:rPr>
        <w:t xml:space="preserve"> J. H. Jungclaus, C. M. Ammann, E. Bard, P. Braconnot, T. J</w:t>
      </w:r>
      <w:r>
        <w:rPr>
          <w:rFonts w:asciiTheme="majorHAnsi" w:hAnsiTheme="majorHAnsi"/>
          <w:sz w:val="24"/>
        </w:rPr>
        <w:t>. Crowley, G. Delaygue, F. Joos</w:t>
      </w:r>
      <w:r w:rsidR="00167158" w:rsidRPr="00A666D1">
        <w:rPr>
          <w:rFonts w:asciiTheme="majorHAnsi" w:hAnsiTheme="majorHAnsi"/>
          <w:sz w:val="24"/>
        </w:rPr>
        <w:t>, N. A. Krivova, R.</w:t>
      </w:r>
      <w:r>
        <w:rPr>
          <w:rFonts w:asciiTheme="majorHAnsi" w:hAnsiTheme="majorHAnsi"/>
          <w:sz w:val="24"/>
        </w:rPr>
        <w:t xml:space="preserve"> Muscheler, B. L. Otto-Bliesner, J. Pongratz1, D. T. Shindell</w:t>
      </w:r>
      <w:r w:rsidR="00167158" w:rsidRPr="00A666D1">
        <w:rPr>
          <w:rFonts w:asciiTheme="majorHAnsi" w:hAnsiTheme="majorHAnsi"/>
          <w:sz w:val="24"/>
        </w:rPr>
        <w:t>, S. K. Solanki, F. Steinhilber, and L. E. A. Vieira</w:t>
      </w:r>
      <w:r w:rsidR="00F3646F" w:rsidRPr="00A666D1">
        <w:rPr>
          <w:rFonts w:asciiTheme="majorHAnsi" w:hAnsiTheme="majorHAnsi"/>
          <w:sz w:val="24"/>
        </w:rPr>
        <w:t xml:space="preserve"> ( 2011).</w:t>
      </w:r>
      <w:r w:rsidR="00167158" w:rsidRPr="00A666D1">
        <w:rPr>
          <w:rFonts w:asciiTheme="majorHAnsi" w:hAnsiTheme="majorHAnsi"/>
          <w:sz w:val="24"/>
        </w:rPr>
        <w:t xml:space="preserve"> </w:t>
      </w:r>
      <w:r w:rsidR="00FC402D" w:rsidRPr="00A666D1">
        <w:rPr>
          <w:rFonts w:asciiTheme="majorHAnsi" w:hAnsiTheme="majorHAnsi"/>
          <w:sz w:val="24"/>
        </w:rPr>
        <w:t xml:space="preserve">Climate forcing reconstructions for use in PMIP simulations of the last millennium (v1.0). </w:t>
      </w:r>
      <w:r w:rsidR="00167158" w:rsidRPr="00A666D1">
        <w:rPr>
          <w:rFonts w:asciiTheme="majorHAnsi" w:hAnsiTheme="majorHAnsi"/>
          <w:i/>
          <w:sz w:val="24"/>
        </w:rPr>
        <w:t>Geosci. Model Dev</w:t>
      </w:r>
      <w:r w:rsidR="00F3646F" w:rsidRPr="00A666D1">
        <w:rPr>
          <w:rFonts w:asciiTheme="majorHAnsi" w:hAnsiTheme="majorHAnsi"/>
          <w:sz w:val="24"/>
        </w:rPr>
        <w:t>., 4:</w:t>
      </w:r>
      <w:r>
        <w:rPr>
          <w:rFonts w:asciiTheme="majorHAnsi" w:hAnsiTheme="majorHAnsi"/>
          <w:sz w:val="24"/>
        </w:rPr>
        <w:t xml:space="preserve">33–45, </w:t>
      </w:r>
      <w:r w:rsidR="00167158" w:rsidRPr="00A666D1">
        <w:rPr>
          <w:rFonts w:asciiTheme="majorHAnsi" w:hAnsiTheme="majorHAnsi"/>
          <w:sz w:val="24"/>
        </w:rPr>
        <w:t>doi:10.5194/gmd-4-33-2011.</w:t>
      </w:r>
    </w:p>
    <w:p w14:paraId="239D6D61" w14:textId="3AB84494" w:rsidR="00711FD0" w:rsidRPr="00A666D1" w:rsidRDefault="00711FD0" w:rsidP="0026122C">
      <w:pPr>
        <w:pStyle w:val="CDRReference"/>
        <w:spacing w:before="120" w:after="120"/>
        <w:rPr>
          <w:rFonts w:asciiTheme="majorHAnsi" w:hAnsiTheme="majorHAnsi"/>
          <w:sz w:val="24"/>
        </w:rPr>
      </w:pPr>
      <w:r w:rsidRPr="00711FD0">
        <w:rPr>
          <w:rFonts w:asciiTheme="majorHAnsi" w:hAnsiTheme="majorHAnsi"/>
          <w:sz w:val="24"/>
        </w:rPr>
        <w:t>Skupin, J., M. Weber, H</w:t>
      </w:r>
      <w:r>
        <w:rPr>
          <w:rFonts w:asciiTheme="majorHAnsi" w:hAnsiTheme="majorHAnsi"/>
          <w:sz w:val="24"/>
        </w:rPr>
        <w:t>. Bovensmann, and J. P. Burrows</w:t>
      </w:r>
      <w:r w:rsidRPr="00711FD0">
        <w:rPr>
          <w:rFonts w:asciiTheme="majorHAnsi" w:hAnsiTheme="majorHAnsi"/>
          <w:sz w:val="24"/>
        </w:rPr>
        <w:t xml:space="preserve"> </w:t>
      </w:r>
      <w:r>
        <w:rPr>
          <w:rFonts w:asciiTheme="majorHAnsi" w:hAnsiTheme="majorHAnsi"/>
          <w:sz w:val="24"/>
        </w:rPr>
        <w:t>(2004).</w:t>
      </w:r>
      <w:r w:rsidRPr="00711FD0">
        <w:rPr>
          <w:rFonts w:asciiTheme="majorHAnsi" w:hAnsiTheme="majorHAnsi"/>
          <w:sz w:val="24"/>
        </w:rPr>
        <w:t xml:space="preserve"> The Mg II solar activity proxy indicator derived from GOME and SCIAMACHY. </w:t>
      </w:r>
      <w:r w:rsidRPr="00711FD0">
        <w:rPr>
          <w:rFonts w:asciiTheme="majorHAnsi" w:hAnsiTheme="majorHAnsi"/>
          <w:i/>
          <w:sz w:val="24"/>
        </w:rPr>
        <w:t xml:space="preserve">Proceedings of the ENVISAT &amp; ERS Symposium </w:t>
      </w:r>
      <w:r w:rsidRPr="00711FD0">
        <w:rPr>
          <w:rFonts w:asciiTheme="majorHAnsi" w:hAnsiTheme="majorHAnsi"/>
          <w:sz w:val="24"/>
        </w:rPr>
        <w:t>(SP-572), ESA Publications Division.</w:t>
      </w:r>
    </w:p>
    <w:p w14:paraId="5C7AD3FD" w14:textId="49717E35" w:rsidR="00C22743" w:rsidRDefault="00C22743" w:rsidP="0026122C">
      <w:pPr>
        <w:pStyle w:val="CDRReference"/>
        <w:spacing w:before="120" w:after="120"/>
        <w:rPr>
          <w:rFonts w:asciiTheme="majorHAnsi" w:hAnsiTheme="majorHAnsi"/>
          <w:sz w:val="24"/>
        </w:rPr>
      </w:pPr>
      <w:r w:rsidRPr="00A666D1">
        <w:rPr>
          <w:rFonts w:asciiTheme="majorHAnsi" w:hAnsiTheme="majorHAnsi"/>
          <w:sz w:val="24"/>
        </w:rPr>
        <w:t xml:space="preserve">Snow, M., </w:t>
      </w:r>
      <w:r w:rsidR="00F3646F" w:rsidRPr="00A666D1">
        <w:rPr>
          <w:rFonts w:asciiTheme="majorHAnsi" w:hAnsiTheme="majorHAnsi"/>
          <w:sz w:val="24"/>
        </w:rPr>
        <w:t xml:space="preserve">W. E. </w:t>
      </w:r>
      <w:r w:rsidRPr="00A666D1">
        <w:rPr>
          <w:rFonts w:asciiTheme="majorHAnsi" w:hAnsiTheme="majorHAnsi"/>
          <w:sz w:val="24"/>
        </w:rPr>
        <w:t xml:space="preserve">McClintock, </w:t>
      </w:r>
      <w:r w:rsidR="00F3646F" w:rsidRPr="00A666D1">
        <w:rPr>
          <w:rFonts w:asciiTheme="majorHAnsi" w:hAnsiTheme="majorHAnsi"/>
          <w:sz w:val="24"/>
        </w:rPr>
        <w:t>T. N.</w:t>
      </w:r>
      <w:r w:rsidRPr="00A666D1">
        <w:rPr>
          <w:rFonts w:asciiTheme="majorHAnsi" w:hAnsiTheme="majorHAnsi"/>
          <w:sz w:val="24"/>
        </w:rPr>
        <w:t xml:space="preserve"> Woods, </w:t>
      </w:r>
      <w:r w:rsidR="00F3646F" w:rsidRPr="00A666D1">
        <w:rPr>
          <w:rFonts w:asciiTheme="majorHAnsi" w:hAnsiTheme="majorHAnsi"/>
          <w:sz w:val="24"/>
        </w:rPr>
        <w:t>O. R.</w:t>
      </w:r>
      <w:r w:rsidRPr="00A666D1">
        <w:rPr>
          <w:rFonts w:asciiTheme="majorHAnsi" w:hAnsiTheme="majorHAnsi"/>
          <w:sz w:val="24"/>
        </w:rPr>
        <w:t xml:space="preserve"> White, </w:t>
      </w:r>
      <w:r w:rsidR="00F3646F" w:rsidRPr="00A666D1">
        <w:rPr>
          <w:rFonts w:asciiTheme="majorHAnsi" w:hAnsiTheme="majorHAnsi"/>
          <w:sz w:val="24"/>
        </w:rPr>
        <w:t>J. W.</w:t>
      </w:r>
      <w:r w:rsidRPr="00A666D1">
        <w:rPr>
          <w:rFonts w:asciiTheme="majorHAnsi" w:hAnsiTheme="majorHAnsi"/>
          <w:sz w:val="24"/>
        </w:rPr>
        <w:t xml:space="preserve"> Harder, and </w:t>
      </w:r>
      <w:r w:rsidR="00F3646F" w:rsidRPr="00A666D1">
        <w:rPr>
          <w:rFonts w:asciiTheme="majorHAnsi" w:hAnsiTheme="majorHAnsi"/>
          <w:sz w:val="24"/>
        </w:rPr>
        <w:t>G. Rottman (2005).</w:t>
      </w:r>
      <w:r w:rsidRPr="00A666D1">
        <w:rPr>
          <w:rFonts w:asciiTheme="majorHAnsi" w:hAnsiTheme="majorHAnsi"/>
          <w:sz w:val="24"/>
        </w:rPr>
        <w:t xml:space="preserve"> </w:t>
      </w:r>
      <w:r w:rsidR="00D40947" w:rsidRPr="00D40947">
        <w:rPr>
          <w:rFonts w:asciiTheme="majorHAnsi" w:hAnsiTheme="majorHAnsi"/>
          <w:sz w:val="24"/>
        </w:rPr>
        <w:t>The Mg II Index from SORCE</w:t>
      </w:r>
      <w:r w:rsidR="00D40947">
        <w:rPr>
          <w:rFonts w:asciiTheme="majorHAnsi" w:hAnsiTheme="majorHAnsi"/>
          <w:sz w:val="24"/>
        </w:rPr>
        <w:t xml:space="preserve">, </w:t>
      </w:r>
      <w:r w:rsidR="00A04C62" w:rsidRPr="00A666D1">
        <w:rPr>
          <w:rFonts w:asciiTheme="majorHAnsi" w:hAnsiTheme="majorHAnsi"/>
          <w:i/>
          <w:sz w:val="24"/>
        </w:rPr>
        <w:t>Solar Phys.</w:t>
      </w:r>
      <w:r w:rsidR="00D40947">
        <w:rPr>
          <w:rFonts w:asciiTheme="majorHAnsi" w:hAnsiTheme="majorHAnsi"/>
          <w:sz w:val="24"/>
        </w:rPr>
        <w:t>, 230:</w:t>
      </w:r>
      <w:r w:rsidR="00A04C62" w:rsidRPr="00A666D1">
        <w:rPr>
          <w:rFonts w:asciiTheme="majorHAnsi" w:hAnsiTheme="majorHAnsi"/>
          <w:sz w:val="24"/>
        </w:rPr>
        <w:t xml:space="preserve">325-344. </w:t>
      </w:r>
      <w:r w:rsidRPr="00A666D1">
        <w:rPr>
          <w:rFonts w:asciiTheme="majorHAnsi" w:hAnsiTheme="majorHAnsi"/>
          <w:sz w:val="24"/>
        </w:rPr>
        <w:t xml:space="preserve"> </w:t>
      </w:r>
    </w:p>
    <w:p w14:paraId="2ECA3BBC" w14:textId="26ABA24B" w:rsidR="00711FD0" w:rsidRPr="00A666D1" w:rsidRDefault="00711FD0" w:rsidP="0026122C">
      <w:pPr>
        <w:pStyle w:val="CDRReference"/>
        <w:spacing w:before="120" w:after="120"/>
        <w:rPr>
          <w:rFonts w:asciiTheme="majorHAnsi" w:hAnsiTheme="majorHAnsi"/>
          <w:sz w:val="24"/>
        </w:rPr>
      </w:pPr>
      <w:r>
        <w:rPr>
          <w:rFonts w:asciiTheme="majorHAnsi" w:hAnsiTheme="majorHAnsi"/>
          <w:sz w:val="24"/>
        </w:rPr>
        <w:t xml:space="preserve">Snow, M. </w:t>
      </w:r>
      <w:r>
        <w:rPr>
          <w:rFonts w:ascii="Verdana" w:hAnsi="Verdana" w:cs="Verdana"/>
        </w:rPr>
        <w:t>J., M. Weber, J. Machol, R. Viereck, and E.</w:t>
      </w:r>
      <w:r w:rsidRPr="00711FD0">
        <w:rPr>
          <w:rFonts w:ascii="Verdana" w:hAnsi="Verdana" w:cs="Verdana"/>
        </w:rPr>
        <w:t xml:space="preserve"> Richard </w:t>
      </w:r>
      <w:r>
        <w:rPr>
          <w:rFonts w:ascii="Verdana" w:hAnsi="Verdana" w:cs="Verdana"/>
        </w:rPr>
        <w:t>(2014).</w:t>
      </w:r>
      <w:r w:rsidRPr="00711FD0">
        <w:t xml:space="preserve"> </w:t>
      </w:r>
      <w:r w:rsidRPr="00711FD0">
        <w:rPr>
          <w:rFonts w:ascii="Verdana" w:hAnsi="Verdana" w:cs="Verdana"/>
        </w:rPr>
        <w:t>Comparison of Magnesium II core-to-wing ratio observations during solar minimum 23/24</w:t>
      </w:r>
      <w:r>
        <w:rPr>
          <w:rFonts w:ascii="Verdana" w:hAnsi="Verdana" w:cs="Verdana"/>
        </w:rPr>
        <w:t xml:space="preserve">. </w:t>
      </w:r>
      <w:r w:rsidRPr="00711FD0">
        <w:rPr>
          <w:rFonts w:ascii="Verdana" w:hAnsi="Verdana" w:cs="Verdana"/>
          <w:i/>
        </w:rPr>
        <w:t>Space Weather Space Clim</w:t>
      </w:r>
      <w:r>
        <w:rPr>
          <w:rFonts w:ascii="Verdana" w:hAnsi="Verdana" w:cs="Verdana"/>
        </w:rPr>
        <w:t xml:space="preserve">. </w:t>
      </w:r>
      <w:r>
        <w:rPr>
          <w:rFonts w:ascii="Verdana" w:hAnsi="Verdana" w:cs="Verdana"/>
          <w:b/>
          <w:bCs/>
        </w:rPr>
        <w:t>4</w:t>
      </w:r>
      <w:r>
        <w:rPr>
          <w:rFonts w:ascii="Verdana" w:hAnsi="Verdana" w:cs="Verdana"/>
        </w:rPr>
        <w:t xml:space="preserve">:A04, </w:t>
      </w:r>
      <w:r w:rsidRPr="00711FD0">
        <w:rPr>
          <w:rFonts w:ascii="Verdana" w:hAnsi="Verdana" w:cs="Verdana"/>
        </w:rPr>
        <w:t>http://dx.doi.org/10.1051/swsc/2014001</w:t>
      </w:r>
      <w:r>
        <w:rPr>
          <w:rFonts w:ascii="Verdana" w:hAnsi="Verdana" w:cs="Verdana"/>
        </w:rPr>
        <w:t>.</w:t>
      </w:r>
    </w:p>
    <w:p w14:paraId="21D166F2" w14:textId="0CD71CF7" w:rsidR="00425D6B" w:rsidRDefault="00425D6B" w:rsidP="0026122C">
      <w:pPr>
        <w:pStyle w:val="CDRReference"/>
        <w:spacing w:before="120" w:after="120"/>
        <w:rPr>
          <w:rFonts w:asciiTheme="majorHAnsi" w:hAnsiTheme="majorHAnsi"/>
          <w:sz w:val="24"/>
        </w:rPr>
      </w:pPr>
      <w:r w:rsidRPr="00A666D1">
        <w:rPr>
          <w:rFonts w:asciiTheme="majorHAnsi" w:hAnsiTheme="majorHAnsi"/>
          <w:sz w:val="24"/>
        </w:rPr>
        <w:t xml:space="preserve">Tapping, K. F., </w:t>
      </w:r>
      <w:r w:rsidR="00274B34">
        <w:rPr>
          <w:rFonts w:asciiTheme="majorHAnsi" w:hAnsiTheme="majorHAnsi"/>
          <w:sz w:val="24"/>
        </w:rPr>
        <w:t xml:space="preserve">D. Boteler, P. Charbonneau, A. Crouch, A. Manson, </w:t>
      </w:r>
      <w:r w:rsidRPr="00A666D1">
        <w:rPr>
          <w:rFonts w:asciiTheme="majorHAnsi" w:hAnsiTheme="majorHAnsi"/>
          <w:sz w:val="24"/>
        </w:rPr>
        <w:t xml:space="preserve">and </w:t>
      </w:r>
      <w:r w:rsidR="00274B34">
        <w:rPr>
          <w:rFonts w:asciiTheme="majorHAnsi" w:hAnsiTheme="majorHAnsi"/>
          <w:sz w:val="24"/>
        </w:rPr>
        <w:t xml:space="preserve">H. Paquette (2007). </w:t>
      </w:r>
      <w:r w:rsidR="00430323">
        <w:rPr>
          <w:rFonts w:asciiTheme="majorHAnsi" w:hAnsiTheme="majorHAnsi"/>
          <w:sz w:val="24"/>
        </w:rPr>
        <w:t>Solar magnetic activity and total irradiance s</w:t>
      </w:r>
      <w:r w:rsidR="00274B34" w:rsidRPr="00274B34">
        <w:rPr>
          <w:rFonts w:asciiTheme="majorHAnsi" w:hAnsiTheme="majorHAnsi"/>
          <w:sz w:val="24"/>
        </w:rPr>
        <w:t>ince the Maunder Minimum</w:t>
      </w:r>
      <w:r w:rsidR="00274B34">
        <w:rPr>
          <w:rFonts w:asciiTheme="majorHAnsi" w:hAnsiTheme="majorHAnsi"/>
          <w:sz w:val="24"/>
        </w:rPr>
        <w:t>.</w:t>
      </w:r>
      <w:r w:rsidRPr="00A666D1">
        <w:rPr>
          <w:rFonts w:asciiTheme="majorHAnsi" w:hAnsiTheme="majorHAnsi"/>
          <w:sz w:val="24"/>
        </w:rPr>
        <w:t xml:space="preserve"> </w:t>
      </w:r>
      <w:r w:rsidRPr="00274B34">
        <w:rPr>
          <w:rFonts w:asciiTheme="majorHAnsi" w:hAnsiTheme="majorHAnsi"/>
          <w:i/>
          <w:sz w:val="24"/>
        </w:rPr>
        <w:t>Sol. Phys</w:t>
      </w:r>
      <w:r w:rsidR="00274B34">
        <w:rPr>
          <w:rFonts w:asciiTheme="majorHAnsi" w:hAnsiTheme="majorHAnsi"/>
          <w:sz w:val="24"/>
        </w:rPr>
        <w:t>., 246,:</w:t>
      </w:r>
      <w:r w:rsidRPr="00A666D1">
        <w:rPr>
          <w:rFonts w:asciiTheme="majorHAnsi" w:hAnsiTheme="majorHAnsi"/>
          <w:sz w:val="24"/>
        </w:rPr>
        <w:t>309–326, doi:10.1007/s112070079047x</w:t>
      </w:r>
      <w:r w:rsidR="00274B34">
        <w:rPr>
          <w:rFonts w:asciiTheme="majorHAnsi" w:hAnsiTheme="majorHAnsi"/>
          <w:sz w:val="24"/>
        </w:rPr>
        <w:t>.</w:t>
      </w:r>
    </w:p>
    <w:p w14:paraId="628B47D8" w14:textId="4D9CBABA" w:rsidR="005754A5" w:rsidRDefault="00425D6B" w:rsidP="0026122C">
      <w:pPr>
        <w:pStyle w:val="CDRReference"/>
        <w:spacing w:before="120" w:after="120"/>
        <w:rPr>
          <w:rFonts w:asciiTheme="majorHAnsi" w:hAnsiTheme="majorHAnsi"/>
          <w:sz w:val="24"/>
        </w:rPr>
      </w:pPr>
      <w:r w:rsidRPr="00A666D1">
        <w:rPr>
          <w:rFonts w:asciiTheme="majorHAnsi" w:hAnsiTheme="majorHAnsi"/>
          <w:sz w:val="24"/>
        </w:rPr>
        <w:t xml:space="preserve">Thuillier, G., </w:t>
      </w:r>
      <w:r w:rsidR="005754A5">
        <w:rPr>
          <w:rFonts w:asciiTheme="majorHAnsi" w:hAnsiTheme="majorHAnsi"/>
          <w:sz w:val="24"/>
        </w:rPr>
        <w:t xml:space="preserve">M. Hersé, P. C. Simon, D. Labs, H. Mandel, D. Gillotay, </w:t>
      </w:r>
      <w:r w:rsidRPr="00A666D1">
        <w:rPr>
          <w:rFonts w:asciiTheme="majorHAnsi" w:hAnsiTheme="majorHAnsi"/>
          <w:sz w:val="24"/>
        </w:rPr>
        <w:t xml:space="preserve">and </w:t>
      </w:r>
      <w:r w:rsidR="005754A5">
        <w:rPr>
          <w:rFonts w:asciiTheme="majorHAnsi" w:hAnsiTheme="majorHAnsi"/>
          <w:sz w:val="24"/>
        </w:rPr>
        <w:t>T. Foujols (1998).</w:t>
      </w:r>
      <w:r w:rsidRPr="00A666D1">
        <w:rPr>
          <w:rFonts w:asciiTheme="majorHAnsi" w:hAnsiTheme="majorHAnsi"/>
          <w:sz w:val="24"/>
        </w:rPr>
        <w:t xml:space="preserve"> </w:t>
      </w:r>
      <w:r w:rsidR="005754A5" w:rsidRPr="005754A5">
        <w:rPr>
          <w:rFonts w:asciiTheme="majorHAnsi" w:hAnsiTheme="majorHAnsi"/>
          <w:sz w:val="24"/>
        </w:rPr>
        <w:t>The visible solar spectral irradiance from 350 to 850 nm as mea</w:t>
      </w:r>
      <w:r w:rsidR="005754A5">
        <w:rPr>
          <w:rFonts w:asciiTheme="majorHAnsi" w:hAnsiTheme="majorHAnsi"/>
          <w:sz w:val="24"/>
        </w:rPr>
        <w:t>sured by the SOLSPEC spectrome</w:t>
      </w:r>
      <w:r w:rsidR="005754A5" w:rsidRPr="005754A5">
        <w:rPr>
          <w:rFonts w:asciiTheme="majorHAnsi" w:hAnsiTheme="majorHAnsi"/>
          <w:sz w:val="24"/>
        </w:rPr>
        <w:t>ter during the ATLAS I mission</w:t>
      </w:r>
      <w:r w:rsidR="005754A5">
        <w:rPr>
          <w:rFonts w:asciiTheme="majorHAnsi" w:hAnsiTheme="majorHAnsi"/>
          <w:sz w:val="24"/>
        </w:rPr>
        <w:t>.</w:t>
      </w:r>
      <w:r w:rsidR="005754A5" w:rsidRPr="00A666D1">
        <w:rPr>
          <w:rFonts w:asciiTheme="majorHAnsi" w:hAnsiTheme="majorHAnsi"/>
          <w:sz w:val="24"/>
        </w:rPr>
        <w:t xml:space="preserve"> </w:t>
      </w:r>
      <w:r w:rsidR="005754A5" w:rsidRPr="005754A5">
        <w:rPr>
          <w:rFonts w:asciiTheme="majorHAnsi" w:hAnsiTheme="majorHAnsi"/>
          <w:i/>
          <w:sz w:val="24"/>
        </w:rPr>
        <w:t>Solar Phys.,</w:t>
      </w:r>
      <w:r w:rsidR="005754A5">
        <w:rPr>
          <w:rFonts w:asciiTheme="majorHAnsi" w:hAnsiTheme="majorHAnsi"/>
          <w:sz w:val="24"/>
        </w:rPr>
        <w:t xml:space="preserve"> 177:</w:t>
      </w:r>
      <w:r w:rsidRPr="00A666D1">
        <w:rPr>
          <w:rFonts w:asciiTheme="majorHAnsi" w:hAnsiTheme="majorHAnsi"/>
          <w:sz w:val="24"/>
        </w:rPr>
        <w:t>41-61</w:t>
      </w:r>
      <w:r w:rsidR="005754A5">
        <w:rPr>
          <w:rFonts w:asciiTheme="majorHAnsi" w:hAnsiTheme="majorHAnsi"/>
          <w:sz w:val="24"/>
        </w:rPr>
        <w:t>.</w:t>
      </w:r>
    </w:p>
    <w:p w14:paraId="31027EEE" w14:textId="44FD3EFD" w:rsidR="001E1DD8" w:rsidRPr="00A666D1" w:rsidRDefault="001E1DD8" w:rsidP="0026122C">
      <w:pPr>
        <w:pStyle w:val="CDRReference"/>
        <w:spacing w:before="120" w:after="120"/>
        <w:rPr>
          <w:rFonts w:asciiTheme="majorHAnsi" w:hAnsiTheme="majorHAnsi"/>
          <w:sz w:val="24"/>
        </w:rPr>
      </w:pPr>
      <w:r w:rsidRPr="00A666D1">
        <w:rPr>
          <w:rFonts w:asciiTheme="majorHAnsi" w:hAnsiTheme="majorHAnsi"/>
          <w:sz w:val="24"/>
        </w:rPr>
        <w:t>Thuillier, G., Melo, S. M. L., Lean, J. L, Krivova, N. A., Bolduc, C., Fomichev, V. I., Charbonneau, P., Shapiro, A. I</w:t>
      </w:r>
      <w:r w:rsidR="0071757F">
        <w:rPr>
          <w:rFonts w:asciiTheme="majorHAnsi" w:hAnsiTheme="majorHAnsi"/>
          <w:sz w:val="24"/>
        </w:rPr>
        <w:t xml:space="preserve">., Schmutz, W., and Bolsée, D. (2013). </w:t>
      </w:r>
      <w:r w:rsidR="0071757F" w:rsidRPr="0071757F">
        <w:rPr>
          <w:rFonts w:asciiTheme="majorHAnsi" w:hAnsiTheme="majorHAnsi"/>
          <w:sz w:val="24"/>
        </w:rPr>
        <w:t>Analysis of Different Solar Spectral Irradiance Reconstructions and Their Impact on Solar Heating Rates</w:t>
      </w:r>
      <w:r w:rsidR="0071757F">
        <w:rPr>
          <w:rFonts w:asciiTheme="majorHAnsi" w:hAnsiTheme="majorHAnsi"/>
          <w:sz w:val="24"/>
        </w:rPr>
        <w:t>.</w:t>
      </w:r>
      <w:r w:rsidR="0071757F" w:rsidRPr="00A666D1">
        <w:rPr>
          <w:rFonts w:asciiTheme="majorHAnsi" w:hAnsiTheme="majorHAnsi"/>
          <w:sz w:val="24"/>
        </w:rPr>
        <w:t xml:space="preserve"> </w:t>
      </w:r>
      <w:r w:rsidRPr="0071757F">
        <w:rPr>
          <w:rFonts w:asciiTheme="majorHAnsi" w:hAnsiTheme="majorHAnsi"/>
          <w:i/>
          <w:sz w:val="24"/>
        </w:rPr>
        <w:t>Solar Phys</w:t>
      </w:r>
      <w:r w:rsidR="0071757F">
        <w:rPr>
          <w:rFonts w:asciiTheme="majorHAnsi" w:hAnsiTheme="majorHAnsi"/>
          <w:sz w:val="24"/>
        </w:rPr>
        <w:t xml:space="preserve">., </w:t>
      </w:r>
      <w:r w:rsidR="0071757F" w:rsidRPr="0071757F">
        <w:rPr>
          <w:rFonts w:asciiTheme="majorHAnsi" w:hAnsiTheme="majorHAnsi"/>
          <w:sz w:val="24"/>
        </w:rPr>
        <w:t xml:space="preserve">DOI </w:t>
      </w:r>
      <w:r w:rsidR="0071757F">
        <w:rPr>
          <w:rFonts w:asciiTheme="majorHAnsi" w:hAnsiTheme="majorHAnsi"/>
          <w:sz w:val="24"/>
        </w:rPr>
        <w:t>10.1007/s11207-013-0381-x.</w:t>
      </w:r>
    </w:p>
    <w:p w14:paraId="0309BF31" w14:textId="4B5A49D6" w:rsidR="00425D6B" w:rsidRPr="00A666D1" w:rsidRDefault="00425D6B" w:rsidP="0026122C">
      <w:pPr>
        <w:pStyle w:val="CDRReference"/>
        <w:spacing w:before="120" w:after="120"/>
        <w:rPr>
          <w:rFonts w:asciiTheme="majorHAnsi" w:hAnsiTheme="majorHAnsi"/>
          <w:sz w:val="24"/>
        </w:rPr>
      </w:pPr>
      <w:r w:rsidRPr="00A666D1">
        <w:rPr>
          <w:rFonts w:asciiTheme="majorHAnsi" w:hAnsiTheme="majorHAnsi"/>
          <w:sz w:val="24"/>
        </w:rPr>
        <w:t xml:space="preserve">Unruh, Y.C., </w:t>
      </w:r>
      <w:r w:rsidR="0071757F">
        <w:rPr>
          <w:rFonts w:asciiTheme="majorHAnsi" w:hAnsiTheme="majorHAnsi"/>
          <w:sz w:val="24"/>
        </w:rPr>
        <w:t xml:space="preserve">S. K. Solanki, </w:t>
      </w:r>
      <w:r w:rsidRPr="00A666D1">
        <w:rPr>
          <w:rFonts w:asciiTheme="majorHAnsi" w:hAnsiTheme="majorHAnsi"/>
          <w:sz w:val="24"/>
        </w:rPr>
        <w:t xml:space="preserve">and </w:t>
      </w:r>
      <w:r w:rsidR="0071757F">
        <w:rPr>
          <w:rFonts w:asciiTheme="majorHAnsi" w:hAnsiTheme="majorHAnsi"/>
          <w:sz w:val="24"/>
        </w:rPr>
        <w:t>M. Fligge (2000)</w:t>
      </w:r>
      <w:r w:rsidR="00BD5C2A">
        <w:rPr>
          <w:rFonts w:asciiTheme="majorHAnsi" w:hAnsiTheme="majorHAnsi"/>
          <w:sz w:val="24"/>
        </w:rPr>
        <w:t>.</w:t>
      </w:r>
      <w:r w:rsidRPr="00A666D1">
        <w:rPr>
          <w:rFonts w:asciiTheme="majorHAnsi" w:hAnsiTheme="majorHAnsi"/>
          <w:sz w:val="24"/>
        </w:rPr>
        <w:t xml:space="preserve"> </w:t>
      </w:r>
      <w:r w:rsidR="00BD5C2A" w:rsidRPr="00BD5C2A">
        <w:rPr>
          <w:rFonts w:asciiTheme="majorHAnsi" w:hAnsiTheme="majorHAnsi"/>
          <w:sz w:val="24"/>
        </w:rPr>
        <w:t>Modelling solar irradiance variations: Comparison with observations, including line-ratio variations</w:t>
      </w:r>
      <w:r w:rsidR="00BD5C2A">
        <w:rPr>
          <w:rFonts w:asciiTheme="majorHAnsi" w:hAnsiTheme="majorHAnsi"/>
          <w:sz w:val="24"/>
        </w:rPr>
        <w:t>.</w:t>
      </w:r>
      <w:r w:rsidR="00BD5C2A" w:rsidRPr="00BD5C2A">
        <w:rPr>
          <w:rFonts w:asciiTheme="majorHAnsi" w:hAnsiTheme="majorHAnsi"/>
          <w:sz w:val="24"/>
        </w:rPr>
        <w:t xml:space="preserve"> </w:t>
      </w:r>
      <w:r w:rsidRPr="0071757F">
        <w:rPr>
          <w:rFonts w:asciiTheme="majorHAnsi" w:hAnsiTheme="majorHAnsi"/>
          <w:i/>
          <w:sz w:val="24"/>
        </w:rPr>
        <w:t>Space Sci. Rev.</w:t>
      </w:r>
      <w:r w:rsidR="0071757F">
        <w:rPr>
          <w:rFonts w:asciiTheme="majorHAnsi" w:hAnsiTheme="majorHAnsi"/>
          <w:sz w:val="24"/>
        </w:rPr>
        <w:t>, 94 (1-2):</w:t>
      </w:r>
      <w:r w:rsidRPr="00A666D1">
        <w:rPr>
          <w:rFonts w:asciiTheme="majorHAnsi" w:hAnsiTheme="majorHAnsi"/>
          <w:sz w:val="24"/>
        </w:rPr>
        <w:t>145-152, DOI: 10.1023/A:1026758904332</w:t>
      </w:r>
      <w:r w:rsidR="0071757F">
        <w:rPr>
          <w:rFonts w:asciiTheme="majorHAnsi" w:hAnsiTheme="majorHAnsi"/>
          <w:sz w:val="24"/>
        </w:rPr>
        <w:t>.</w:t>
      </w:r>
    </w:p>
    <w:p w14:paraId="27F85D7F" w14:textId="2576E493" w:rsidR="00425D6B" w:rsidRDefault="00425D6B" w:rsidP="0026122C">
      <w:pPr>
        <w:pStyle w:val="CDRReference"/>
        <w:spacing w:before="120" w:after="120"/>
        <w:rPr>
          <w:rFonts w:asciiTheme="majorHAnsi" w:hAnsiTheme="majorHAnsi"/>
          <w:sz w:val="24"/>
        </w:rPr>
      </w:pPr>
      <w:r w:rsidRPr="00A666D1">
        <w:rPr>
          <w:rFonts w:asciiTheme="majorHAnsi" w:hAnsiTheme="majorHAnsi"/>
          <w:sz w:val="24"/>
        </w:rPr>
        <w:lastRenderedPageBreak/>
        <w:t xml:space="preserve">Wang, Y.-M., </w:t>
      </w:r>
      <w:r w:rsidR="00F3646F" w:rsidRPr="00A666D1">
        <w:rPr>
          <w:rFonts w:asciiTheme="majorHAnsi" w:hAnsiTheme="majorHAnsi"/>
          <w:sz w:val="24"/>
        </w:rPr>
        <w:t xml:space="preserve">J. L. </w:t>
      </w:r>
      <w:r w:rsidRPr="00A666D1">
        <w:rPr>
          <w:rFonts w:asciiTheme="majorHAnsi" w:hAnsiTheme="majorHAnsi"/>
          <w:sz w:val="24"/>
        </w:rPr>
        <w:t xml:space="preserve">Lean, and </w:t>
      </w:r>
      <w:r w:rsidR="00F3646F" w:rsidRPr="00A666D1">
        <w:rPr>
          <w:rFonts w:asciiTheme="majorHAnsi" w:hAnsiTheme="majorHAnsi"/>
          <w:sz w:val="24"/>
        </w:rPr>
        <w:t xml:space="preserve">N. R. Sheeley, Jr. (2005). </w:t>
      </w:r>
      <w:r w:rsidR="00197A86" w:rsidRPr="00197A86">
        <w:rPr>
          <w:rFonts w:asciiTheme="majorHAnsi" w:hAnsiTheme="majorHAnsi"/>
          <w:sz w:val="24"/>
        </w:rPr>
        <w:t>Modeling the Sun’s magnetic field and irradiance since 1713</w:t>
      </w:r>
      <w:r w:rsidR="00197A86">
        <w:rPr>
          <w:rFonts w:asciiTheme="majorHAnsi" w:hAnsiTheme="majorHAnsi"/>
          <w:sz w:val="24"/>
        </w:rPr>
        <w:t xml:space="preserve">. </w:t>
      </w:r>
      <w:r w:rsidRPr="00A666D1">
        <w:rPr>
          <w:rFonts w:asciiTheme="majorHAnsi" w:hAnsiTheme="majorHAnsi"/>
          <w:i/>
          <w:sz w:val="24"/>
        </w:rPr>
        <w:t>Astrophys. J.</w:t>
      </w:r>
      <w:r w:rsidR="00F3646F" w:rsidRPr="00A666D1">
        <w:rPr>
          <w:rFonts w:asciiTheme="majorHAnsi" w:hAnsiTheme="majorHAnsi"/>
          <w:sz w:val="24"/>
        </w:rPr>
        <w:t>, 625:</w:t>
      </w:r>
      <w:r w:rsidRPr="00A666D1">
        <w:rPr>
          <w:rFonts w:asciiTheme="majorHAnsi" w:hAnsiTheme="majorHAnsi"/>
          <w:sz w:val="24"/>
        </w:rPr>
        <w:t>522–538</w:t>
      </w:r>
      <w:r w:rsidR="00F3646F" w:rsidRPr="00A666D1">
        <w:rPr>
          <w:rFonts w:asciiTheme="majorHAnsi" w:hAnsiTheme="majorHAnsi"/>
          <w:sz w:val="24"/>
        </w:rPr>
        <w:t>.</w:t>
      </w:r>
    </w:p>
    <w:p w14:paraId="27A30A11" w14:textId="07A06D0A" w:rsidR="009A69A4" w:rsidRPr="00FE0524" w:rsidRDefault="009A69A4" w:rsidP="009A69A4">
      <w:pPr>
        <w:pStyle w:val="CDRReference"/>
        <w:spacing w:before="120" w:after="120"/>
        <w:rPr>
          <w:rFonts w:asciiTheme="majorHAnsi" w:hAnsiTheme="majorHAnsi"/>
          <w:sz w:val="24"/>
        </w:rPr>
      </w:pPr>
      <w:r>
        <w:rPr>
          <w:rFonts w:asciiTheme="majorHAnsi" w:hAnsiTheme="majorHAnsi"/>
          <w:sz w:val="24"/>
        </w:rPr>
        <w:t>Woods,</w:t>
      </w:r>
      <w:r w:rsidR="007F4BB1">
        <w:rPr>
          <w:rFonts w:asciiTheme="majorHAnsi" w:hAnsiTheme="majorHAnsi"/>
          <w:sz w:val="24"/>
        </w:rPr>
        <w:t xml:space="preserve"> </w:t>
      </w:r>
      <w:r>
        <w:rPr>
          <w:rFonts w:asciiTheme="majorHAnsi" w:hAnsiTheme="majorHAnsi"/>
          <w:sz w:val="24"/>
        </w:rPr>
        <w:t>T. N.,  P. C. Chamberlin, J. W. Harder, R. A. Hock, M. Snow, F. G. Eparvier, J. Fontenla, Wi. E. McC</w:t>
      </w:r>
      <w:r w:rsidR="00FE0524">
        <w:rPr>
          <w:rFonts w:asciiTheme="majorHAnsi" w:hAnsiTheme="majorHAnsi"/>
          <w:sz w:val="24"/>
        </w:rPr>
        <w:t>lintock, and E. C. Richard (2009</w:t>
      </w:r>
      <w:r>
        <w:rPr>
          <w:rFonts w:asciiTheme="majorHAnsi" w:hAnsiTheme="majorHAnsi"/>
          <w:sz w:val="24"/>
        </w:rPr>
        <w:t>).</w:t>
      </w:r>
      <w:r w:rsidR="00430323">
        <w:rPr>
          <w:rFonts w:asciiTheme="majorHAnsi" w:hAnsiTheme="majorHAnsi"/>
          <w:sz w:val="24"/>
        </w:rPr>
        <w:t xml:space="preserve"> Solar irradiance referencep</w:t>
      </w:r>
      <w:r w:rsidRPr="009A69A4">
        <w:rPr>
          <w:rFonts w:asciiTheme="majorHAnsi" w:hAnsiTheme="majorHAnsi"/>
          <w:sz w:val="24"/>
        </w:rPr>
        <w:t>Spectra (SIRS) for the 2008 Whole Heliosphere Interval (WHI)</w:t>
      </w:r>
      <w:r w:rsidR="00FE0524">
        <w:rPr>
          <w:rFonts w:asciiTheme="majorHAnsi" w:hAnsiTheme="majorHAnsi"/>
          <w:sz w:val="24"/>
        </w:rPr>
        <w:t xml:space="preserve">, </w:t>
      </w:r>
      <w:r w:rsidR="00FE0524" w:rsidRPr="00FE0524">
        <w:rPr>
          <w:rFonts w:asciiTheme="majorHAnsi" w:hAnsiTheme="majorHAnsi"/>
          <w:i/>
          <w:sz w:val="24"/>
        </w:rPr>
        <w:t>Geophys. Res. Lett.</w:t>
      </w:r>
      <w:r w:rsidR="00FE0524">
        <w:rPr>
          <w:rFonts w:asciiTheme="majorHAnsi" w:hAnsiTheme="majorHAnsi"/>
          <w:i/>
          <w:sz w:val="24"/>
        </w:rPr>
        <w:t>,</w:t>
      </w:r>
      <w:r w:rsidR="00FE0524" w:rsidRPr="00FE0524">
        <w:t xml:space="preserve"> </w:t>
      </w:r>
      <w:r w:rsidR="00FE0524" w:rsidRPr="00FE0524">
        <w:rPr>
          <w:rFonts w:asciiTheme="majorHAnsi" w:hAnsiTheme="majorHAnsi"/>
          <w:sz w:val="24"/>
        </w:rPr>
        <w:t>36, L0110</w:t>
      </w:r>
      <w:r w:rsidR="00FE0524">
        <w:rPr>
          <w:rFonts w:asciiTheme="majorHAnsi" w:hAnsiTheme="majorHAnsi"/>
          <w:sz w:val="24"/>
        </w:rPr>
        <w:t xml:space="preserve">1, </w:t>
      </w:r>
      <w:r w:rsidR="00FE0524" w:rsidRPr="00FE0524">
        <w:rPr>
          <w:rFonts w:asciiTheme="majorHAnsi" w:hAnsiTheme="majorHAnsi"/>
          <w:sz w:val="24"/>
        </w:rPr>
        <w:t>doi:10.1029/2008GL036373.</w:t>
      </w:r>
    </w:p>
    <w:p w14:paraId="41B7425F" w14:textId="011A27B5" w:rsidR="009A69A4" w:rsidRPr="00A666D1" w:rsidRDefault="009A69A4" w:rsidP="009A69A4">
      <w:pPr>
        <w:pStyle w:val="CDRReference"/>
        <w:spacing w:before="120" w:after="120"/>
        <w:rPr>
          <w:rFonts w:asciiTheme="majorHAnsi" w:hAnsiTheme="majorHAnsi"/>
          <w:sz w:val="24"/>
        </w:rPr>
      </w:pPr>
    </w:p>
    <w:p w14:paraId="3BD04AAA" w14:textId="77777777" w:rsidR="002371D6" w:rsidRPr="00A666D1" w:rsidRDefault="002371D6" w:rsidP="008B70F5">
      <w:pPr>
        <w:pStyle w:val="CDRBodyText"/>
        <w:ind w:firstLine="0"/>
        <w:rPr>
          <w:rFonts w:asciiTheme="majorHAnsi" w:hAnsiTheme="majorHAnsi"/>
        </w:rPr>
      </w:pPr>
    </w:p>
    <w:p w14:paraId="40CD24F7" w14:textId="77777777" w:rsidR="0056782D" w:rsidRDefault="0056782D" w:rsidP="0086082C">
      <w:pPr>
        <w:pStyle w:val="CDRAppendixHeading"/>
      </w:pPr>
      <w:bookmarkStart w:id="72" w:name="_Toc269030714"/>
      <w:r>
        <w:lastRenderedPageBreak/>
        <w:t>Acronyms and Abbreviations</w:t>
      </w:r>
      <w:bookmarkEnd w:id="72"/>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83"/>
        <w:gridCol w:w="5614"/>
      </w:tblGrid>
      <w:tr w:rsidR="00D435BE" w:rsidRPr="007B4003" w14:paraId="68FC4292" w14:textId="77777777" w:rsidTr="00122AEF">
        <w:trPr>
          <w:cantSplit/>
          <w:jc w:val="center"/>
        </w:trPr>
        <w:tc>
          <w:tcPr>
            <w:tcW w:w="1654" w:type="dxa"/>
            <w:shd w:val="clear" w:color="auto" w:fill="D9D9D9"/>
          </w:tcPr>
          <w:p w14:paraId="190FDCF8" w14:textId="77777777" w:rsidR="00D435BE" w:rsidRPr="00A666D1" w:rsidRDefault="00D435BE" w:rsidP="00D435BE">
            <w:pPr>
              <w:pStyle w:val="CDRTableHeading"/>
              <w:rPr>
                <w:rFonts w:asciiTheme="majorHAnsi" w:hAnsiTheme="majorHAnsi"/>
                <w:sz w:val="24"/>
              </w:rPr>
            </w:pPr>
            <w:commentRangeStart w:id="73"/>
            <w:r w:rsidRPr="00A666D1">
              <w:rPr>
                <w:rFonts w:asciiTheme="majorHAnsi" w:hAnsiTheme="majorHAnsi"/>
                <w:sz w:val="24"/>
              </w:rPr>
              <w:t>Acronym or Abbreviation</w:t>
            </w:r>
            <w:commentRangeEnd w:id="73"/>
            <w:r w:rsidR="00C37870">
              <w:rPr>
                <w:rStyle w:val="CommentReference"/>
                <w:rFonts w:ascii="Arial" w:hAnsi="Arial"/>
                <w:b w:val="0"/>
              </w:rPr>
              <w:commentReference w:id="73"/>
            </w:r>
          </w:p>
        </w:tc>
        <w:tc>
          <w:tcPr>
            <w:tcW w:w="5614" w:type="dxa"/>
            <w:shd w:val="clear" w:color="auto" w:fill="D9D9D9"/>
          </w:tcPr>
          <w:p w14:paraId="109CC347" w14:textId="77777777" w:rsidR="00D435BE" w:rsidRPr="00A666D1" w:rsidRDefault="00D435BE" w:rsidP="00A666D1">
            <w:pPr>
              <w:pStyle w:val="CDRTableHeading"/>
              <w:jc w:val="center"/>
              <w:rPr>
                <w:rFonts w:asciiTheme="majorHAnsi" w:hAnsiTheme="majorHAnsi"/>
                <w:sz w:val="24"/>
              </w:rPr>
            </w:pPr>
            <w:r w:rsidRPr="00A666D1">
              <w:rPr>
                <w:rFonts w:asciiTheme="majorHAnsi" w:hAnsiTheme="majorHAnsi"/>
                <w:sz w:val="24"/>
              </w:rPr>
              <w:t>Meaning</w:t>
            </w:r>
          </w:p>
        </w:tc>
      </w:tr>
      <w:tr w:rsidR="00D435BE" w:rsidRPr="007B4003" w14:paraId="43E7F1E6" w14:textId="77777777" w:rsidTr="0086082C">
        <w:trPr>
          <w:cantSplit/>
          <w:jc w:val="center"/>
        </w:trPr>
        <w:tc>
          <w:tcPr>
            <w:tcW w:w="1654" w:type="dxa"/>
          </w:tcPr>
          <w:p w14:paraId="3092DBB1" w14:textId="26CA50E2" w:rsidR="00D435BE" w:rsidRPr="00A666D1" w:rsidRDefault="001643BD" w:rsidP="00D435BE">
            <w:pPr>
              <w:pStyle w:val="CDRTableText"/>
              <w:rPr>
                <w:rFonts w:asciiTheme="majorHAnsi" w:hAnsiTheme="majorHAnsi"/>
                <w:sz w:val="24"/>
              </w:rPr>
            </w:pPr>
            <w:r w:rsidRPr="00A666D1">
              <w:rPr>
                <w:rFonts w:asciiTheme="majorHAnsi" w:hAnsiTheme="majorHAnsi"/>
                <w:sz w:val="24"/>
              </w:rPr>
              <w:t>λ</w:t>
            </w:r>
          </w:p>
        </w:tc>
        <w:tc>
          <w:tcPr>
            <w:tcW w:w="5614" w:type="dxa"/>
          </w:tcPr>
          <w:p w14:paraId="0D02EA6C" w14:textId="1ACB8FC1" w:rsidR="00D435BE" w:rsidRPr="00A666D1" w:rsidRDefault="001643BD" w:rsidP="00D435BE">
            <w:pPr>
              <w:pStyle w:val="CDRTableText"/>
              <w:rPr>
                <w:rFonts w:asciiTheme="majorHAnsi" w:hAnsiTheme="majorHAnsi"/>
                <w:sz w:val="24"/>
              </w:rPr>
            </w:pPr>
            <w:r w:rsidRPr="00A666D1">
              <w:rPr>
                <w:rFonts w:asciiTheme="majorHAnsi" w:hAnsiTheme="majorHAnsi"/>
                <w:sz w:val="24"/>
              </w:rPr>
              <w:t>Lambda; wavelength (nm)</w:t>
            </w:r>
          </w:p>
        </w:tc>
      </w:tr>
      <w:tr w:rsidR="00E426DE" w:rsidRPr="007B4003" w14:paraId="0FD425E9" w14:textId="77777777" w:rsidTr="0086082C">
        <w:trPr>
          <w:cantSplit/>
          <w:jc w:val="center"/>
        </w:trPr>
        <w:tc>
          <w:tcPr>
            <w:tcW w:w="1654" w:type="dxa"/>
          </w:tcPr>
          <w:p w14:paraId="25A381BC" w14:textId="58BF1C28" w:rsidR="00E426DE" w:rsidRPr="00A666D1" w:rsidRDefault="00E426DE" w:rsidP="00D435BE">
            <w:pPr>
              <w:pStyle w:val="CDRTableText"/>
              <w:rPr>
                <w:rFonts w:asciiTheme="majorHAnsi" w:hAnsiTheme="majorHAnsi"/>
                <w:sz w:val="24"/>
              </w:rPr>
            </w:pPr>
            <w:r w:rsidRPr="00A666D1">
              <w:rPr>
                <w:rFonts w:asciiTheme="majorHAnsi" w:hAnsiTheme="majorHAnsi"/>
                <w:sz w:val="24"/>
              </w:rPr>
              <w:t>μ</w:t>
            </w:r>
          </w:p>
        </w:tc>
        <w:tc>
          <w:tcPr>
            <w:tcW w:w="5614" w:type="dxa"/>
          </w:tcPr>
          <w:p w14:paraId="0CB4D175" w14:textId="36A8136F" w:rsidR="00E426DE" w:rsidRPr="00A666D1" w:rsidRDefault="00E426DE" w:rsidP="00D435BE">
            <w:pPr>
              <w:pStyle w:val="CDRTableText"/>
              <w:rPr>
                <w:rFonts w:asciiTheme="majorHAnsi" w:hAnsiTheme="majorHAnsi"/>
                <w:sz w:val="24"/>
              </w:rPr>
            </w:pPr>
            <w:r w:rsidRPr="00A666D1">
              <w:rPr>
                <w:rFonts w:asciiTheme="majorHAnsi" w:hAnsiTheme="majorHAnsi"/>
                <w:sz w:val="24"/>
              </w:rPr>
              <w:t>Heliographic position</w:t>
            </w:r>
          </w:p>
        </w:tc>
      </w:tr>
      <w:tr w:rsidR="005B1FEE" w:rsidRPr="007B4003" w14:paraId="10CB720A" w14:textId="77777777" w:rsidTr="0086082C">
        <w:trPr>
          <w:cantSplit/>
          <w:jc w:val="center"/>
        </w:trPr>
        <w:tc>
          <w:tcPr>
            <w:tcW w:w="1654" w:type="dxa"/>
          </w:tcPr>
          <w:p w14:paraId="40642C6A" w14:textId="30C447BA" w:rsidR="005B1FEE" w:rsidRPr="00A666D1" w:rsidRDefault="00F22B32" w:rsidP="00D435BE">
            <w:pPr>
              <w:pStyle w:val="CDRTableText"/>
              <w:rPr>
                <w:rFonts w:asciiTheme="majorHAnsi" w:hAnsiTheme="majorHAnsi"/>
                <w:sz w:val="24"/>
              </w:rPr>
            </w:pPr>
            <w:r w:rsidRPr="00A666D1">
              <w:rPr>
                <w:rFonts w:asciiTheme="majorHAnsi" w:hAnsiTheme="majorHAnsi"/>
                <w:sz w:val="24"/>
              </w:rPr>
              <w:t>AA</w:t>
            </w:r>
            <w:r w:rsidR="00DA65C2" w:rsidRPr="00A666D1">
              <w:rPr>
                <w:rFonts w:asciiTheme="majorHAnsi" w:hAnsiTheme="majorHAnsi"/>
                <w:sz w:val="24"/>
              </w:rPr>
              <w:t xml:space="preserve">  index</w:t>
            </w:r>
          </w:p>
        </w:tc>
        <w:tc>
          <w:tcPr>
            <w:tcW w:w="5614" w:type="dxa"/>
          </w:tcPr>
          <w:p w14:paraId="5E08C070" w14:textId="69517175" w:rsidR="005B1FEE" w:rsidRPr="00A666D1" w:rsidRDefault="00DA65C2" w:rsidP="00D435BE">
            <w:pPr>
              <w:pStyle w:val="CDRTableText"/>
              <w:rPr>
                <w:rFonts w:asciiTheme="majorHAnsi" w:hAnsiTheme="majorHAnsi"/>
                <w:sz w:val="24"/>
              </w:rPr>
            </w:pPr>
            <w:r w:rsidRPr="00A666D1">
              <w:rPr>
                <w:rFonts w:asciiTheme="majorHAnsi" w:hAnsiTheme="majorHAnsi"/>
                <w:sz w:val="24"/>
              </w:rPr>
              <w:t>Magnetic activity index</w:t>
            </w:r>
          </w:p>
        </w:tc>
      </w:tr>
      <w:tr w:rsidR="001643BD" w:rsidRPr="007B4003" w14:paraId="0F76497E" w14:textId="77777777" w:rsidTr="0086082C">
        <w:trPr>
          <w:cantSplit/>
          <w:jc w:val="center"/>
        </w:trPr>
        <w:tc>
          <w:tcPr>
            <w:tcW w:w="1654" w:type="dxa"/>
          </w:tcPr>
          <w:p w14:paraId="43197A36" w14:textId="0B26FD6A" w:rsidR="001643BD" w:rsidRPr="00A666D1" w:rsidRDefault="001643BD" w:rsidP="00D435BE">
            <w:pPr>
              <w:pStyle w:val="CDRTableText"/>
              <w:rPr>
                <w:rFonts w:asciiTheme="majorHAnsi" w:hAnsiTheme="majorHAnsi"/>
                <w:sz w:val="24"/>
              </w:rPr>
            </w:pPr>
            <w:r w:rsidRPr="00A666D1">
              <w:rPr>
                <w:rFonts w:asciiTheme="majorHAnsi" w:hAnsiTheme="majorHAnsi"/>
                <w:sz w:val="24"/>
              </w:rPr>
              <w:t>ACRIM</w:t>
            </w:r>
          </w:p>
        </w:tc>
        <w:tc>
          <w:tcPr>
            <w:tcW w:w="5614" w:type="dxa"/>
          </w:tcPr>
          <w:p w14:paraId="4372355F" w14:textId="71D4710B" w:rsidR="001643BD" w:rsidRPr="00A666D1" w:rsidRDefault="001643BD" w:rsidP="00D435BE">
            <w:pPr>
              <w:pStyle w:val="CDRTableText"/>
              <w:rPr>
                <w:rFonts w:asciiTheme="majorHAnsi" w:hAnsiTheme="majorHAnsi"/>
                <w:sz w:val="24"/>
              </w:rPr>
            </w:pPr>
            <w:r w:rsidRPr="00A666D1">
              <w:rPr>
                <w:rFonts w:asciiTheme="majorHAnsi" w:hAnsiTheme="majorHAnsi"/>
                <w:sz w:val="24"/>
              </w:rPr>
              <w:t>Active Cavity Radiometer Irradiance Monitor</w:t>
            </w:r>
          </w:p>
        </w:tc>
      </w:tr>
      <w:tr w:rsidR="001643BD" w:rsidRPr="007B4003" w14:paraId="7D239333" w14:textId="77777777" w:rsidTr="0086082C">
        <w:trPr>
          <w:cantSplit/>
          <w:jc w:val="center"/>
        </w:trPr>
        <w:tc>
          <w:tcPr>
            <w:tcW w:w="1654" w:type="dxa"/>
          </w:tcPr>
          <w:p w14:paraId="1B1B31EA" w14:textId="1A4B86A3" w:rsidR="001643BD" w:rsidRPr="00A666D1" w:rsidRDefault="001643BD" w:rsidP="00D435BE">
            <w:pPr>
              <w:pStyle w:val="CDRTableText"/>
              <w:rPr>
                <w:rFonts w:asciiTheme="majorHAnsi" w:hAnsiTheme="majorHAnsi"/>
                <w:sz w:val="24"/>
              </w:rPr>
            </w:pPr>
            <w:r w:rsidRPr="00A666D1">
              <w:rPr>
                <w:rFonts w:asciiTheme="majorHAnsi" w:hAnsiTheme="majorHAnsi"/>
                <w:sz w:val="24"/>
              </w:rPr>
              <w:t>C-ATBD</w:t>
            </w:r>
          </w:p>
        </w:tc>
        <w:tc>
          <w:tcPr>
            <w:tcW w:w="5614" w:type="dxa"/>
          </w:tcPr>
          <w:p w14:paraId="7D5691C8" w14:textId="5E78E851" w:rsidR="001643BD" w:rsidRPr="00A666D1" w:rsidRDefault="001643BD" w:rsidP="00D435BE">
            <w:pPr>
              <w:pStyle w:val="CDRTableText"/>
              <w:rPr>
                <w:rFonts w:asciiTheme="majorHAnsi" w:hAnsiTheme="majorHAnsi"/>
                <w:sz w:val="24"/>
              </w:rPr>
            </w:pPr>
            <w:r w:rsidRPr="00A666D1">
              <w:rPr>
                <w:rFonts w:asciiTheme="majorHAnsi" w:hAnsiTheme="majorHAnsi"/>
                <w:sz w:val="24"/>
              </w:rPr>
              <w:t>Climate Algorithm Theoretical Basis Document</w:t>
            </w:r>
          </w:p>
        </w:tc>
      </w:tr>
      <w:tr w:rsidR="001643BD" w:rsidRPr="007B4003" w14:paraId="2C6CAA0E" w14:textId="77777777" w:rsidTr="0086082C">
        <w:trPr>
          <w:cantSplit/>
          <w:jc w:val="center"/>
        </w:trPr>
        <w:tc>
          <w:tcPr>
            <w:tcW w:w="1654" w:type="dxa"/>
          </w:tcPr>
          <w:p w14:paraId="75A36984" w14:textId="5FC4ADCE" w:rsidR="001643BD" w:rsidRPr="00A666D1" w:rsidRDefault="001643BD" w:rsidP="00D435BE">
            <w:pPr>
              <w:pStyle w:val="CDRTableText"/>
              <w:rPr>
                <w:rFonts w:asciiTheme="majorHAnsi" w:hAnsiTheme="majorHAnsi"/>
                <w:sz w:val="24"/>
              </w:rPr>
            </w:pPr>
            <w:r w:rsidRPr="00A666D1">
              <w:rPr>
                <w:rFonts w:asciiTheme="majorHAnsi" w:hAnsiTheme="majorHAnsi"/>
                <w:sz w:val="24"/>
              </w:rPr>
              <w:t>Ca K</w:t>
            </w:r>
          </w:p>
        </w:tc>
        <w:tc>
          <w:tcPr>
            <w:tcW w:w="5614" w:type="dxa"/>
          </w:tcPr>
          <w:p w14:paraId="1913ECB5" w14:textId="728B4857" w:rsidR="001643BD" w:rsidRPr="00A666D1" w:rsidRDefault="001643BD" w:rsidP="00D435BE">
            <w:pPr>
              <w:pStyle w:val="CDRTableText"/>
              <w:rPr>
                <w:rFonts w:asciiTheme="majorHAnsi" w:hAnsiTheme="majorHAnsi"/>
                <w:sz w:val="24"/>
              </w:rPr>
            </w:pPr>
            <w:r w:rsidRPr="00A666D1">
              <w:rPr>
                <w:rFonts w:asciiTheme="majorHAnsi" w:hAnsiTheme="majorHAnsi"/>
                <w:sz w:val="24"/>
              </w:rPr>
              <w:t>Calcium Potassium (emission line of the Sun)</w:t>
            </w:r>
          </w:p>
        </w:tc>
      </w:tr>
      <w:tr w:rsidR="001643BD" w:rsidRPr="007B4003" w14:paraId="22DC06D8" w14:textId="77777777" w:rsidTr="0086082C">
        <w:trPr>
          <w:cantSplit/>
          <w:jc w:val="center"/>
        </w:trPr>
        <w:tc>
          <w:tcPr>
            <w:tcW w:w="1654" w:type="dxa"/>
          </w:tcPr>
          <w:p w14:paraId="3437D507" w14:textId="77777777" w:rsidR="001643BD" w:rsidRPr="00A666D1" w:rsidRDefault="001643BD" w:rsidP="00D435BE">
            <w:pPr>
              <w:pStyle w:val="CDRTableText"/>
              <w:rPr>
                <w:rFonts w:asciiTheme="majorHAnsi" w:hAnsiTheme="majorHAnsi"/>
                <w:sz w:val="24"/>
              </w:rPr>
            </w:pPr>
            <w:r w:rsidRPr="00A666D1">
              <w:rPr>
                <w:rFonts w:asciiTheme="majorHAnsi" w:hAnsiTheme="majorHAnsi"/>
                <w:sz w:val="24"/>
              </w:rPr>
              <w:t>CDR</w:t>
            </w:r>
          </w:p>
        </w:tc>
        <w:tc>
          <w:tcPr>
            <w:tcW w:w="5614" w:type="dxa"/>
          </w:tcPr>
          <w:p w14:paraId="5CF44A87" w14:textId="77777777" w:rsidR="001643BD" w:rsidRPr="00A666D1" w:rsidRDefault="001643BD" w:rsidP="00D435BE">
            <w:pPr>
              <w:pStyle w:val="CDRTableText"/>
              <w:rPr>
                <w:rFonts w:asciiTheme="majorHAnsi" w:hAnsiTheme="majorHAnsi"/>
                <w:sz w:val="24"/>
              </w:rPr>
            </w:pPr>
            <w:r w:rsidRPr="00A666D1">
              <w:rPr>
                <w:rFonts w:asciiTheme="majorHAnsi" w:hAnsiTheme="majorHAnsi"/>
                <w:sz w:val="24"/>
              </w:rPr>
              <w:t>Climate Data Record</w:t>
            </w:r>
          </w:p>
        </w:tc>
      </w:tr>
      <w:tr w:rsidR="001643BD" w:rsidRPr="007B4003" w14:paraId="74326A13" w14:textId="77777777" w:rsidTr="0086082C">
        <w:trPr>
          <w:cantSplit/>
          <w:jc w:val="center"/>
        </w:trPr>
        <w:tc>
          <w:tcPr>
            <w:tcW w:w="1654" w:type="dxa"/>
          </w:tcPr>
          <w:p w14:paraId="14CA62A8" w14:textId="4D1C4F57" w:rsidR="001643BD" w:rsidRPr="00A666D1" w:rsidRDefault="001643BD" w:rsidP="00D435BE">
            <w:pPr>
              <w:pStyle w:val="CDRTableText"/>
              <w:rPr>
                <w:rFonts w:asciiTheme="majorHAnsi" w:hAnsiTheme="majorHAnsi"/>
                <w:sz w:val="24"/>
              </w:rPr>
            </w:pPr>
            <w:r w:rsidRPr="00A666D1">
              <w:rPr>
                <w:rFonts w:asciiTheme="majorHAnsi" w:hAnsiTheme="majorHAnsi"/>
                <w:sz w:val="24"/>
              </w:rPr>
              <w:t>F(t)</w:t>
            </w:r>
          </w:p>
        </w:tc>
        <w:tc>
          <w:tcPr>
            <w:tcW w:w="5614" w:type="dxa"/>
          </w:tcPr>
          <w:p w14:paraId="33378692" w14:textId="521CA0EF" w:rsidR="001643BD" w:rsidRPr="00A666D1" w:rsidRDefault="001643BD" w:rsidP="00D435BE">
            <w:pPr>
              <w:pStyle w:val="CDRTableText"/>
              <w:rPr>
                <w:rFonts w:asciiTheme="majorHAnsi" w:hAnsiTheme="majorHAnsi"/>
                <w:sz w:val="24"/>
              </w:rPr>
            </w:pPr>
            <w:r w:rsidRPr="00A666D1">
              <w:rPr>
                <w:rFonts w:asciiTheme="majorHAnsi" w:hAnsiTheme="majorHAnsi"/>
                <w:sz w:val="24"/>
              </w:rPr>
              <w:t>Facular Brightening Function (time-dependent)</w:t>
            </w:r>
          </w:p>
        </w:tc>
      </w:tr>
      <w:tr w:rsidR="001643BD" w:rsidRPr="007B4003" w14:paraId="4AF7CE89" w14:textId="77777777" w:rsidTr="0086082C">
        <w:trPr>
          <w:cantSplit/>
          <w:jc w:val="center"/>
        </w:trPr>
        <w:tc>
          <w:tcPr>
            <w:tcW w:w="1654" w:type="dxa"/>
          </w:tcPr>
          <w:p w14:paraId="34AFF88C" w14:textId="1FBB4A1E" w:rsidR="001643BD" w:rsidRPr="00A666D1" w:rsidRDefault="001643BD" w:rsidP="00D435BE">
            <w:pPr>
              <w:pStyle w:val="CDRTableText"/>
              <w:rPr>
                <w:rFonts w:asciiTheme="majorHAnsi" w:hAnsiTheme="majorHAnsi"/>
                <w:sz w:val="24"/>
              </w:rPr>
            </w:pPr>
            <w:r w:rsidRPr="00A666D1">
              <w:rPr>
                <w:rFonts w:asciiTheme="majorHAnsi" w:hAnsiTheme="majorHAnsi"/>
                <w:sz w:val="24"/>
              </w:rPr>
              <w:t>F10.7</w:t>
            </w:r>
          </w:p>
        </w:tc>
        <w:tc>
          <w:tcPr>
            <w:tcW w:w="5614" w:type="dxa"/>
          </w:tcPr>
          <w:p w14:paraId="5DDEE4AE" w14:textId="67358D5A" w:rsidR="001643BD" w:rsidRPr="00A666D1" w:rsidRDefault="001643BD" w:rsidP="00D435BE">
            <w:pPr>
              <w:pStyle w:val="CDRTableText"/>
              <w:rPr>
                <w:rFonts w:asciiTheme="majorHAnsi" w:hAnsiTheme="majorHAnsi"/>
                <w:sz w:val="24"/>
              </w:rPr>
            </w:pPr>
            <w:r w:rsidRPr="00A666D1">
              <w:rPr>
                <w:rFonts w:asciiTheme="majorHAnsi" w:hAnsiTheme="majorHAnsi"/>
                <w:sz w:val="24"/>
              </w:rPr>
              <w:t>Solar flux at 10.7 cm</w:t>
            </w:r>
          </w:p>
        </w:tc>
      </w:tr>
      <w:tr w:rsidR="001643BD" w:rsidRPr="007B4003" w14:paraId="3F97B273" w14:textId="77777777" w:rsidTr="0086082C">
        <w:trPr>
          <w:cantSplit/>
          <w:jc w:val="center"/>
        </w:trPr>
        <w:tc>
          <w:tcPr>
            <w:tcW w:w="1654" w:type="dxa"/>
          </w:tcPr>
          <w:p w14:paraId="196A4B87" w14:textId="39A5BEB8" w:rsidR="001643BD" w:rsidRPr="00A666D1" w:rsidRDefault="001643BD" w:rsidP="00D435BE">
            <w:pPr>
              <w:pStyle w:val="CDRTableText"/>
              <w:rPr>
                <w:rFonts w:asciiTheme="majorHAnsi" w:hAnsiTheme="majorHAnsi"/>
                <w:sz w:val="24"/>
              </w:rPr>
            </w:pPr>
            <w:r w:rsidRPr="00A666D1">
              <w:rPr>
                <w:rFonts w:asciiTheme="majorHAnsi" w:hAnsiTheme="majorHAnsi"/>
                <w:sz w:val="24"/>
              </w:rPr>
              <w:t>GOME</w:t>
            </w:r>
          </w:p>
        </w:tc>
        <w:tc>
          <w:tcPr>
            <w:tcW w:w="5614" w:type="dxa"/>
          </w:tcPr>
          <w:p w14:paraId="1DE043DA" w14:textId="24929374" w:rsidR="001643BD" w:rsidRPr="00A666D1" w:rsidRDefault="00F77948" w:rsidP="00D435BE">
            <w:pPr>
              <w:pStyle w:val="CDRTableText"/>
              <w:rPr>
                <w:rFonts w:asciiTheme="majorHAnsi" w:hAnsiTheme="majorHAnsi"/>
                <w:sz w:val="24"/>
              </w:rPr>
            </w:pPr>
            <w:r w:rsidRPr="00A666D1">
              <w:rPr>
                <w:rFonts w:asciiTheme="majorHAnsi" w:hAnsiTheme="majorHAnsi"/>
                <w:sz w:val="24"/>
              </w:rPr>
              <w:t>Global Ozone Monitoring Experiment</w:t>
            </w:r>
          </w:p>
        </w:tc>
      </w:tr>
      <w:tr w:rsidR="001643BD" w:rsidRPr="007B4003" w14:paraId="6B1F3F66" w14:textId="77777777" w:rsidTr="0086082C">
        <w:trPr>
          <w:cantSplit/>
          <w:jc w:val="center"/>
        </w:trPr>
        <w:tc>
          <w:tcPr>
            <w:tcW w:w="1654" w:type="dxa"/>
          </w:tcPr>
          <w:p w14:paraId="23C3A741" w14:textId="28D01CD3" w:rsidR="001643BD" w:rsidRPr="00A666D1" w:rsidRDefault="001643BD" w:rsidP="00D435BE">
            <w:pPr>
              <w:pStyle w:val="CDRTableText"/>
              <w:rPr>
                <w:rFonts w:asciiTheme="majorHAnsi" w:hAnsiTheme="majorHAnsi"/>
                <w:sz w:val="24"/>
              </w:rPr>
            </w:pPr>
            <w:r w:rsidRPr="00A666D1">
              <w:rPr>
                <w:rFonts w:asciiTheme="majorHAnsi" w:hAnsiTheme="majorHAnsi"/>
                <w:sz w:val="24"/>
              </w:rPr>
              <w:t>GOME-2</w:t>
            </w:r>
          </w:p>
        </w:tc>
        <w:tc>
          <w:tcPr>
            <w:tcW w:w="5614" w:type="dxa"/>
          </w:tcPr>
          <w:p w14:paraId="23F43844" w14:textId="262F98A4" w:rsidR="001643BD" w:rsidRPr="00A666D1" w:rsidRDefault="00F77948" w:rsidP="00D435BE">
            <w:pPr>
              <w:pStyle w:val="CDRTableText"/>
              <w:rPr>
                <w:rFonts w:asciiTheme="majorHAnsi" w:hAnsiTheme="majorHAnsi"/>
                <w:sz w:val="24"/>
              </w:rPr>
            </w:pPr>
            <w:r w:rsidRPr="00A666D1">
              <w:rPr>
                <w:rFonts w:asciiTheme="majorHAnsi" w:hAnsiTheme="majorHAnsi"/>
                <w:sz w:val="24"/>
              </w:rPr>
              <w:t>Global Ozone Monitoring Experiment 2</w:t>
            </w:r>
          </w:p>
        </w:tc>
      </w:tr>
      <w:tr w:rsidR="001643BD" w:rsidRPr="007B4003" w14:paraId="534F0677" w14:textId="77777777" w:rsidTr="0086082C">
        <w:trPr>
          <w:cantSplit/>
          <w:jc w:val="center"/>
        </w:trPr>
        <w:tc>
          <w:tcPr>
            <w:tcW w:w="1654" w:type="dxa"/>
          </w:tcPr>
          <w:p w14:paraId="757B0829" w14:textId="19B7EB89" w:rsidR="001643BD" w:rsidRPr="00A666D1" w:rsidRDefault="001643BD" w:rsidP="00D435BE">
            <w:pPr>
              <w:pStyle w:val="CDRTableText"/>
              <w:rPr>
                <w:rFonts w:asciiTheme="majorHAnsi" w:hAnsiTheme="majorHAnsi"/>
                <w:sz w:val="24"/>
              </w:rPr>
            </w:pPr>
            <w:r w:rsidRPr="00A666D1">
              <w:rPr>
                <w:rFonts w:asciiTheme="majorHAnsi" w:hAnsiTheme="majorHAnsi"/>
                <w:sz w:val="24"/>
              </w:rPr>
              <w:t>I(t)</w:t>
            </w:r>
          </w:p>
        </w:tc>
        <w:tc>
          <w:tcPr>
            <w:tcW w:w="5614" w:type="dxa"/>
          </w:tcPr>
          <w:p w14:paraId="0BF50F0C" w14:textId="3FD39440" w:rsidR="001643BD" w:rsidRPr="00A666D1" w:rsidRDefault="001643BD" w:rsidP="00D435BE">
            <w:pPr>
              <w:pStyle w:val="CDRTableText"/>
              <w:rPr>
                <w:rFonts w:asciiTheme="majorHAnsi" w:hAnsiTheme="majorHAnsi"/>
                <w:sz w:val="24"/>
              </w:rPr>
            </w:pPr>
            <w:r w:rsidRPr="00A666D1">
              <w:rPr>
                <w:rFonts w:asciiTheme="majorHAnsi" w:hAnsiTheme="majorHAnsi"/>
                <w:sz w:val="24"/>
              </w:rPr>
              <w:t>Solar Spectral Irradiance (time-dependent)</w:t>
            </w:r>
          </w:p>
        </w:tc>
      </w:tr>
      <w:tr w:rsidR="001643BD" w:rsidRPr="007B4003" w14:paraId="2262AD41" w14:textId="77777777" w:rsidTr="0086082C">
        <w:trPr>
          <w:cantSplit/>
          <w:jc w:val="center"/>
        </w:trPr>
        <w:tc>
          <w:tcPr>
            <w:tcW w:w="1654" w:type="dxa"/>
          </w:tcPr>
          <w:p w14:paraId="147DF9B0" w14:textId="34275AE8" w:rsidR="001643BD" w:rsidRPr="00A666D1" w:rsidRDefault="001643BD" w:rsidP="00D435BE">
            <w:pPr>
              <w:pStyle w:val="CDRTableText"/>
              <w:rPr>
                <w:rFonts w:asciiTheme="majorHAnsi" w:hAnsiTheme="majorHAnsi"/>
                <w:sz w:val="24"/>
                <w:vertAlign w:val="subscript"/>
              </w:rPr>
            </w:pPr>
            <w:r w:rsidRPr="00A666D1">
              <w:rPr>
                <w:rFonts w:asciiTheme="majorHAnsi" w:hAnsiTheme="majorHAnsi"/>
                <w:sz w:val="24"/>
              </w:rPr>
              <w:t>I</w:t>
            </w:r>
            <w:r w:rsidRPr="00A666D1">
              <w:rPr>
                <w:rFonts w:asciiTheme="majorHAnsi" w:hAnsiTheme="majorHAnsi"/>
                <w:sz w:val="24"/>
                <w:vertAlign w:val="subscript"/>
              </w:rPr>
              <w:t>Q</w:t>
            </w:r>
          </w:p>
        </w:tc>
        <w:tc>
          <w:tcPr>
            <w:tcW w:w="5614" w:type="dxa"/>
          </w:tcPr>
          <w:p w14:paraId="3FE07E86" w14:textId="64D74687" w:rsidR="001643BD" w:rsidRPr="00A666D1" w:rsidRDefault="001643BD" w:rsidP="00D435BE">
            <w:pPr>
              <w:pStyle w:val="CDRTableText"/>
              <w:rPr>
                <w:rFonts w:asciiTheme="majorHAnsi" w:hAnsiTheme="majorHAnsi"/>
                <w:sz w:val="24"/>
              </w:rPr>
            </w:pPr>
            <w:r w:rsidRPr="00A666D1">
              <w:rPr>
                <w:rFonts w:asciiTheme="majorHAnsi" w:hAnsiTheme="majorHAnsi"/>
                <w:sz w:val="24"/>
              </w:rPr>
              <w:t>Solar Spectral Irradiance of the Quiet Sun</w:t>
            </w:r>
          </w:p>
        </w:tc>
      </w:tr>
      <w:tr w:rsidR="001643BD" w:rsidRPr="007B4003" w14:paraId="46287C8A" w14:textId="77777777" w:rsidTr="0086082C">
        <w:trPr>
          <w:cantSplit/>
          <w:jc w:val="center"/>
        </w:trPr>
        <w:tc>
          <w:tcPr>
            <w:tcW w:w="1654" w:type="dxa"/>
          </w:tcPr>
          <w:p w14:paraId="770C7A8F" w14:textId="1A3E861D" w:rsidR="001643BD" w:rsidRPr="00A666D1" w:rsidRDefault="001643BD" w:rsidP="00D435BE">
            <w:pPr>
              <w:pStyle w:val="CDRTableText"/>
              <w:rPr>
                <w:rFonts w:asciiTheme="majorHAnsi" w:hAnsiTheme="majorHAnsi"/>
                <w:sz w:val="24"/>
              </w:rPr>
            </w:pPr>
            <w:r w:rsidRPr="00A666D1">
              <w:rPr>
                <w:rFonts w:asciiTheme="majorHAnsi" w:hAnsiTheme="majorHAnsi"/>
                <w:sz w:val="24"/>
              </w:rPr>
              <w:t>ISS</w:t>
            </w:r>
          </w:p>
        </w:tc>
        <w:tc>
          <w:tcPr>
            <w:tcW w:w="5614" w:type="dxa"/>
          </w:tcPr>
          <w:p w14:paraId="34C6B55D" w14:textId="6BABC10D" w:rsidR="001643BD" w:rsidRPr="00A666D1" w:rsidRDefault="001643BD" w:rsidP="00D435BE">
            <w:pPr>
              <w:pStyle w:val="CDRTableText"/>
              <w:rPr>
                <w:rFonts w:asciiTheme="majorHAnsi" w:hAnsiTheme="majorHAnsi"/>
                <w:sz w:val="24"/>
              </w:rPr>
            </w:pPr>
            <w:r w:rsidRPr="00A666D1">
              <w:rPr>
                <w:rFonts w:asciiTheme="majorHAnsi" w:hAnsiTheme="majorHAnsi"/>
                <w:sz w:val="24"/>
              </w:rPr>
              <w:t>International Space Station</w:t>
            </w:r>
          </w:p>
        </w:tc>
      </w:tr>
      <w:tr w:rsidR="001643BD" w:rsidRPr="007B4003" w14:paraId="0F8F0946" w14:textId="77777777" w:rsidTr="0086082C">
        <w:trPr>
          <w:cantSplit/>
          <w:jc w:val="center"/>
        </w:trPr>
        <w:tc>
          <w:tcPr>
            <w:tcW w:w="1654" w:type="dxa"/>
          </w:tcPr>
          <w:p w14:paraId="68D9AC7F" w14:textId="7D638C28" w:rsidR="001643BD" w:rsidRPr="00A666D1" w:rsidRDefault="001643BD" w:rsidP="00D435BE">
            <w:pPr>
              <w:pStyle w:val="CDRTableText"/>
              <w:rPr>
                <w:rFonts w:asciiTheme="majorHAnsi" w:hAnsiTheme="majorHAnsi"/>
                <w:sz w:val="24"/>
              </w:rPr>
            </w:pPr>
            <w:r w:rsidRPr="00A666D1">
              <w:rPr>
                <w:rFonts w:asciiTheme="majorHAnsi" w:hAnsiTheme="majorHAnsi"/>
                <w:sz w:val="24"/>
              </w:rPr>
              <w:t>LASP</w:t>
            </w:r>
          </w:p>
        </w:tc>
        <w:tc>
          <w:tcPr>
            <w:tcW w:w="5614" w:type="dxa"/>
          </w:tcPr>
          <w:p w14:paraId="01BB7548" w14:textId="6F04E78B" w:rsidR="001643BD" w:rsidRPr="00A666D1" w:rsidRDefault="001643BD" w:rsidP="00D435BE">
            <w:pPr>
              <w:pStyle w:val="CDRTableText"/>
              <w:rPr>
                <w:rFonts w:asciiTheme="majorHAnsi" w:hAnsiTheme="majorHAnsi"/>
                <w:sz w:val="24"/>
              </w:rPr>
            </w:pPr>
            <w:r w:rsidRPr="00A666D1">
              <w:rPr>
                <w:rFonts w:asciiTheme="majorHAnsi" w:hAnsiTheme="majorHAnsi"/>
                <w:sz w:val="24"/>
              </w:rPr>
              <w:t>Laboratory for Atmospheric and Space Physics</w:t>
            </w:r>
          </w:p>
        </w:tc>
      </w:tr>
      <w:tr w:rsidR="001643BD" w:rsidRPr="007B4003" w14:paraId="2625A40D" w14:textId="77777777" w:rsidTr="0086082C">
        <w:trPr>
          <w:cantSplit/>
          <w:jc w:val="center"/>
        </w:trPr>
        <w:tc>
          <w:tcPr>
            <w:tcW w:w="1654" w:type="dxa"/>
          </w:tcPr>
          <w:p w14:paraId="4B513F78" w14:textId="3B3E480E" w:rsidR="001643BD" w:rsidRPr="00A666D1" w:rsidRDefault="001643BD" w:rsidP="00D435BE">
            <w:pPr>
              <w:pStyle w:val="CDRTableText"/>
              <w:rPr>
                <w:rFonts w:asciiTheme="majorHAnsi" w:hAnsiTheme="majorHAnsi"/>
                <w:sz w:val="24"/>
              </w:rPr>
            </w:pPr>
            <w:r w:rsidRPr="00A666D1">
              <w:rPr>
                <w:rFonts w:asciiTheme="majorHAnsi" w:hAnsiTheme="majorHAnsi"/>
                <w:sz w:val="24"/>
              </w:rPr>
              <w:t>LISIRD</w:t>
            </w:r>
          </w:p>
        </w:tc>
        <w:tc>
          <w:tcPr>
            <w:tcW w:w="5614" w:type="dxa"/>
          </w:tcPr>
          <w:p w14:paraId="06FCAA80" w14:textId="50947613" w:rsidR="001643BD" w:rsidRPr="00A666D1" w:rsidRDefault="001643BD" w:rsidP="00D435BE">
            <w:pPr>
              <w:pStyle w:val="CDRTableText"/>
              <w:rPr>
                <w:rFonts w:asciiTheme="majorHAnsi" w:hAnsiTheme="majorHAnsi"/>
                <w:sz w:val="24"/>
              </w:rPr>
            </w:pPr>
            <w:r w:rsidRPr="00A666D1">
              <w:rPr>
                <w:rFonts w:asciiTheme="majorHAnsi" w:hAnsiTheme="majorHAnsi"/>
                <w:sz w:val="24"/>
              </w:rPr>
              <w:t>LASP Interactive Solar Irradiance Data Center</w:t>
            </w:r>
          </w:p>
        </w:tc>
      </w:tr>
      <w:tr w:rsidR="001643BD" w:rsidRPr="007B4003" w14:paraId="178A8C92" w14:textId="77777777" w:rsidTr="0086082C">
        <w:trPr>
          <w:cantSplit/>
          <w:jc w:val="center"/>
        </w:trPr>
        <w:tc>
          <w:tcPr>
            <w:tcW w:w="1654" w:type="dxa"/>
          </w:tcPr>
          <w:p w14:paraId="1FB5D98F" w14:textId="79F30FBA" w:rsidR="001643BD" w:rsidRPr="00A666D1" w:rsidRDefault="001643BD" w:rsidP="00D435BE">
            <w:pPr>
              <w:pStyle w:val="CDRTableText"/>
              <w:rPr>
                <w:rFonts w:asciiTheme="majorHAnsi" w:hAnsiTheme="majorHAnsi"/>
                <w:sz w:val="24"/>
              </w:rPr>
            </w:pPr>
            <w:r w:rsidRPr="00A666D1">
              <w:rPr>
                <w:rFonts w:asciiTheme="majorHAnsi" w:hAnsiTheme="majorHAnsi"/>
                <w:sz w:val="24"/>
              </w:rPr>
              <w:t>m</w:t>
            </w:r>
          </w:p>
        </w:tc>
        <w:tc>
          <w:tcPr>
            <w:tcW w:w="5614" w:type="dxa"/>
          </w:tcPr>
          <w:p w14:paraId="1E6804BD" w14:textId="79A0603B" w:rsidR="001643BD" w:rsidRPr="00A666D1" w:rsidRDefault="001643BD" w:rsidP="00D435BE">
            <w:pPr>
              <w:pStyle w:val="CDRTableText"/>
              <w:rPr>
                <w:rFonts w:asciiTheme="majorHAnsi" w:hAnsiTheme="majorHAnsi"/>
                <w:sz w:val="24"/>
              </w:rPr>
            </w:pPr>
            <w:r w:rsidRPr="00A666D1">
              <w:rPr>
                <w:rFonts w:asciiTheme="majorHAnsi" w:hAnsiTheme="majorHAnsi"/>
                <w:sz w:val="24"/>
              </w:rPr>
              <w:t>meter</w:t>
            </w:r>
          </w:p>
        </w:tc>
      </w:tr>
      <w:tr w:rsidR="00527225" w:rsidRPr="007B4003" w14:paraId="433F294D" w14:textId="77777777" w:rsidTr="0086082C">
        <w:trPr>
          <w:cantSplit/>
          <w:jc w:val="center"/>
        </w:trPr>
        <w:tc>
          <w:tcPr>
            <w:tcW w:w="1654" w:type="dxa"/>
          </w:tcPr>
          <w:p w14:paraId="6E0ECBCE" w14:textId="69203ACC" w:rsidR="00527225" w:rsidRPr="00A666D1" w:rsidRDefault="00527225" w:rsidP="00D435BE">
            <w:pPr>
              <w:pStyle w:val="CDRTableText"/>
              <w:rPr>
                <w:rFonts w:asciiTheme="majorHAnsi" w:hAnsiTheme="majorHAnsi"/>
                <w:sz w:val="24"/>
              </w:rPr>
            </w:pPr>
            <w:r w:rsidRPr="00A666D1">
              <w:rPr>
                <w:rFonts w:asciiTheme="majorHAnsi" w:hAnsiTheme="majorHAnsi"/>
                <w:sz w:val="24"/>
              </w:rPr>
              <w:t>Mg II</w:t>
            </w:r>
          </w:p>
        </w:tc>
        <w:tc>
          <w:tcPr>
            <w:tcW w:w="5614" w:type="dxa"/>
          </w:tcPr>
          <w:p w14:paraId="48AD811E" w14:textId="147C9D6C" w:rsidR="00527225" w:rsidRPr="00A666D1" w:rsidRDefault="00527225" w:rsidP="00D435BE">
            <w:pPr>
              <w:pStyle w:val="CDRTableText"/>
              <w:rPr>
                <w:rFonts w:asciiTheme="majorHAnsi" w:hAnsiTheme="majorHAnsi"/>
                <w:sz w:val="24"/>
              </w:rPr>
            </w:pPr>
            <w:r w:rsidRPr="00A666D1">
              <w:rPr>
                <w:rFonts w:asciiTheme="majorHAnsi" w:hAnsiTheme="majorHAnsi"/>
                <w:sz w:val="24"/>
              </w:rPr>
              <w:t>Magnesium II index</w:t>
            </w:r>
          </w:p>
        </w:tc>
      </w:tr>
      <w:tr w:rsidR="001643BD" w:rsidRPr="007B4003" w14:paraId="4A093297" w14:textId="77777777" w:rsidTr="0086082C">
        <w:trPr>
          <w:cantSplit/>
          <w:jc w:val="center"/>
        </w:trPr>
        <w:tc>
          <w:tcPr>
            <w:tcW w:w="1654" w:type="dxa"/>
          </w:tcPr>
          <w:p w14:paraId="17044B7B" w14:textId="5DE6952F" w:rsidR="001643BD" w:rsidRPr="00A666D1" w:rsidRDefault="001643BD" w:rsidP="00D435BE">
            <w:pPr>
              <w:pStyle w:val="CDRTableText"/>
              <w:rPr>
                <w:rFonts w:asciiTheme="majorHAnsi" w:hAnsiTheme="majorHAnsi"/>
                <w:sz w:val="24"/>
              </w:rPr>
            </w:pPr>
            <w:r w:rsidRPr="00A666D1">
              <w:rPr>
                <w:rFonts w:asciiTheme="majorHAnsi" w:hAnsiTheme="majorHAnsi"/>
                <w:sz w:val="24"/>
              </w:rPr>
              <w:t>MDI</w:t>
            </w:r>
          </w:p>
        </w:tc>
        <w:tc>
          <w:tcPr>
            <w:tcW w:w="5614" w:type="dxa"/>
          </w:tcPr>
          <w:p w14:paraId="1AD07445" w14:textId="6B30C29D" w:rsidR="001643BD" w:rsidRPr="00A666D1" w:rsidRDefault="004167CD" w:rsidP="00D435BE">
            <w:pPr>
              <w:pStyle w:val="CDRTableText"/>
              <w:rPr>
                <w:rFonts w:asciiTheme="majorHAnsi" w:hAnsiTheme="majorHAnsi"/>
                <w:sz w:val="24"/>
              </w:rPr>
            </w:pPr>
            <w:r w:rsidRPr="00A666D1">
              <w:rPr>
                <w:rFonts w:asciiTheme="majorHAnsi" w:hAnsiTheme="majorHAnsi"/>
                <w:sz w:val="24"/>
              </w:rPr>
              <w:t>Michelson Doppler Imager</w:t>
            </w:r>
          </w:p>
        </w:tc>
      </w:tr>
      <w:tr w:rsidR="001643BD" w:rsidRPr="007B4003" w14:paraId="301E595B" w14:textId="77777777" w:rsidTr="0086082C">
        <w:trPr>
          <w:cantSplit/>
          <w:jc w:val="center"/>
        </w:trPr>
        <w:tc>
          <w:tcPr>
            <w:tcW w:w="1654" w:type="dxa"/>
          </w:tcPr>
          <w:p w14:paraId="6DFF5239" w14:textId="77777777" w:rsidR="001643BD" w:rsidRPr="00A666D1" w:rsidRDefault="001643BD" w:rsidP="00D435BE">
            <w:pPr>
              <w:pStyle w:val="CDRTableText"/>
              <w:rPr>
                <w:rFonts w:asciiTheme="majorHAnsi" w:hAnsiTheme="majorHAnsi"/>
                <w:sz w:val="24"/>
              </w:rPr>
            </w:pPr>
            <w:r w:rsidRPr="00A666D1">
              <w:rPr>
                <w:rFonts w:asciiTheme="majorHAnsi" w:hAnsiTheme="majorHAnsi"/>
                <w:sz w:val="24"/>
              </w:rPr>
              <w:t>NCDC</w:t>
            </w:r>
          </w:p>
        </w:tc>
        <w:tc>
          <w:tcPr>
            <w:tcW w:w="5614" w:type="dxa"/>
          </w:tcPr>
          <w:p w14:paraId="77025907" w14:textId="77777777" w:rsidR="001643BD" w:rsidRPr="00A666D1" w:rsidRDefault="001643BD" w:rsidP="00D435BE">
            <w:pPr>
              <w:pStyle w:val="CDRTableText"/>
              <w:rPr>
                <w:rFonts w:asciiTheme="majorHAnsi" w:hAnsiTheme="majorHAnsi"/>
                <w:sz w:val="24"/>
              </w:rPr>
            </w:pPr>
            <w:r w:rsidRPr="00A666D1">
              <w:rPr>
                <w:rFonts w:asciiTheme="majorHAnsi" w:hAnsiTheme="majorHAnsi"/>
                <w:sz w:val="24"/>
              </w:rPr>
              <w:t>National Climatic Data Center</w:t>
            </w:r>
          </w:p>
        </w:tc>
      </w:tr>
      <w:tr w:rsidR="001643BD" w:rsidRPr="007B4003" w14:paraId="6315A2D6" w14:textId="77777777" w:rsidTr="0086082C">
        <w:trPr>
          <w:cantSplit/>
          <w:jc w:val="center"/>
        </w:trPr>
        <w:tc>
          <w:tcPr>
            <w:tcW w:w="1654" w:type="dxa"/>
          </w:tcPr>
          <w:p w14:paraId="12EE369E" w14:textId="5014E580" w:rsidR="001643BD" w:rsidRPr="00A666D1" w:rsidRDefault="001643BD" w:rsidP="00D435BE">
            <w:pPr>
              <w:pStyle w:val="CDRTableText"/>
              <w:rPr>
                <w:rFonts w:asciiTheme="majorHAnsi" w:hAnsiTheme="majorHAnsi"/>
                <w:sz w:val="24"/>
              </w:rPr>
            </w:pPr>
            <w:r w:rsidRPr="00A666D1">
              <w:rPr>
                <w:rFonts w:asciiTheme="majorHAnsi" w:hAnsiTheme="majorHAnsi"/>
                <w:sz w:val="24"/>
              </w:rPr>
              <w:t>netCDF4</w:t>
            </w:r>
          </w:p>
        </w:tc>
        <w:tc>
          <w:tcPr>
            <w:tcW w:w="5614" w:type="dxa"/>
          </w:tcPr>
          <w:p w14:paraId="57B20278" w14:textId="32CA0AD3" w:rsidR="001643BD" w:rsidRPr="00A666D1" w:rsidRDefault="001643BD" w:rsidP="00D435BE">
            <w:pPr>
              <w:pStyle w:val="CDRTableText"/>
              <w:rPr>
                <w:rFonts w:asciiTheme="majorHAnsi" w:hAnsiTheme="majorHAnsi"/>
                <w:sz w:val="24"/>
              </w:rPr>
            </w:pPr>
            <w:r w:rsidRPr="00A666D1">
              <w:rPr>
                <w:rFonts w:asciiTheme="majorHAnsi" w:hAnsiTheme="majorHAnsi"/>
                <w:sz w:val="24"/>
              </w:rPr>
              <w:t>Network Common Data Format</w:t>
            </w:r>
          </w:p>
        </w:tc>
      </w:tr>
      <w:tr w:rsidR="001643BD" w:rsidRPr="007B4003" w14:paraId="0CD14B68" w14:textId="77777777" w:rsidTr="0086082C">
        <w:trPr>
          <w:cantSplit/>
          <w:jc w:val="center"/>
        </w:trPr>
        <w:tc>
          <w:tcPr>
            <w:tcW w:w="1654" w:type="dxa"/>
          </w:tcPr>
          <w:p w14:paraId="41C2451E" w14:textId="54467D04" w:rsidR="001643BD" w:rsidRPr="00A666D1" w:rsidRDefault="001643BD" w:rsidP="00D435BE">
            <w:pPr>
              <w:pStyle w:val="CDRTableText"/>
              <w:rPr>
                <w:rFonts w:asciiTheme="majorHAnsi" w:hAnsiTheme="majorHAnsi"/>
                <w:sz w:val="24"/>
              </w:rPr>
            </w:pPr>
            <w:r w:rsidRPr="00A666D1">
              <w:rPr>
                <w:rFonts w:asciiTheme="majorHAnsi" w:hAnsiTheme="majorHAnsi"/>
                <w:sz w:val="24"/>
              </w:rPr>
              <w:t>NOAA</w:t>
            </w:r>
          </w:p>
        </w:tc>
        <w:tc>
          <w:tcPr>
            <w:tcW w:w="5614" w:type="dxa"/>
          </w:tcPr>
          <w:p w14:paraId="54E2688A" w14:textId="2F36F10C" w:rsidR="001643BD" w:rsidRPr="00A666D1" w:rsidRDefault="001643BD" w:rsidP="00D435BE">
            <w:pPr>
              <w:pStyle w:val="CDRTableText"/>
              <w:rPr>
                <w:rFonts w:asciiTheme="majorHAnsi" w:hAnsiTheme="majorHAnsi"/>
                <w:sz w:val="24"/>
              </w:rPr>
            </w:pPr>
            <w:r w:rsidRPr="00A666D1">
              <w:rPr>
                <w:rFonts w:asciiTheme="majorHAnsi" w:hAnsiTheme="majorHAnsi"/>
                <w:sz w:val="24"/>
              </w:rPr>
              <w:t>National Oceanographic and Atmospheric Administration</w:t>
            </w:r>
          </w:p>
        </w:tc>
      </w:tr>
      <w:tr w:rsidR="001643BD" w:rsidRPr="007B4003" w14:paraId="6325DFF5" w14:textId="77777777" w:rsidTr="0086082C">
        <w:trPr>
          <w:cantSplit/>
          <w:jc w:val="center"/>
        </w:trPr>
        <w:tc>
          <w:tcPr>
            <w:tcW w:w="1654" w:type="dxa"/>
          </w:tcPr>
          <w:p w14:paraId="6BE2925F" w14:textId="3F0D993D" w:rsidR="001643BD" w:rsidRPr="00A666D1" w:rsidRDefault="001643BD" w:rsidP="00D435BE">
            <w:pPr>
              <w:pStyle w:val="CDRTableText"/>
              <w:rPr>
                <w:rFonts w:asciiTheme="majorHAnsi" w:hAnsiTheme="majorHAnsi"/>
                <w:sz w:val="24"/>
              </w:rPr>
            </w:pPr>
            <w:r w:rsidRPr="00A666D1">
              <w:rPr>
                <w:rFonts w:asciiTheme="majorHAnsi" w:hAnsiTheme="majorHAnsi"/>
                <w:sz w:val="24"/>
              </w:rPr>
              <w:t>NGDC</w:t>
            </w:r>
          </w:p>
        </w:tc>
        <w:tc>
          <w:tcPr>
            <w:tcW w:w="5614" w:type="dxa"/>
          </w:tcPr>
          <w:p w14:paraId="6E1628BD" w14:textId="71A1475F" w:rsidR="001643BD" w:rsidRPr="00A666D1" w:rsidRDefault="001643BD" w:rsidP="00D435BE">
            <w:pPr>
              <w:pStyle w:val="CDRTableText"/>
              <w:rPr>
                <w:rFonts w:asciiTheme="majorHAnsi" w:hAnsiTheme="majorHAnsi"/>
                <w:sz w:val="24"/>
              </w:rPr>
            </w:pPr>
            <w:r w:rsidRPr="00A666D1">
              <w:rPr>
                <w:rFonts w:asciiTheme="majorHAnsi" w:hAnsiTheme="majorHAnsi"/>
                <w:sz w:val="24"/>
              </w:rPr>
              <w:t>NOAA National Geophysical Data Center</w:t>
            </w:r>
          </w:p>
        </w:tc>
      </w:tr>
      <w:tr w:rsidR="001643BD" w:rsidRPr="007B4003" w14:paraId="6F3C9D2E" w14:textId="77777777" w:rsidTr="0086082C">
        <w:trPr>
          <w:cantSplit/>
          <w:jc w:val="center"/>
        </w:trPr>
        <w:tc>
          <w:tcPr>
            <w:tcW w:w="1654" w:type="dxa"/>
          </w:tcPr>
          <w:p w14:paraId="7269895E" w14:textId="0366EC32" w:rsidR="001643BD" w:rsidRPr="00A666D1" w:rsidRDefault="001643BD" w:rsidP="00D435BE">
            <w:pPr>
              <w:pStyle w:val="CDRTableText"/>
              <w:rPr>
                <w:rFonts w:asciiTheme="majorHAnsi" w:hAnsiTheme="majorHAnsi"/>
                <w:sz w:val="24"/>
              </w:rPr>
            </w:pPr>
            <w:r w:rsidRPr="00A666D1">
              <w:rPr>
                <w:rFonts w:asciiTheme="majorHAnsi" w:hAnsiTheme="majorHAnsi"/>
                <w:sz w:val="24"/>
              </w:rPr>
              <w:t>NRL</w:t>
            </w:r>
          </w:p>
        </w:tc>
        <w:tc>
          <w:tcPr>
            <w:tcW w:w="5614" w:type="dxa"/>
          </w:tcPr>
          <w:p w14:paraId="55C7DB80" w14:textId="1E7FDEA8" w:rsidR="001643BD" w:rsidRPr="00A666D1" w:rsidRDefault="001643BD" w:rsidP="00D435BE">
            <w:pPr>
              <w:pStyle w:val="CDRTableText"/>
              <w:rPr>
                <w:rFonts w:asciiTheme="majorHAnsi" w:hAnsiTheme="majorHAnsi"/>
                <w:sz w:val="24"/>
              </w:rPr>
            </w:pPr>
            <w:r w:rsidRPr="00A666D1">
              <w:rPr>
                <w:rFonts w:asciiTheme="majorHAnsi" w:hAnsiTheme="majorHAnsi"/>
                <w:sz w:val="24"/>
              </w:rPr>
              <w:t>Naval Research Laboratory</w:t>
            </w:r>
          </w:p>
        </w:tc>
      </w:tr>
      <w:tr w:rsidR="001643BD" w:rsidRPr="007B4003" w14:paraId="68C5FDAD" w14:textId="77777777" w:rsidTr="0086082C">
        <w:trPr>
          <w:cantSplit/>
          <w:jc w:val="center"/>
        </w:trPr>
        <w:tc>
          <w:tcPr>
            <w:tcW w:w="1654" w:type="dxa"/>
          </w:tcPr>
          <w:p w14:paraId="356C8671" w14:textId="0EA1B7A2" w:rsidR="001643BD" w:rsidRPr="00A666D1" w:rsidRDefault="001643BD" w:rsidP="00D435BE">
            <w:pPr>
              <w:pStyle w:val="CDRTableText"/>
              <w:rPr>
                <w:rFonts w:asciiTheme="majorHAnsi" w:hAnsiTheme="majorHAnsi"/>
                <w:sz w:val="24"/>
              </w:rPr>
            </w:pPr>
            <w:r w:rsidRPr="00A666D1">
              <w:rPr>
                <w:rFonts w:asciiTheme="majorHAnsi" w:hAnsiTheme="majorHAnsi"/>
                <w:sz w:val="24"/>
              </w:rPr>
              <w:t>NRLSSI</w:t>
            </w:r>
          </w:p>
        </w:tc>
        <w:tc>
          <w:tcPr>
            <w:tcW w:w="5614" w:type="dxa"/>
          </w:tcPr>
          <w:p w14:paraId="1F6E6283" w14:textId="43035400" w:rsidR="001643BD" w:rsidRPr="00A666D1" w:rsidRDefault="001643BD" w:rsidP="00D435BE">
            <w:pPr>
              <w:pStyle w:val="CDRTableText"/>
              <w:rPr>
                <w:rFonts w:asciiTheme="majorHAnsi" w:hAnsiTheme="majorHAnsi"/>
                <w:sz w:val="24"/>
              </w:rPr>
            </w:pPr>
            <w:r w:rsidRPr="00A666D1">
              <w:rPr>
                <w:rFonts w:asciiTheme="majorHAnsi" w:hAnsiTheme="majorHAnsi"/>
                <w:sz w:val="24"/>
              </w:rPr>
              <w:t>Naval Research Laboratory Solar Spectral Irradiance model (original)</w:t>
            </w:r>
          </w:p>
        </w:tc>
      </w:tr>
      <w:tr w:rsidR="001643BD" w:rsidRPr="007B4003" w14:paraId="138C470C" w14:textId="77777777" w:rsidTr="0086082C">
        <w:trPr>
          <w:cantSplit/>
          <w:jc w:val="center"/>
        </w:trPr>
        <w:tc>
          <w:tcPr>
            <w:tcW w:w="1654" w:type="dxa"/>
          </w:tcPr>
          <w:p w14:paraId="7529337B" w14:textId="1404932D" w:rsidR="001643BD" w:rsidRPr="00A666D1" w:rsidRDefault="001643BD" w:rsidP="00D435BE">
            <w:pPr>
              <w:pStyle w:val="CDRTableText"/>
              <w:rPr>
                <w:rFonts w:asciiTheme="majorHAnsi" w:hAnsiTheme="majorHAnsi"/>
                <w:sz w:val="24"/>
              </w:rPr>
            </w:pPr>
            <w:r w:rsidRPr="00A666D1">
              <w:rPr>
                <w:rFonts w:asciiTheme="majorHAnsi" w:hAnsiTheme="majorHAnsi"/>
                <w:sz w:val="24"/>
              </w:rPr>
              <w:t>NRLSSI</w:t>
            </w:r>
            <w:r w:rsidR="00167158" w:rsidRPr="00A666D1">
              <w:rPr>
                <w:rFonts w:asciiTheme="majorHAnsi" w:hAnsiTheme="majorHAnsi"/>
                <w:sz w:val="24"/>
              </w:rPr>
              <w:t>2</w:t>
            </w:r>
          </w:p>
        </w:tc>
        <w:tc>
          <w:tcPr>
            <w:tcW w:w="5614" w:type="dxa"/>
          </w:tcPr>
          <w:p w14:paraId="48A8ECAB" w14:textId="24085849" w:rsidR="001643BD" w:rsidRPr="00A666D1" w:rsidRDefault="001643BD" w:rsidP="00D435BE">
            <w:pPr>
              <w:pStyle w:val="CDRTableText"/>
              <w:rPr>
                <w:rFonts w:asciiTheme="majorHAnsi" w:hAnsiTheme="majorHAnsi"/>
                <w:sz w:val="24"/>
              </w:rPr>
            </w:pPr>
            <w:r w:rsidRPr="00A666D1">
              <w:rPr>
                <w:rFonts w:asciiTheme="majorHAnsi" w:hAnsiTheme="majorHAnsi"/>
                <w:sz w:val="24"/>
              </w:rPr>
              <w:t>Naval Research Laboratory Solar Spectral Irradiance model (version 2)</w:t>
            </w:r>
          </w:p>
        </w:tc>
      </w:tr>
      <w:tr w:rsidR="001643BD" w:rsidRPr="007B4003" w14:paraId="38C42887" w14:textId="77777777" w:rsidTr="0086082C">
        <w:trPr>
          <w:cantSplit/>
          <w:jc w:val="center"/>
        </w:trPr>
        <w:tc>
          <w:tcPr>
            <w:tcW w:w="1654" w:type="dxa"/>
          </w:tcPr>
          <w:p w14:paraId="2D515847" w14:textId="585387C0" w:rsidR="001643BD" w:rsidRPr="00A666D1" w:rsidRDefault="001643BD" w:rsidP="00D435BE">
            <w:pPr>
              <w:pStyle w:val="CDRTableText"/>
              <w:rPr>
                <w:rFonts w:asciiTheme="majorHAnsi" w:hAnsiTheme="majorHAnsi"/>
                <w:sz w:val="24"/>
              </w:rPr>
            </w:pPr>
            <w:r w:rsidRPr="00A666D1">
              <w:rPr>
                <w:rFonts w:asciiTheme="majorHAnsi" w:hAnsiTheme="majorHAnsi"/>
                <w:sz w:val="24"/>
              </w:rPr>
              <w:lastRenderedPageBreak/>
              <w:t>NRLTSI</w:t>
            </w:r>
          </w:p>
        </w:tc>
        <w:tc>
          <w:tcPr>
            <w:tcW w:w="5614" w:type="dxa"/>
          </w:tcPr>
          <w:p w14:paraId="24B46CF1" w14:textId="50C91326" w:rsidR="001643BD" w:rsidRPr="00A666D1" w:rsidRDefault="001643BD" w:rsidP="00D435BE">
            <w:pPr>
              <w:pStyle w:val="CDRTableText"/>
              <w:rPr>
                <w:rFonts w:asciiTheme="majorHAnsi" w:hAnsiTheme="majorHAnsi"/>
                <w:sz w:val="24"/>
              </w:rPr>
            </w:pPr>
            <w:r w:rsidRPr="00A666D1">
              <w:rPr>
                <w:rFonts w:asciiTheme="majorHAnsi" w:hAnsiTheme="majorHAnsi"/>
                <w:sz w:val="24"/>
              </w:rPr>
              <w:t>Naval Research Laboratory Total Solar Irradiance model (original)</w:t>
            </w:r>
          </w:p>
        </w:tc>
      </w:tr>
      <w:tr w:rsidR="001643BD" w:rsidRPr="007B4003" w14:paraId="3ADEC5C0" w14:textId="77777777" w:rsidTr="0086082C">
        <w:trPr>
          <w:cantSplit/>
          <w:jc w:val="center"/>
        </w:trPr>
        <w:tc>
          <w:tcPr>
            <w:tcW w:w="1654" w:type="dxa"/>
          </w:tcPr>
          <w:p w14:paraId="44A041E8" w14:textId="0F551A1D" w:rsidR="001643BD" w:rsidRPr="00A666D1" w:rsidRDefault="001643BD" w:rsidP="00D435BE">
            <w:pPr>
              <w:pStyle w:val="CDRTableText"/>
              <w:rPr>
                <w:rFonts w:asciiTheme="majorHAnsi" w:hAnsiTheme="majorHAnsi"/>
                <w:sz w:val="24"/>
              </w:rPr>
            </w:pPr>
            <w:r w:rsidRPr="00A666D1">
              <w:rPr>
                <w:rFonts w:asciiTheme="majorHAnsi" w:hAnsiTheme="majorHAnsi"/>
                <w:sz w:val="24"/>
              </w:rPr>
              <w:t>NRLTSI2</w:t>
            </w:r>
          </w:p>
        </w:tc>
        <w:tc>
          <w:tcPr>
            <w:tcW w:w="5614" w:type="dxa"/>
          </w:tcPr>
          <w:p w14:paraId="530D28B0" w14:textId="4ED78953" w:rsidR="001643BD" w:rsidRPr="00A666D1" w:rsidRDefault="001643BD" w:rsidP="00D435BE">
            <w:pPr>
              <w:pStyle w:val="CDRTableText"/>
              <w:rPr>
                <w:rFonts w:asciiTheme="majorHAnsi" w:hAnsiTheme="majorHAnsi"/>
                <w:sz w:val="24"/>
              </w:rPr>
            </w:pPr>
            <w:r w:rsidRPr="00A666D1">
              <w:rPr>
                <w:rFonts w:asciiTheme="majorHAnsi" w:hAnsiTheme="majorHAnsi"/>
                <w:sz w:val="24"/>
              </w:rPr>
              <w:t>Naval Research Laboratory Total Solar Irradiance model (version 2)</w:t>
            </w:r>
          </w:p>
        </w:tc>
      </w:tr>
      <w:tr w:rsidR="001643BD" w:rsidRPr="007B4003" w14:paraId="61A72B0F" w14:textId="77777777" w:rsidTr="0086082C">
        <w:trPr>
          <w:cantSplit/>
          <w:jc w:val="center"/>
        </w:trPr>
        <w:tc>
          <w:tcPr>
            <w:tcW w:w="1654" w:type="dxa"/>
          </w:tcPr>
          <w:p w14:paraId="3F08640B" w14:textId="59AD7EB0" w:rsidR="001643BD" w:rsidRPr="00A666D1" w:rsidRDefault="001643BD" w:rsidP="00D435BE">
            <w:pPr>
              <w:pStyle w:val="CDRTableText"/>
              <w:rPr>
                <w:rFonts w:asciiTheme="majorHAnsi" w:hAnsiTheme="majorHAnsi"/>
                <w:sz w:val="24"/>
              </w:rPr>
            </w:pPr>
            <w:r w:rsidRPr="00A666D1">
              <w:rPr>
                <w:rFonts w:asciiTheme="majorHAnsi" w:hAnsiTheme="majorHAnsi"/>
                <w:sz w:val="24"/>
              </w:rPr>
              <w:t>nm</w:t>
            </w:r>
          </w:p>
        </w:tc>
        <w:tc>
          <w:tcPr>
            <w:tcW w:w="5614" w:type="dxa"/>
          </w:tcPr>
          <w:p w14:paraId="3FF2D376" w14:textId="4078353B" w:rsidR="001643BD" w:rsidRPr="00A666D1" w:rsidRDefault="001643BD" w:rsidP="00D435BE">
            <w:pPr>
              <w:pStyle w:val="CDRTableText"/>
              <w:rPr>
                <w:rFonts w:asciiTheme="majorHAnsi" w:hAnsiTheme="majorHAnsi"/>
                <w:sz w:val="24"/>
              </w:rPr>
            </w:pPr>
            <w:r w:rsidRPr="00A666D1">
              <w:rPr>
                <w:rFonts w:asciiTheme="majorHAnsi" w:hAnsiTheme="majorHAnsi"/>
                <w:sz w:val="24"/>
              </w:rPr>
              <w:t>nanometer</w:t>
            </w:r>
          </w:p>
        </w:tc>
      </w:tr>
      <w:tr w:rsidR="001643BD" w:rsidRPr="007B4003" w14:paraId="0472AF84" w14:textId="77777777" w:rsidTr="0086082C">
        <w:trPr>
          <w:cantSplit/>
          <w:jc w:val="center"/>
        </w:trPr>
        <w:tc>
          <w:tcPr>
            <w:tcW w:w="1654" w:type="dxa"/>
          </w:tcPr>
          <w:p w14:paraId="1756BC9F" w14:textId="77777777" w:rsidR="001643BD" w:rsidRPr="00A666D1" w:rsidRDefault="001643BD" w:rsidP="00D435BE">
            <w:pPr>
              <w:pStyle w:val="CDRTableText"/>
              <w:rPr>
                <w:rFonts w:asciiTheme="majorHAnsi" w:hAnsiTheme="majorHAnsi"/>
                <w:sz w:val="24"/>
              </w:rPr>
            </w:pPr>
            <w:r w:rsidRPr="00A666D1">
              <w:rPr>
                <w:rFonts w:asciiTheme="majorHAnsi" w:hAnsiTheme="majorHAnsi"/>
                <w:sz w:val="24"/>
              </w:rPr>
              <w:t>NOAA</w:t>
            </w:r>
          </w:p>
        </w:tc>
        <w:tc>
          <w:tcPr>
            <w:tcW w:w="5614" w:type="dxa"/>
          </w:tcPr>
          <w:p w14:paraId="758EDAF4" w14:textId="77777777" w:rsidR="001643BD" w:rsidRPr="00A666D1" w:rsidRDefault="001643BD" w:rsidP="00D435BE">
            <w:pPr>
              <w:pStyle w:val="CDRTableText"/>
              <w:rPr>
                <w:rFonts w:asciiTheme="majorHAnsi" w:hAnsiTheme="majorHAnsi"/>
                <w:sz w:val="24"/>
              </w:rPr>
            </w:pPr>
            <w:r w:rsidRPr="00A666D1">
              <w:rPr>
                <w:rFonts w:asciiTheme="majorHAnsi" w:hAnsiTheme="majorHAnsi"/>
                <w:sz w:val="24"/>
              </w:rPr>
              <w:t>National Oceanic and Atmospheric Administration</w:t>
            </w:r>
          </w:p>
        </w:tc>
      </w:tr>
      <w:tr w:rsidR="001643BD" w:rsidRPr="007B4003" w14:paraId="48E9A707" w14:textId="77777777" w:rsidTr="0086082C">
        <w:trPr>
          <w:cantSplit/>
          <w:jc w:val="center"/>
        </w:trPr>
        <w:tc>
          <w:tcPr>
            <w:tcW w:w="1654" w:type="dxa"/>
          </w:tcPr>
          <w:p w14:paraId="6D6EFECB" w14:textId="46B994E7" w:rsidR="001643BD" w:rsidRPr="00A666D1" w:rsidRDefault="001643BD" w:rsidP="00D435BE">
            <w:pPr>
              <w:pStyle w:val="CDRTableText"/>
              <w:rPr>
                <w:rFonts w:asciiTheme="majorHAnsi" w:hAnsiTheme="majorHAnsi"/>
                <w:sz w:val="24"/>
              </w:rPr>
            </w:pPr>
            <w:r w:rsidRPr="00A666D1">
              <w:rPr>
                <w:rFonts w:asciiTheme="majorHAnsi" w:hAnsiTheme="majorHAnsi"/>
                <w:sz w:val="24"/>
              </w:rPr>
              <w:t>PMOD</w:t>
            </w:r>
          </w:p>
        </w:tc>
        <w:tc>
          <w:tcPr>
            <w:tcW w:w="5614" w:type="dxa"/>
          </w:tcPr>
          <w:p w14:paraId="5631A090" w14:textId="58924832" w:rsidR="001643BD" w:rsidRPr="00A666D1" w:rsidRDefault="001643BD" w:rsidP="00D435BE">
            <w:pPr>
              <w:pStyle w:val="CDRTableText"/>
              <w:rPr>
                <w:rFonts w:asciiTheme="majorHAnsi" w:hAnsiTheme="majorHAnsi"/>
                <w:sz w:val="24"/>
              </w:rPr>
            </w:pPr>
            <w:r w:rsidRPr="00A666D1">
              <w:rPr>
                <w:rFonts w:asciiTheme="majorHAnsi" w:hAnsiTheme="majorHAnsi"/>
                <w:sz w:val="24"/>
              </w:rPr>
              <w:t>Physikalisch-Meteorologisches Observatorium Davos</w:t>
            </w:r>
          </w:p>
        </w:tc>
      </w:tr>
      <w:tr w:rsidR="001643BD" w:rsidRPr="007B4003" w14:paraId="417A454C" w14:textId="77777777" w:rsidTr="0086082C">
        <w:trPr>
          <w:cantSplit/>
          <w:jc w:val="center"/>
        </w:trPr>
        <w:tc>
          <w:tcPr>
            <w:tcW w:w="1654" w:type="dxa"/>
          </w:tcPr>
          <w:p w14:paraId="207A03A1" w14:textId="0AC14C81" w:rsidR="001643BD" w:rsidRPr="00A666D1" w:rsidRDefault="001643BD" w:rsidP="00D435BE">
            <w:pPr>
              <w:pStyle w:val="CDRTableText"/>
              <w:rPr>
                <w:rFonts w:asciiTheme="majorHAnsi" w:hAnsiTheme="majorHAnsi"/>
                <w:sz w:val="24"/>
              </w:rPr>
            </w:pPr>
            <w:r w:rsidRPr="00A666D1">
              <w:rPr>
                <w:rFonts w:asciiTheme="majorHAnsi" w:hAnsiTheme="majorHAnsi"/>
                <w:sz w:val="24"/>
              </w:rPr>
              <w:t>ppm</w:t>
            </w:r>
          </w:p>
        </w:tc>
        <w:tc>
          <w:tcPr>
            <w:tcW w:w="5614" w:type="dxa"/>
          </w:tcPr>
          <w:p w14:paraId="03E9F575" w14:textId="29F0839C" w:rsidR="001643BD" w:rsidRPr="00A666D1" w:rsidRDefault="001643BD" w:rsidP="00D435BE">
            <w:pPr>
              <w:pStyle w:val="CDRTableText"/>
              <w:rPr>
                <w:rFonts w:asciiTheme="majorHAnsi" w:hAnsiTheme="majorHAnsi"/>
                <w:sz w:val="24"/>
              </w:rPr>
            </w:pPr>
            <w:r w:rsidRPr="00A666D1">
              <w:rPr>
                <w:rFonts w:asciiTheme="majorHAnsi" w:hAnsiTheme="majorHAnsi"/>
                <w:sz w:val="24"/>
              </w:rPr>
              <w:t>Part per million</w:t>
            </w:r>
          </w:p>
        </w:tc>
      </w:tr>
      <w:tr w:rsidR="001643BD" w:rsidRPr="007B4003" w14:paraId="1568B52D" w14:textId="77777777" w:rsidTr="0086082C">
        <w:trPr>
          <w:cantSplit/>
          <w:jc w:val="center"/>
        </w:trPr>
        <w:tc>
          <w:tcPr>
            <w:tcW w:w="1654" w:type="dxa"/>
          </w:tcPr>
          <w:p w14:paraId="569D03CC" w14:textId="6CFB4002" w:rsidR="001643BD" w:rsidRPr="00A666D1" w:rsidRDefault="001643BD" w:rsidP="00D435BE">
            <w:pPr>
              <w:pStyle w:val="CDRTableText"/>
              <w:rPr>
                <w:rFonts w:asciiTheme="majorHAnsi" w:hAnsiTheme="majorHAnsi"/>
                <w:sz w:val="24"/>
              </w:rPr>
            </w:pPr>
            <w:r w:rsidRPr="00A666D1">
              <w:rPr>
                <w:rFonts w:asciiTheme="majorHAnsi" w:hAnsiTheme="majorHAnsi"/>
                <w:sz w:val="24"/>
              </w:rPr>
              <w:t>QA</w:t>
            </w:r>
          </w:p>
        </w:tc>
        <w:tc>
          <w:tcPr>
            <w:tcW w:w="5614" w:type="dxa"/>
          </w:tcPr>
          <w:p w14:paraId="60A78365" w14:textId="7DD3838F" w:rsidR="001643BD" w:rsidRPr="00A666D1" w:rsidRDefault="001643BD" w:rsidP="00D435BE">
            <w:pPr>
              <w:pStyle w:val="CDRTableText"/>
              <w:rPr>
                <w:rFonts w:asciiTheme="majorHAnsi" w:hAnsiTheme="majorHAnsi"/>
                <w:sz w:val="24"/>
              </w:rPr>
            </w:pPr>
            <w:r w:rsidRPr="00A666D1">
              <w:rPr>
                <w:rFonts w:asciiTheme="majorHAnsi" w:hAnsiTheme="majorHAnsi"/>
                <w:sz w:val="24"/>
              </w:rPr>
              <w:t>Quality Assurance (Analysis)</w:t>
            </w:r>
          </w:p>
        </w:tc>
      </w:tr>
      <w:tr w:rsidR="00E426DE" w:rsidRPr="007B4003" w14:paraId="5BFD19B3" w14:textId="77777777" w:rsidTr="0086082C">
        <w:trPr>
          <w:cantSplit/>
          <w:jc w:val="center"/>
        </w:trPr>
        <w:tc>
          <w:tcPr>
            <w:tcW w:w="1654" w:type="dxa"/>
          </w:tcPr>
          <w:p w14:paraId="1F6A541F" w14:textId="17CFC923" w:rsidR="00E426DE" w:rsidRPr="00A666D1" w:rsidRDefault="00E426DE" w:rsidP="00D435BE">
            <w:pPr>
              <w:pStyle w:val="CDRTableText"/>
              <w:rPr>
                <w:rFonts w:asciiTheme="majorHAnsi" w:hAnsiTheme="majorHAnsi"/>
                <w:sz w:val="24"/>
              </w:rPr>
            </w:pPr>
            <w:r w:rsidRPr="00A666D1">
              <w:rPr>
                <w:rFonts w:asciiTheme="majorHAnsi" w:hAnsiTheme="majorHAnsi"/>
                <w:sz w:val="24"/>
              </w:rPr>
              <w:t>R</w:t>
            </w:r>
          </w:p>
        </w:tc>
        <w:tc>
          <w:tcPr>
            <w:tcW w:w="5614" w:type="dxa"/>
          </w:tcPr>
          <w:p w14:paraId="4D29E9D9" w14:textId="196406C7" w:rsidR="00E426DE" w:rsidRPr="00A666D1" w:rsidRDefault="00E426DE" w:rsidP="00D435BE">
            <w:pPr>
              <w:pStyle w:val="CDRTableText"/>
              <w:rPr>
                <w:rFonts w:asciiTheme="majorHAnsi" w:hAnsiTheme="majorHAnsi"/>
                <w:sz w:val="24"/>
              </w:rPr>
            </w:pPr>
            <w:r w:rsidRPr="00A666D1">
              <w:rPr>
                <w:rFonts w:asciiTheme="majorHAnsi" w:hAnsiTheme="majorHAnsi"/>
                <w:sz w:val="24"/>
              </w:rPr>
              <w:t>Radiance</w:t>
            </w:r>
          </w:p>
        </w:tc>
      </w:tr>
      <w:tr w:rsidR="001643BD" w:rsidRPr="007B4003" w14:paraId="46852F3D" w14:textId="77777777" w:rsidTr="0086082C">
        <w:trPr>
          <w:cantSplit/>
          <w:jc w:val="center"/>
        </w:trPr>
        <w:tc>
          <w:tcPr>
            <w:tcW w:w="1654" w:type="dxa"/>
          </w:tcPr>
          <w:p w14:paraId="25E3208C" w14:textId="7E7210FF" w:rsidR="001643BD" w:rsidRPr="00A666D1" w:rsidRDefault="001643BD" w:rsidP="00D435BE">
            <w:pPr>
              <w:pStyle w:val="CDRTableText"/>
              <w:rPr>
                <w:rFonts w:asciiTheme="majorHAnsi" w:hAnsiTheme="majorHAnsi"/>
                <w:sz w:val="24"/>
              </w:rPr>
            </w:pPr>
            <w:r w:rsidRPr="00A666D1">
              <w:rPr>
                <w:rFonts w:asciiTheme="majorHAnsi" w:hAnsiTheme="majorHAnsi"/>
                <w:sz w:val="24"/>
              </w:rPr>
              <w:t>S(t)</w:t>
            </w:r>
          </w:p>
        </w:tc>
        <w:tc>
          <w:tcPr>
            <w:tcW w:w="5614" w:type="dxa"/>
          </w:tcPr>
          <w:p w14:paraId="15645E5F" w14:textId="7902FEAB" w:rsidR="001643BD" w:rsidRPr="00A666D1" w:rsidRDefault="001643BD" w:rsidP="00D435BE">
            <w:pPr>
              <w:pStyle w:val="CDRTableText"/>
              <w:rPr>
                <w:rFonts w:asciiTheme="majorHAnsi" w:hAnsiTheme="majorHAnsi"/>
                <w:sz w:val="24"/>
              </w:rPr>
            </w:pPr>
            <w:r w:rsidRPr="00A666D1">
              <w:rPr>
                <w:rFonts w:asciiTheme="majorHAnsi" w:hAnsiTheme="majorHAnsi"/>
                <w:sz w:val="24"/>
              </w:rPr>
              <w:t>Sunspot Darkening Function (time-dependent)</w:t>
            </w:r>
          </w:p>
        </w:tc>
      </w:tr>
      <w:tr w:rsidR="001643BD" w:rsidRPr="007B4003" w14:paraId="21C866C0" w14:textId="77777777" w:rsidTr="0086082C">
        <w:trPr>
          <w:cantSplit/>
          <w:jc w:val="center"/>
        </w:trPr>
        <w:tc>
          <w:tcPr>
            <w:tcW w:w="1654" w:type="dxa"/>
          </w:tcPr>
          <w:p w14:paraId="1E158903" w14:textId="3823C6D1" w:rsidR="001643BD" w:rsidRPr="00A666D1" w:rsidRDefault="001643BD" w:rsidP="00D435BE">
            <w:pPr>
              <w:pStyle w:val="CDRTableText"/>
              <w:rPr>
                <w:rFonts w:asciiTheme="majorHAnsi" w:hAnsiTheme="majorHAnsi"/>
                <w:sz w:val="24"/>
              </w:rPr>
            </w:pPr>
            <w:r w:rsidRPr="00A666D1">
              <w:rPr>
                <w:rFonts w:asciiTheme="majorHAnsi" w:hAnsiTheme="majorHAnsi"/>
                <w:sz w:val="24"/>
              </w:rPr>
              <w:t>SCIAMACHY</w:t>
            </w:r>
          </w:p>
        </w:tc>
        <w:tc>
          <w:tcPr>
            <w:tcW w:w="5614" w:type="dxa"/>
          </w:tcPr>
          <w:p w14:paraId="3B3600C5" w14:textId="3851DD88" w:rsidR="001643BD" w:rsidRPr="00A666D1" w:rsidRDefault="00E54616" w:rsidP="00D435BE">
            <w:pPr>
              <w:pStyle w:val="CDRTableText"/>
              <w:rPr>
                <w:rFonts w:asciiTheme="majorHAnsi" w:hAnsiTheme="majorHAnsi"/>
                <w:sz w:val="24"/>
              </w:rPr>
            </w:pPr>
            <w:r w:rsidRPr="00A666D1">
              <w:rPr>
                <w:rFonts w:asciiTheme="majorHAnsi" w:hAnsiTheme="majorHAnsi" w:cs="Helvetica"/>
                <w:color w:val="1C1C1C"/>
                <w:sz w:val="24"/>
              </w:rPr>
              <w:t>SCanning Imaging Absorption SpectroMeter for Atmospheric CHartographY</w:t>
            </w:r>
          </w:p>
        </w:tc>
      </w:tr>
      <w:tr w:rsidR="001643BD" w:rsidRPr="007B4003" w14:paraId="0E3913C1" w14:textId="77777777" w:rsidTr="0086082C">
        <w:trPr>
          <w:cantSplit/>
          <w:jc w:val="center"/>
        </w:trPr>
        <w:tc>
          <w:tcPr>
            <w:tcW w:w="1654" w:type="dxa"/>
          </w:tcPr>
          <w:p w14:paraId="4735E51D" w14:textId="3EB78F48" w:rsidR="001643BD" w:rsidRPr="00A666D1" w:rsidRDefault="001643BD" w:rsidP="00D435BE">
            <w:pPr>
              <w:pStyle w:val="CDRTableText"/>
              <w:rPr>
                <w:rFonts w:asciiTheme="majorHAnsi" w:hAnsiTheme="majorHAnsi"/>
                <w:sz w:val="24"/>
              </w:rPr>
            </w:pPr>
            <w:r w:rsidRPr="00A666D1">
              <w:rPr>
                <w:rFonts w:asciiTheme="majorHAnsi" w:hAnsiTheme="majorHAnsi"/>
                <w:sz w:val="24"/>
              </w:rPr>
              <w:t>SIM</w:t>
            </w:r>
          </w:p>
        </w:tc>
        <w:tc>
          <w:tcPr>
            <w:tcW w:w="5614" w:type="dxa"/>
          </w:tcPr>
          <w:p w14:paraId="79A37128" w14:textId="23009187" w:rsidR="001643BD" w:rsidRPr="00A666D1" w:rsidRDefault="001643BD" w:rsidP="00D435BE">
            <w:pPr>
              <w:pStyle w:val="CDRTableText"/>
              <w:rPr>
                <w:rFonts w:asciiTheme="majorHAnsi" w:hAnsiTheme="majorHAnsi"/>
                <w:sz w:val="24"/>
              </w:rPr>
            </w:pPr>
            <w:r w:rsidRPr="00A666D1">
              <w:rPr>
                <w:rFonts w:asciiTheme="majorHAnsi" w:hAnsiTheme="majorHAnsi"/>
                <w:sz w:val="24"/>
              </w:rPr>
              <w:t>Spectral Irradiance Monitor</w:t>
            </w:r>
          </w:p>
        </w:tc>
      </w:tr>
      <w:tr w:rsidR="001643BD" w:rsidRPr="007B4003" w14:paraId="69B4D197" w14:textId="77777777" w:rsidTr="0086082C">
        <w:trPr>
          <w:cantSplit/>
          <w:jc w:val="center"/>
        </w:trPr>
        <w:tc>
          <w:tcPr>
            <w:tcW w:w="1654" w:type="dxa"/>
          </w:tcPr>
          <w:p w14:paraId="6CA6D777" w14:textId="58D98D62" w:rsidR="001643BD" w:rsidRPr="00A666D1" w:rsidRDefault="001643BD" w:rsidP="00D435BE">
            <w:pPr>
              <w:pStyle w:val="CDRTableText"/>
              <w:rPr>
                <w:rFonts w:asciiTheme="majorHAnsi" w:hAnsiTheme="majorHAnsi"/>
                <w:sz w:val="24"/>
              </w:rPr>
            </w:pPr>
            <w:r w:rsidRPr="00A666D1">
              <w:rPr>
                <w:rFonts w:asciiTheme="majorHAnsi" w:hAnsiTheme="majorHAnsi"/>
                <w:sz w:val="24"/>
              </w:rPr>
              <w:t>SMM</w:t>
            </w:r>
          </w:p>
        </w:tc>
        <w:tc>
          <w:tcPr>
            <w:tcW w:w="5614" w:type="dxa"/>
          </w:tcPr>
          <w:p w14:paraId="57A4D60F" w14:textId="2D11C849" w:rsidR="001643BD" w:rsidRPr="00A666D1" w:rsidRDefault="001643BD" w:rsidP="00D435BE">
            <w:pPr>
              <w:pStyle w:val="CDRTableText"/>
              <w:rPr>
                <w:rFonts w:asciiTheme="majorHAnsi" w:hAnsiTheme="majorHAnsi"/>
                <w:sz w:val="24"/>
              </w:rPr>
            </w:pPr>
            <w:r w:rsidRPr="00A666D1">
              <w:rPr>
                <w:rFonts w:asciiTheme="majorHAnsi" w:hAnsiTheme="majorHAnsi"/>
                <w:sz w:val="24"/>
              </w:rPr>
              <w:t>Solar Maximum Mission</w:t>
            </w:r>
          </w:p>
        </w:tc>
      </w:tr>
      <w:tr w:rsidR="001643BD" w:rsidRPr="007B4003" w14:paraId="01118BF8" w14:textId="77777777" w:rsidTr="0086082C">
        <w:trPr>
          <w:cantSplit/>
          <w:jc w:val="center"/>
        </w:trPr>
        <w:tc>
          <w:tcPr>
            <w:tcW w:w="1654" w:type="dxa"/>
          </w:tcPr>
          <w:p w14:paraId="4C19F81F" w14:textId="19336809" w:rsidR="001643BD" w:rsidRPr="00A666D1" w:rsidRDefault="001643BD" w:rsidP="00D435BE">
            <w:pPr>
              <w:pStyle w:val="CDRTableText"/>
              <w:rPr>
                <w:rFonts w:asciiTheme="majorHAnsi" w:hAnsiTheme="majorHAnsi"/>
                <w:sz w:val="24"/>
              </w:rPr>
            </w:pPr>
            <w:r w:rsidRPr="00A666D1">
              <w:rPr>
                <w:rFonts w:asciiTheme="majorHAnsi" w:hAnsiTheme="majorHAnsi"/>
                <w:sz w:val="24"/>
              </w:rPr>
              <w:t>SOHO</w:t>
            </w:r>
          </w:p>
        </w:tc>
        <w:tc>
          <w:tcPr>
            <w:tcW w:w="5614" w:type="dxa"/>
          </w:tcPr>
          <w:p w14:paraId="1B50AD35" w14:textId="31264CE3" w:rsidR="001643BD" w:rsidRPr="00A666D1" w:rsidRDefault="001643BD" w:rsidP="00D435BE">
            <w:pPr>
              <w:pStyle w:val="CDRTableText"/>
              <w:rPr>
                <w:rFonts w:asciiTheme="majorHAnsi" w:hAnsiTheme="majorHAnsi"/>
                <w:sz w:val="24"/>
              </w:rPr>
            </w:pPr>
            <w:r w:rsidRPr="00A666D1">
              <w:rPr>
                <w:rFonts w:asciiTheme="majorHAnsi" w:hAnsiTheme="majorHAnsi"/>
                <w:sz w:val="24"/>
              </w:rPr>
              <w:t xml:space="preserve">Solar and Heliospheric Observatory </w:t>
            </w:r>
          </w:p>
        </w:tc>
      </w:tr>
      <w:tr w:rsidR="00645B55" w:rsidRPr="007B4003" w14:paraId="7B4C6811" w14:textId="77777777" w:rsidTr="0086082C">
        <w:trPr>
          <w:cantSplit/>
          <w:jc w:val="center"/>
        </w:trPr>
        <w:tc>
          <w:tcPr>
            <w:tcW w:w="1654" w:type="dxa"/>
          </w:tcPr>
          <w:p w14:paraId="19BDC405" w14:textId="3D415AAC" w:rsidR="00645B55" w:rsidRPr="00A666D1" w:rsidRDefault="00645B55" w:rsidP="00D435BE">
            <w:pPr>
              <w:pStyle w:val="CDRTableText"/>
              <w:rPr>
                <w:rFonts w:asciiTheme="majorHAnsi" w:hAnsiTheme="majorHAnsi"/>
                <w:sz w:val="24"/>
              </w:rPr>
            </w:pPr>
            <w:r w:rsidRPr="00A666D1">
              <w:rPr>
                <w:rFonts w:asciiTheme="majorHAnsi" w:hAnsiTheme="majorHAnsi"/>
                <w:sz w:val="24"/>
              </w:rPr>
              <w:t>SOLSTICE</w:t>
            </w:r>
          </w:p>
        </w:tc>
        <w:tc>
          <w:tcPr>
            <w:tcW w:w="5614" w:type="dxa"/>
          </w:tcPr>
          <w:p w14:paraId="2015B1A2" w14:textId="278BD725" w:rsidR="00645B55" w:rsidRPr="00A666D1" w:rsidRDefault="008E0D52" w:rsidP="00D435BE">
            <w:pPr>
              <w:pStyle w:val="CDRTableText"/>
              <w:rPr>
                <w:rFonts w:asciiTheme="majorHAnsi" w:hAnsiTheme="majorHAnsi"/>
                <w:sz w:val="24"/>
              </w:rPr>
            </w:pPr>
            <w:r w:rsidRPr="00A666D1">
              <w:rPr>
                <w:rFonts w:asciiTheme="majorHAnsi" w:hAnsiTheme="majorHAnsi"/>
                <w:sz w:val="24"/>
              </w:rPr>
              <w:t>Solar Stellar Inte</w:t>
            </w:r>
            <w:r w:rsidR="005354BD" w:rsidRPr="00A666D1">
              <w:rPr>
                <w:rFonts w:asciiTheme="majorHAnsi" w:hAnsiTheme="majorHAnsi"/>
                <w:sz w:val="24"/>
              </w:rPr>
              <w:t>r</w:t>
            </w:r>
            <w:r w:rsidRPr="00A666D1">
              <w:rPr>
                <w:rFonts w:asciiTheme="majorHAnsi" w:hAnsiTheme="majorHAnsi"/>
                <w:sz w:val="24"/>
              </w:rPr>
              <w:t>comparison Experiment</w:t>
            </w:r>
          </w:p>
        </w:tc>
      </w:tr>
      <w:tr w:rsidR="001643BD" w:rsidRPr="007B4003" w14:paraId="429F7124" w14:textId="77777777" w:rsidTr="0086082C">
        <w:trPr>
          <w:cantSplit/>
          <w:jc w:val="center"/>
        </w:trPr>
        <w:tc>
          <w:tcPr>
            <w:tcW w:w="1654" w:type="dxa"/>
          </w:tcPr>
          <w:p w14:paraId="51F4E982" w14:textId="79C44E50" w:rsidR="001643BD" w:rsidRPr="00A666D1" w:rsidRDefault="001643BD" w:rsidP="00D435BE">
            <w:pPr>
              <w:pStyle w:val="CDRTableText"/>
              <w:rPr>
                <w:rFonts w:asciiTheme="majorHAnsi" w:hAnsiTheme="majorHAnsi"/>
                <w:sz w:val="24"/>
              </w:rPr>
            </w:pPr>
            <w:r w:rsidRPr="00A666D1">
              <w:rPr>
                <w:rFonts w:asciiTheme="majorHAnsi" w:hAnsiTheme="majorHAnsi"/>
                <w:sz w:val="24"/>
              </w:rPr>
              <w:t>SOON</w:t>
            </w:r>
          </w:p>
        </w:tc>
        <w:tc>
          <w:tcPr>
            <w:tcW w:w="5614" w:type="dxa"/>
          </w:tcPr>
          <w:p w14:paraId="3BAEF951" w14:textId="7AFD43E7" w:rsidR="001643BD" w:rsidRPr="00A666D1" w:rsidRDefault="001643BD" w:rsidP="00D435BE">
            <w:pPr>
              <w:pStyle w:val="CDRTableText"/>
              <w:rPr>
                <w:rFonts w:asciiTheme="majorHAnsi" w:hAnsiTheme="majorHAnsi"/>
                <w:sz w:val="24"/>
              </w:rPr>
            </w:pPr>
            <w:r w:rsidRPr="00A666D1">
              <w:rPr>
                <w:rFonts w:asciiTheme="majorHAnsi" w:hAnsiTheme="majorHAnsi"/>
                <w:sz w:val="24"/>
              </w:rPr>
              <w:t>Solar Observing Optical Network (US Air Force)</w:t>
            </w:r>
          </w:p>
        </w:tc>
      </w:tr>
      <w:tr w:rsidR="001643BD" w:rsidRPr="007B4003" w14:paraId="0632036F" w14:textId="77777777" w:rsidTr="0086082C">
        <w:trPr>
          <w:cantSplit/>
          <w:jc w:val="center"/>
        </w:trPr>
        <w:tc>
          <w:tcPr>
            <w:tcW w:w="1654" w:type="dxa"/>
          </w:tcPr>
          <w:p w14:paraId="7AF24EB4" w14:textId="47BA6FDF" w:rsidR="001643BD" w:rsidRPr="00A666D1" w:rsidRDefault="001643BD" w:rsidP="00D435BE">
            <w:pPr>
              <w:pStyle w:val="CDRTableText"/>
              <w:rPr>
                <w:rFonts w:asciiTheme="majorHAnsi" w:hAnsiTheme="majorHAnsi"/>
                <w:sz w:val="24"/>
              </w:rPr>
            </w:pPr>
            <w:r w:rsidRPr="00A666D1">
              <w:rPr>
                <w:rFonts w:asciiTheme="majorHAnsi" w:hAnsiTheme="majorHAnsi"/>
                <w:sz w:val="24"/>
              </w:rPr>
              <w:t>SORCE</w:t>
            </w:r>
          </w:p>
        </w:tc>
        <w:tc>
          <w:tcPr>
            <w:tcW w:w="5614" w:type="dxa"/>
          </w:tcPr>
          <w:p w14:paraId="3CC2548A" w14:textId="5662A0D7" w:rsidR="001643BD" w:rsidRPr="00A666D1" w:rsidRDefault="001643BD" w:rsidP="00D435BE">
            <w:pPr>
              <w:pStyle w:val="CDRTableText"/>
              <w:rPr>
                <w:rFonts w:asciiTheme="majorHAnsi" w:hAnsiTheme="majorHAnsi"/>
                <w:sz w:val="24"/>
              </w:rPr>
            </w:pPr>
            <w:r w:rsidRPr="00A666D1">
              <w:rPr>
                <w:rFonts w:asciiTheme="majorHAnsi" w:hAnsiTheme="majorHAnsi"/>
                <w:sz w:val="24"/>
              </w:rPr>
              <w:t>Solar Radiation and Climate Experiment</w:t>
            </w:r>
          </w:p>
        </w:tc>
      </w:tr>
      <w:tr w:rsidR="001643BD" w:rsidRPr="007B4003" w14:paraId="440B9542" w14:textId="77777777" w:rsidTr="0086082C">
        <w:trPr>
          <w:cantSplit/>
          <w:jc w:val="center"/>
        </w:trPr>
        <w:tc>
          <w:tcPr>
            <w:tcW w:w="1654" w:type="dxa"/>
          </w:tcPr>
          <w:p w14:paraId="14B08106" w14:textId="0B69E770" w:rsidR="001643BD" w:rsidRPr="00A666D1" w:rsidRDefault="001643BD" w:rsidP="00D435BE">
            <w:pPr>
              <w:pStyle w:val="CDRTableText"/>
              <w:rPr>
                <w:rFonts w:asciiTheme="majorHAnsi" w:hAnsiTheme="majorHAnsi"/>
                <w:sz w:val="24"/>
              </w:rPr>
            </w:pPr>
            <w:r w:rsidRPr="00A666D1">
              <w:rPr>
                <w:rFonts w:asciiTheme="majorHAnsi" w:hAnsiTheme="majorHAnsi"/>
                <w:sz w:val="24"/>
              </w:rPr>
              <w:t>SRF</w:t>
            </w:r>
          </w:p>
        </w:tc>
        <w:tc>
          <w:tcPr>
            <w:tcW w:w="5614" w:type="dxa"/>
          </w:tcPr>
          <w:p w14:paraId="52528D82" w14:textId="151260A2" w:rsidR="001643BD" w:rsidRPr="00A666D1" w:rsidRDefault="001643BD" w:rsidP="00D435BE">
            <w:pPr>
              <w:pStyle w:val="CDRTableText"/>
              <w:rPr>
                <w:rFonts w:asciiTheme="majorHAnsi" w:hAnsiTheme="majorHAnsi"/>
                <w:sz w:val="24"/>
              </w:rPr>
            </w:pPr>
            <w:r w:rsidRPr="00A666D1">
              <w:rPr>
                <w:rFonts w:asciiTheme="majorHAnsi" w:hAnsiTheme="majorHAnsi"/>
                <w:sz w:val="24"/>
              </w:rPr>
              <w:t xml:space="preserve">Spectral Radiometer Facility (LASP) </w:t>
            </w:r>
          </w:p>
        </w:tc>
      </w:tr>
      <w:tr w:rsidR="001643BD" w:rsidRPr="007B4003" w14:paraId="1EB471ED" w14:textId="77777777" w:rsidTr="0086082C">
        <w:trPr>
          <w:cantSplit/>
          <w:jc w:val="center"/>
        </w:trPr>
        <w:tc>
          <w:tcPr>
            <w:tcW w:w="1654" w:type="dxa"/>
          </w:tcPr>
          <w:p w14:paraId="5BA2AB49" w14:textId="0B835D14" w:rsidR="001643BD" w:rsidRPr="00A666D1" w:rsidRDefault="001643BD" w:rsidP="00D435BE">
            <w:pPr>
              <w:pStyle w:val="CDRTableText"/>
              <w:rPr>
                <w:rFonts w:asciiTheme="majorHAnsi" w:hAnsiTheme="majorHAnsi"/>
                <w:sz w:val="24"/>
              </w:rPr>
            </w:pPr>
            <w:r w:rsidRPr="00A666D1">
              <w:rPr>
                <w:rFonts w:asciiTheme="majorHAnsi" w:hAnsiTheme="majorHAnsi"/>
                <w:sz w:val="24"/>
              </w:rPr>
              <w:t>SSD</w:t>
            </w:r>
          </w:p>
        </w:tc>
        <w:tc>
          <w:tcPr>
            <w:tcW w:w="5614" w:type="dxa"/>
          </w:tcPr>
          <w:p w14:paraId="0A92041D" w14:textId="499682C9" w:rsidR="001643BD" w:rsidRPr="00A666D1" w:rsidRDefault="001643BD" w:rsidP="00D435BE">
            <w:pPr>
              <w:pStyle w:val="CDRTableText"/>
              <w:rPr>
                <w:rFonts w:asciiTheme="majorHAnsi" w:hAnsiTheme="majorHAnsi"/>
                <w:sz w:val="24"/>
              </w:rPr>
            </w:pPr>
            <w:r w:rsidRPr="00A666D1">
              <w:rPr>
                <w:rFonts w:asciiTheme="majorHAnsi" w:hAnsiTheme="majorHAnsi"/>
                <w:sz w:val="24"/>
              </w:rPr>
              <w:t>Space Science Division (Naval Research Laboratory, Washington, DC)</w:t>
            </w:r>
          </w:p>
        </w:tc>
      </w:tr>
      <w:tr w:rsidR="001643BD" w:rsidRPr="007B4003" w14:paraId="3293B6B4" w14:textId="77777777" w:rsidTr="0086082C">
        <w:trPr>
          <w:cantSplit/>
          <w:jc w:val="center"/>
        </w:trPr>
        <w:tc>
          <w:tcPr>
            <w:tcW w:w="1654" w:type="dxa"/>
          </w:tcPr>
          <w:p w14:paraId="716561E3" w14:textId="0A213512" w:rsidR="001643BD" w:rsidRPr="00A666D1" w:rsidRDefault="001643BD" w:rsidP="00D435BE">
            <w:pPr>
              <w:pStyle w:val="CDRTableText"/>
              <w:rPr>
                <w:rFonts w:asciiTheme="majorHAnsi" w:hAnsiTheme="majorHAnsi"/>
                <w:sz w:val="24"/>
              </w:rPr>
            </w:pPr>
            <w:r w:rsidRPr="00A666D1">
              <w:rPr>
                <w:rFonts w:asciiTheme="majorHAnsi" w:hAnsiTheme="majorHAnsi"/>
                <w:sz w:val="24"/>
              </w:rPr>
              <w:t>SSI</w:t>
            </w:r>
          </w:p>
        </w:tc>
        <w:tc>
          <w:tcPr>
            <w:tcW w:w="5614" w:type="dxa"/>
          </w:tcPr>
          <w:p w14:paraId="59692A97" w14:textId="36FDBC25" w:rsidR="001643BD" w:rsidRPr="00A666D1" w:rsidRDefault="001643BD" w:rsidP="00D435BE">
            <w:pPr>
              <w:pStyle w:val="CDRTableText"/>
              <w:rPr>
                <w:rFonts w:asciiTheme="majorHAnsi" w:hAnsiTheme="majorHAnsi"/>
                <w:sz w:val="24"/>
              </w:rPr>
            </w:pPr>
            <w:r w:rsidRPr="00A666D1">
              <w:rPr>
                <w:rFonts w:asciiTheme="majorHAnsi" w:hAnsiTheme="majorHAnsi"/>
                <w:sz w:val="24"/>
              </w:rPr>
              <w:t>Solar Spectral Irradiance</w:t>
            </w:r>
          </w:p>
        </w:tc>
      </w:tr>
      <w:tr w:rsidR="001643BD" w:rsidRPr="007B4003" w14:paraId="7DEA1A34" w14:textId="77777777" w:rsidTr="0086082C">
        <w:trPr>
          <w:cantSplit/>
          <w:jc w:val="center"/>
        </w:trPr>
        <w:tc>
          <w:tcPr>
            <w:tcW w:w="1654" w:type="dxa"/>
          </w:tcPr>
          <w:p w14:paraId="6246FA9E" w14:textId="18FC2DA9" w:rsidR="001643BD" w:rsidRPr="00A666D1" w:rsidRDefault="001643BD" w:rsidP="00D435BE">
            <w:pPr>
              <w:pStyle w:val="CDRTableText"/>
              <w:rPr>
                <w:rFonts w:asciiTheme="majorHAnsi" w:hAnsiTheme="majorHAnsi"/>
                <w:sz w:val="24"/>
              </w:rPr>
            </w:pPr>
            <w:r w:rsidRPr="00A666D1">
              <w:rPr>
                <w:rFonts w:asciiTheme="majorHAnsi" w:hAnsiTheme="majorHAnsi"/>
                <w:sz w:val="24"/>
              </w:rPr>
              <w:t>T(t)</w:t>
            </w:r>
          </w:p>
        </w:tc>
        <w:tc>
          <w:tcPr>
            <w:tcW w:w="5614" w:type="dxa"/>
          </w:tcPr>
          <w:p w14:paraId="58097569" w14:textId="2E043B45" w:rsidR="001643BD" w:rsidRPr="00A666D1" w:rsidRDefault="001643BD" w:rsidP="00D435BE">
            <w:pPr>
              <w:pStyle w:val="CDRTableText"/>
              <w:rPr>
                <w:rFonts w:asciiTheme="majorHAnsi" w:hAnsiTheme="majorHAnsi"/>
                <w:sz w:val="24"/>
              </w:rPr>
            </w:pPr>
            <w:r w:rsidRPr="00A666D1">
              <w:rPr>
                <w:rFonts w:asciiTheme="majorHAnsi" w:hAnsiTheme="majorHAnsi"/>
                <w:sz w:val="24"/>
              </w:rPr>
              <w:t>Total Solar Irradiance (time-dependent)</w:t>
            </w:r>
          </w:p>
        </w:tc>
      </w:tr>
      <w:tr w:rsidR="001643BD" w:rsidRPr="007B4003" w14:paraId="1684C4F3" w14:textId="77777777" w:rsidTr="0086082C">
        <w:trPr>
          <w:cantSplit/>
          <w:jc w:val="center"/>
        </w:trPr>
        <w:tc>
          <w:tcPr>
            <w:tcW w:w="1654" w:type="dxa"/>
          </w:tcPr>
          <w:p w14:paraId="4C4BE209" w14:textId="352D0BB1" w:rsidR="001643BD" w:rsidRPr="00A666D1" w:rsidRDefault="001643BD" w:rsidP="00D435BE">
            <w:pPr>
              <w:pStyle w:val="CDRTableText"/>
              <w:rPr>
                <w:rFonts w:asciiTheme="majorHAnsi" w:hAnsiTheme="majorHAnsi"/>
                <w:sz w:val="24"/>
                <w:vertAlign w:val="subscript"/>
              </w:rPr>
            </w:pPr>
            <w:r w:rsidRPr="00A666D1">
              <w:rPr>
                <w:rFonts w:asciiTheme="majorHAnsi" w:hAnsiTheme="majorHAnsi"/>
                <w:sz w:val="24"/>
              </w:rPr>
              <w:t>T</w:t>
            </w:r>
            <w:r w:rsidRPr="00A666D1">
              <w:rPr>
                <w:rFonts w:asciiTheme="majorHAnsi" w:hAnsiTheme="majorHAnsi"/>
                <w:sz w:val="24"/>
                <w:vertAlign w:val="subscript"/>
              </w:rPr>
              <w:t>Q</w:t>
            </w:r>
          </w:p>
        </w:tc>
        <w:tc>
          <w:tcPr>
            <w:tcW w:w="5614" w:type="dxa"/>
          </w:tcPr>
          <w:p w14:paraId="162B4F10" w14:textId="17C03A93" w:rsidR="001643BD" w:rsidRPr="00A666D1" w:rsidRDefault="001643BD" w:rsidP="00D435BE">
            <w:pPr>
              <w:pStyle w:val="CDRTableText"/>
              <w:rPr>
                <w:rFonts w:asciiTheme="majorHAnsi" w:hAnsiTheme="majorHAnsi"/>
                <w:sz w:val="24"/>
              </w:rPr>
            </w:pPr>
            <w:r w:rsidRPr="00A666D1">
              <w:rPr>
                <w:rFonts w:asciiTheme="majorHAnsi" w:hAnsiTheme="majorHAnsi"/>
                <w:sz w:val="24"/>
              </w:rPr>
              <w:t>Total Solar Irradiance of the Quiet Sun</w:t>
            </w:r>
          </w:p>
        </w:tc>
      </w:tr>
      <w:tr w:rsidR="001643BD" w:rsidRPr="007B4003" w14:paraId="501AF1AC" w14:textId="77777777" w:rsidTr="0086082C">
        <w:trPr>
          <w:cantSplit/>
          <w:jc w:val="center"/>
        </w:trPr>
        <w:tc>
          <w:tcPr>
            <w:tcW w:w="1654" w:type="dxa"/>
          </w:tcPr>
          <w:p w14:paraId="3F221E52" w14:textId="34B62DB3" w:rsidR="001643BD" w:rsidRPr="00A666D1" w:rsidRDefault="001643BD" w:rsidP="00D435BE">
            <w:pPr>
              <w:pStyle w:val="CDRTableText"/>
              <w:rPr>
                <w:rFonts w:asciiTheme="majorHAnsi" w:hAnsiTheme="majorHAnsi"/>
                <w:sz w:val="24"/>
              </w:rPr>
            </w:pPr>
            <w:r w:rsidRPr="00A666D1">
              <w:rPr>
                <w:rFonts w:asciiTheme="majorHAnsi" w:hAnsiTheme="majorHAnsi"/>
                <w:sz w:val="24"/>
              </w:rPr>
              <w:t>TCTE</w:t>
            </w:r>
          </w:p>
        </w:tc>
        <w:tc>
          <w:tcPr>
            <w:tcW w:w="5614" w:type="dxa"/>
          </w:tcPr>
          <w:p w14:paraId="1AF1FA45" w14:textId="4C03FA2D" w:rsidR="001643BD" w:rsidRPr="00A666D1" w:rsidRDefault="001643BD" w:rsidP="00D435BE">
            <w:pPr>
              <w:pStyle w:val="CDRTableText"/>
              <w:rPr>
                <w:rFonts w:asciiTheme="majorHAnsi" w:hAnsiTheme="majorHAnsi"/>
                <w:sz w:val="24"/>
              </w:rPr>
            </w:pPr>
            <w:r w:rsidRPr="00A666D1">
              <w:rPr>
                <w:rFonts w:asciiTheme="majorHAnsi" w:hAnsiTheme="majorHAnsi"/>
                <w:sz w:val="24"/>
              </w:rPr>
              <w:t>TSI Transfer Calibration Experiment</w:t>
            </w:r>
          </w:p>
        </w:tc>
      </w:tr>
      <w:tr w:rsidR="001643BD" w:rsidRPr="007B4003" w14:paraId="1BB73D06" w14:textId="77777777" w:rsidTr="0086082C">
        <w:trPr>
          <w:cantSplit/>
          <w:jc w:val="center"/>
        </w:trPr>
        <w:tc>
          <w:tcPr>
            <w:tcW w:w="1654" w:type="dxa"/>
          </w:tcPr>
          <w:p w14:paraId="3D7353F3" w14:textId="5FACC8CC" w:rsidR="001643BD" w:rsidRPr="00A666D1" w:rsidRDefault="001643BD" w:rsidP="00D435BE">
            <w:pPr>
              <w:pStyle w:val="CDRTableText"/>
              <w:rPr>
                <w:rFonts w:asciiTheme="majorHAnsi" w:hAnsiTheme="majorHAnsi"/>
                <w:sz w:val="24"/>
              </w:rPr>
            </w:pPr>
            <w:r w:rsidRPr="00A666D1">
              <w:rPr>
                <w:rFonts w:asciiTheme="majorHAnsi" w:hAnsiTheme="majorHAnsi"/>
                <w:sz w:val="24"/>
              </w:rPr>
              <w:t>TIM</w:t>
            </w:r>
          </w:p>
        </w:tc>
        <w:tc>
          <w:tcPr>
            <w:tcW w:w="5614" w:type="dxa"/>
          </w:tcPr>
          <w:p w14:paraId="0C686354" w14:textId="02A02E1A" w:rsidR="001643BD" w:rsidRPr="00A666D1" w:rsidRDefault="001643BD" w:rsidP="00D435BE">
            <w:pPr>
              <w:pStyle w:val="CDRTableText"/>
              <w:rPr>
                <w:rFonts w:asciiTheme="majorHAnsi" w:hAnsiTheme="majorHAnsi"/>
                <w:sz w:val="24"/>
              </w:rPr>
            </w:pPr>
            <w:r w:rsidRPr="00A666D1">
              <w:rPr>
                <w:rFonts w:asciiTheme="majorHAnsi" w:hAnsiTheme="majorHAnsi"/>
                <w:sz w:val="24"/>
              </w:rPr>
              <w:t>Total Irradiance Monitor</w:t>
            </w:r>
          </w:p>
        </w:tc>
      </w:tr>
      <w:tr w:rsidR="001643BD" w:rsidRPr="007B4003" w14:paraId="2D5C097F" w14:textId="77777777" w:rsidTr="0086082C">
        <w:trPr>
          <w:cantSplit/>
          <w:jc w:val="center"/>
        </w:trPr>
        <w:tc>
          <w:tcPr>
            <w:tcW w:w="1654" w:type="dxa"/>
          </w:tcPr>
          <w:p w14:paraId="5D70978E" w14:textId="3EE52B19" w:rsidR="001643BD" w:rsidRPr="00A666D1" w:rsidRDefault="001643BD" w:rsidP="00D435BE">
            <w:pPr>
              <w:pStyle w:val="CDRTableText"/>
              <w:rPr>
                <w:rFonts w:asciiTheme="majorHAnsi" w:hAnsiTheme="majorHAnsi"/>
                <w:sz w:val="24"/>
              </w:rPr>
            </w:pPr>
            <w:r w:rsidRPr="00A666D1">
              <w:rPr>
                <w:rFonts w:asciiTheme="majorHAnsi" w:hAnsiTheme="majorHAnsi"/>
                <w:sz w:val="24"/>
              </w:rPr>
              <w:t>TRF</w:t>
            </w:r>
          </w:p>
        </w:tc>
        <w:tc>
          <w:tcPr>
            <w:tcW w:w="5614" w:type="dxa"/>
          </w:tcPr>
          <w:p w14:paraId="4372FCE1" w14:textId="19F30FE0" w:rsidR="001643BD" w:rsidRPr="00A666D1" w:rsidRDefault="001643BD" w:rsidP="00D435BE">
            <w:pPr>
              <w:pStyle w:val="CDRTableText"/>
              <w:rPr>
                <w:rFonts w:asciiTheme="majorHAnsi" w:hAnsiTheme="majorHAnsi"/>
                <w:sz w:val="24"/>
              </w:rPr>
            </w:pPr>
            <w:r w:rsidRPr="00A666D1">
              <w:rPr>
                <w:rFonts w:asciiTheme="majorHAnsi" w:hAnsiTheme="majorHAnsi"/>
                <w:sz w:val="24"/>
              </w:rPr>
              <w:t>TSI Radiometer Facility (LASP)</w:t>
            </w:r>
          </w:p>
        </w:tc>
      </w:tr>
      <w:tr w:rsidR="001643BD" w:rsidRPr="007B4003" w14:paraId="5639F710" w14:textId="77777777" w:rsidTr="0086082C">
        <w:trPr>
          <w:cantSplit/>
          <w:jc w:val="center"/>
        </w:trPr>
        <w:tc>
          <w:tcPr>
            <w:tcW w:w="1654" w:type="dxa"/>
          </w:tcPr>
          <w:p w14:paraId="0DF8F7DD" w14:textId="08C816FA" w:rsidR="001643BD" w:rsidRPr="00A666D1" w:rsidRDefault="001643BD" w:rsidP="00D435BE">
            <w:pPr>
              <w:pStyle w:val="CDRTableText"/>
              <w:rPr>
                <w:rFonts w:asciiTheme="majorHAnsi" w:hAnsiTheme="majorHAnsi"/>
                <w:sz w:val="24"/>
              </w:rPr>
            </w:pPr>
            <w:r w:rsidRPr="00A666D1">
              <w:rPr>
                <w:rFonts w:asciiTheme="majorHAnsi" w:hAnsiTheme="majorHAnsi"/>
                <w:sz w:val="24"/>
              </w:rPr>
              <w:t>TSI</w:t>
            </w:r>
          </w:p>
        </w:tc>
        <w:tc>
          <w:tcPr>
            <w:tcW w:w="5614" w:type="dxa"/>
          </w:tcPr>
          <w:p w14:paraId="2349832C" w14:textId="7F263973" w:rsidR="001643BD" w:rsidRPr="00A666D1" w:rsidRDefault="001643BD" w:rsidP="00D435BE">
            <w:pPr>
              <w:pStyle w:val="CDRTableText"/>
              <w:rPr>
                <w:rFonts w:asciiTheme="majorHAnsi" w:hAnsiTheme="majorHAnsi"/>
                <w:sz w:val="24"/>
              </w:rPr>
            </w:pPr>
            <w:r w:rsidRPr="00A666D1">
              <w:rPr>
                <w:rFonts w:asciiTheme="majorHAnsi" w:hAnsiTheme="majorHAnsi"/>
                <w:sz w:val="24"/>
              </w:rPr>
              <w:t>Total Solar Irradiance</w:t>
            </w:r>
          </w:p>
        </w:tc>
      </w:tr>
      <w:tr w:rsidR="001643BD" w:rsidRPr="007B4003" w14:paraId="7DFBA707" w14:textId="77777777" w:rsidTr="0086082C">
        <w:trPr>
          <w:cantSplit/>
          <w:jc w:val="center"/>
        </w:trPr>
        <w:tc>
          <w:tcPr>
            <w:tcW w:w="1654" w:type="dxa"/>
          </w:tcPr>
          <w:p w14:paraId="5B520376" w14:textId="3A43C2AF" w:rsidR="001643BD" w:rsidRPr="00A666D1" w:rsidRDefault="001643BD" w:rsidP="00D435BE">
            <w:pPr>
              <w:pStyle w:val="CDRTableText"/>
              <w:rPr>
                <w:rFonts w:asciiTheme="majorHAnsi" w:hAnsiTheme="majorHAnsi"/>
                <w:sz w:val="24"/>
              </w:rPr>
            </w:pPr>
            <w:r w:rsidRPr="00A666D1">
              <w:rPr>
                <w:rFonts w:asciiTheme="majorHAnsi" w:hAnsiTheme="majorHAnsi"/>
                <w:sz w:val="24"/>
              </w:rPr>
              <w:t>TSIS</w:t>
            </w:r>
          </w:p>
        </w:tc>
        <w:tc>
          <w:tcPr>
            <w:tcW w:w="5614" w:type="dxa"/>
          </w:tcPr>
          <w:p w14:paraId="745BBA01" w14:textId="54909940" w:rsidR="001643BD" w:rsidRPr="00A666D1" w:rsidRDefault="001643BD" w:rsidP="00D435BE">
            <w:pPr>
              <w:pStyle w:val="CDRTableText"/>
              <w:rPr>
                <w:rFonts w:asciiTheme="majorHAnsi" w:hAnsiTheme="majorHAnsi"/>
                <w:sz w:val="24"/>
              </w:rPr>
            </w:pPr>
            <w:r w:rsidRPr="00A666D1">
              <w:rPr>
                <w:rFonts w:asciiTheme="majorHAnsi" w:hAnsiTheme="majorHAnsi"/>
                <w:sz w:val="24"/>
              </w:rPr>
              <w:t>Total and Spectral Solar Irradiance Sensor</w:t>
            </w:r>
          </w:p>
        </w:tc>
      </w:tr>
      <w:tr w:rsidR="001643BD" w:rsidRPr="007B4003" w14:paraId="5D9B824C" w14:textId="77777777" w:rsidTr="0086082C">
        <w:trPr>
          <w:cantSplit/>
          <w:jc w:val="center"/>
        </w:trPr>
        <w:tc>
          <w:tcPr>
            <w:tcW w:w="1654" w:type="dxa"/>
          </w:tcPr>
          <w:p w14:paraId="7732B4A4" w14:textId="31E28E3A" w:rsidR="001643BD" w:rsidRPr="00A666D1" w:rsidRDefault="001643BD" w:rsidP="00D435BE">
            <w:pPr>
              <w:pStyle w:val="CDRTableText"/>
              <w:rPr>
                <w:rFonts w:asciiTheme="majorHAnsi" w:hAnsiTheme="majorHAnsi"/>
                <w:sz w:val="24"/>
              </w:rPr>
            </w:pPr>
            <w:r w:rsidRPr="00A666D1">
              <w:rPr>
                <w:rFonts w:asciiTheme="majorHAnsi" w:hAnsiTheme="majorHAnsi"/>
                <w:sz w:val="24"/>
              </w:rPr>
              <w:t>UARS</w:t>
            </w:r>
          </w:p>
        </w:tc>
        <w:tc>
          <w:tcPr>
            <w:tcW w:w="5614" w:type="dxa"/>
          </w:tcPr>
          <w:p w14:paraId="6F48F993" w14:textId="5B772122" w:rsidR="001643BD" w:rsidRPr="00A666D1" w:rsidRDefault="001643BD" w:rsidP="00D435BE">
            <w:pPr>
              <w:pStyle w:val="CDRTableText"/>
              <w:rPr>
                <w:rFonts w:asciiTheme="majorHAnsi" w:hAnsiTheme="majorHAnsi"/>
                <w:sz w:val="24"/>
              </w:rPr>
            </w:pPr>
            <w:r w:rsidRPr="00A666D1">
              <w:rPr>
                <w:rFonts w:asciiTheme="majorHAnsi" w:hAnsiTheme="majorHAnsi"/>
                <w:sz w:val="24"/>
              </w:rPr>
              <w:t>Upper Atmosphere Research Satellite</w:t>
            </w:r>
          </w:p>
        </w:tc>
      </w:tr>
      <w:tr w:rsidR="004E4A7D" w:rsidRPr="007B4003" w14:paraId="14A541C5" w14:textId="77777777" w:rsidTr="0086082C">
        <w:trPr>
          <w:cantSplit/>
          <w:jc w:val="center"/>
        </w:trPr>
        <w:tc>
          <w:tcPr>
            <w:tcW w:w="1654" w:type="dxa"/>
          </w:tcPr>
          <w:p w14:paraId="15482082" w14:textId="22D8D5BF" w:rsidR="004E4A7D" w:rsidRPr="00A666D1" w:rsidRDefault="004E4A7D" w:rsidP="00D435BE">
            <w:pPr>
              <w:pStyle w:val="CDRTableText"/>
              <w:rPr>
                <w:rFonts w:asciiTheme="majorHAnsi" w:hAnsiTheme="majorHAnsi"/>
                <w:sz w:val="24"/>
              </w:rPr>
            </w:pPr>
            <w:r w:rsidRPr="00A666D1">
              <w:rPr>
                <w:rFonts w:asciiTheme="majorHAnsi" w:hAnsiTheme="majorHAnsi"/>
                <w:sz w:val="24"/>
              </w:rPr>
              <w:t>UV</w:t>
            </w:r>
          </w:p>
        </w:tc>
        <w:tc>
          <w:tcPr>
            <w:tcW w:w="5614" w:type="dxa"/>
          </w:tcPr>
          <w:p w14:paraId="0B13E0D7" w14:textId="798CA5B4" w:rsidR="004E4A7D" w:rsidRPr="00A666D1" w:rsidRDefault="004E4A7D" w:rsidP="00D435BE">
            <w:pPr>
              <w:pStyle w:val="CDRTableText"/>
              <w:rPr>
                <w:rFonts w:asciiTheme="majorHAnsi" w:hAnsiTheme="majorHAnsi"/>
                <w:sz w:val="24"/>
              </w:rPr>
            </w:pPr>
            <w:r w:rsidRPr="00A666D1">
              <w:rPr>
                <w:rFonts w:asciiTheme="majorHAnsi" w:hAnsiTheme="majorHAnsi"/>
                <w:sz w:val="24"/>
              </w:rPr>
              <w:t>ultravio</w:t>
            </w:r>
            <w:r w:rsidR="00C27EEF" w:rsidRPr="00A666D1">
              <w:rPr>
                <w:rFonts w:asciiTheme="majorHAnsi" w:hAnsiTheme="majorHAnsi"/>
                <w:sz w:val="24"/>
              </w:rPr>
              <w:t>l</w:t>
            </w:r>
            <w:r w:rsidRPr="00A666D1">
              <w:rPr>
                <w:rFonts w:asciiTheme="majorHAnsi" w:hAnsiTheme="majorHAnsi"/>
                <w:sz w:val="24"/>
              </w:rPr>
              <w:t>et</w:t>
            </w:r>
          </w:p>
        </w:tc>
      </w:tr>
      <w:tr w:rsidR="001643BD" w:rsidRPr="007B4003" w14:paraId="787871AD" w14:textId="77777777" w:rsidTr="0086082C">
        <w:trPr>
          <w:cantSplit/>
          <w:jc w:val="center"/>
        </w:trPr>
        <w:tc>
          <w:tcPr>
            <w:tcW w:w="1654" w:type="dxa"/>
          </w:tcPr>
          <w:p w14:paraId="5C5EEA40" w14:textId="3FADF781" w:rsidR="001643BD" w:rsidRPr="00A666D1" w:rsidRDefault="001643BD" w:rsidP="00D435BE">
            <w:pPr>
              <w:pStyle w:val="CDRTableText"/>
              <w:rPr>
                <w:rFonts w:asciiTheme="majorHAnsi" w:hAnsiTheme="majorHAnsi"/>
                <w:sz w:val="24"/>
              </w:rPr>
            </w:pPr>
            <w:r w:rsidRPr="00A666D1">
              <w:rPr>
                <w:rFonts w:asciiTheme="majorHAnsi" w:hAnsiTheme="majorHAnsi"/>
                <w:sz w:val="24"/>
              </w:rPr>
              <w:t>W</w:t>
            </w:r>
          </w:p>
        </w:tc>
        <w:tc>
          <w:tcPr>
            <w:tcW w:w="5614" w:type="dxa"/>
          </w:tcPr>
          <w:p w14:paraId="404D81C6" w14:textId="0FFCDADF" w:rsidR="001643BD" w:rsidRPr="00A666D1" w:rsidRDefault="001643BD" w:rsidP="00D435BE">
            <w:pPr>
              <w:pStyle w:val="CDRTableText"/>
              <w:rPr>
                <w:rFonts w:asciiTheme="majorHAnsi" w:hAnsiTheme="majorHAnsi"/>
                <w:sz w:val="24"/>
              </w:rPr>
            </w:pPr>
            <w:r w:rsidRPr="00A666D1">
              <w:rPr>
                <w:rFonts w:asciiTheme="majorHAnsi" w:hAnsiTheme="majorHAnsi"/>
                <w:sz w:val="24"/>
              </w:rPr>
              <w:t>Watt</w:t>
            </w:r>
          </w:p>
        </w:tc>
      </w:tr>
    </w:tbl>
    <w:p w14:paraId="68095F65" w14:textId="4AEC3BDF" w:rsidR="00A65781" w:rsidRPr="00C53635" w:rsidRDefault="00A65781" w:rsidP="00A65781">
      <w:pPr>
        <w:pStyle w:val="CDRBodyText"/>
        <w:rPr>
          <w:color w:val="FF0000"/>
        </w:rPr>
      </w:pPr>
    </w:p>
    <w:sectPr w:rsidR="00A65781" w:rsidRPr="00C53635" w:rsidSect="00E319BD">
      <w:type w:val="continuous"/>
      <w:pgSz w:w="12240" w:h="15840"/>
      <w:pgMar w:top="1440" w:right="1440" w:bottom="1440" w:left="1440" w:header="720" w:footer="720" w:gutter="0"/>
      <w:pgNumType w:start="1"/>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8" w:author="Odele Coddington" w:date="2014-10-10T11:13:00Z" w:initials="OC">
    <w:p w14:paraId="1AC9E934" w14:textId="559B535C" w:rsidR="00BD4413" w:rsidRDefault="00BD4413">
      <w:pPr>
        <w:pStyle w:val="CommentText"/>
      </w:pPr>
      <w:r>
        <w:rPr>
          <w:rStyle w:val="CommentReference"/>
        </w:rPr>
        <w:annotationRef/>
      </w:r>
      <w:r>
        <w:t xml:space="preserve">Add further clarification; augment text for historical record(s). </w:t>
      </w:r>
    </w:p>
  </w:comment>
  <w:comment w:id="12" w:author="Odele Coddington" w:date="2014-10-10T11:17:00Z" w:initials="OC">
    <w:p w14:paraId="5E04957E" w14:textId="12F546A8" w:rsidR="009A46DB" w:rsidRDefault="009A46DB">
      <w:pPr>
        <w:pStyle w:val="CommentText"/>
      </w:pPr>
      <w:r>
        <w:rPr>
          <w:rStyle w:val="CommentReference"/>
        </w:rPr>
        <w:annotationRef/>
      </w:r>
      <w:r>
        <w:t>Make clear that SIM spectral resolution is variable and measured spectra are interpolated onto 1 nm bins. Reference TSIS ATBD.</w:t>
      </w:r>
    </w:p>
  </w:comment>
  <w:comment w:id="15" w:author="Odele Coddington" w:date="2014-10-10T11:15:00Z" w:initials="OC">
    <w:p w14:paraId="4C06EDE8" w14:textId="70688E45" w:rsidR="00BD4413" w:rsidRDefault="00BD4413">
      <w:pPr>
        <w:pStyle w:val="CommentText"/>
      </w:pPr>
      <w:r>
        <w:rPr>
          <w:rStyle w:val="CommentReference"/>
        </w:rPr>
        <w:annotationRef/>
      </w:r>
      <w:r>
        <w:t>Reference Table 2</w:t>
      </w:r>
      <w:r w:rsidR="009A46DB">
        <w:t>, literature references.</w:t>
      </w:r>
    </w:p>
  </w:comment>
  <w:comment w:id="16" w:author="Odele Coddington" w:date="2014-10-10T11:16:00Z" w:initials="OC">
    <w:p w14:paraId="7626D98F" w14:textId="08206663" w:rsidR="009A46DB" w:rsidRDefault="009A46DB">
      <w:pPr>
        <w:pStyle w:val="CommentText"/>
      </w:pPr>
      <w:r>
        <w:rPr>
          <w:rStyle w:val="CommentReference"/>
        </w:rPr>
        <w:annotationRef/>
      </w:r>
      <w:r>
        <w:t>Add text that this is hypothesis. Add literature references.</w:t>
      </w:r>
    </w:p>
  </w:comment>
  <w:comment w:id="24" w:author="Odele Coddington" w:date="2014-10-10T11:21:00Z" w:initials="OC">
    <w:p w14:paraId="0EEB9C6E" w14:textId="6A17C574" w:rsidR="009C5FB3" w:rsidRDefault="009C5FB3">
      <w:pPr>
        <w:pStyle w:val="CommentText"/>
      </w:pPr>
      <w:r>
        <w:rPr>
          <w:rStyle w:val="CommentReference"/>
        </w:rPr>
        <w:annotationRef/>
      </w:r>
      <w:r>
        <w:t>Reference our table of model assumptions and uncertainties.</w:t>
      </w:r>
    </w:p>
  </w:comment>
  <w:comment w:id="26" w:author="Odele Coddington" w:date="2014-10-10T11:24:00Z" w:initials="OC">
    <w:p w14:paraId="40D5B4DE" w14:textId="4F1F2EC5" w:rsidR="00E07CF3" w:rsidRDefault="00E07CF3">
      <w:pPr>
        <w:pStyle w:val="CommentText"/>
      </w:pPr>
      <w:r>
        <w:rPr>
          <w:rStyle w:val="CommentReference"/>
        </w:rPr>
        <w:annotationRef/>
      </w:r>
      <w:r>
        <w:t>Expand description of Figure 4 (bottom) to clarify where the other reference spectra are from.</w:t>
      </w:r>
    </w:p>
  </w:comment>
  <w:comment w:id="31" w:author="Daniel Wunder" w:date="2014-10-06T12:40:00Z" w:initials="DW">
    <w:p w14:paraId="1DA1409B" w14:textId="610F9257" w:rsidR="00BD4413" w:rsidRDefault="00BD4413">
      <w:pPr>
        <w:pStyle w:val="CommentText"/>
      </w:pPr>
      <w:r>
        <w:rPr>
          <w:rStyle w:val="CommentReference"/>
        </w:rPr>
        <w:annotationRef/>
      </w:r>
      <w:r>
        <w:t>Why do the output files start in 1615?</w:t>
      </w:r>
    </w:p>
  </w:comment>
  <w:comment w:id="32" w:author="Odele Coddington" w:date="2014-10-10T11:27:00Z" w:initials="OC">
    <w:p w14:paraId="540B4898" w14:textId="0C82F6C6" w:rsidR="000C1B5F" w:rsidRDefault="000C1B5F">
      <w:pPr>
        <w:pStyle w:val="CommentText"/>
      </w:pPr>
      <w:r>
        <w:rPr>
          <w:rStyle w:val="CommentReference"/>
        </w:rPr>
        <w:annotationRef/>
      </w:r>
      <w:r>
        <w:t>Check this. Introduced prior to defining.</w:t>
      </w:r>
      <w:bookmarkStart w:id="33" w:name="_GoBack"/>
      <w:bookmarkEnd w:id="33"/>
    </w:p>
  </w:comment>
  <w:comment w:id="34" w:author="Daniel Wunder" w:date="2014-10-06T12:10:00Z" w:initials="DW">
    <w:p w14:paraId="75B84F5A" w14:textId="0A1E1E3F" w:rsidR="00BD4413" w:rsidRDefault="00BD4413">
      <w:pPr>
        <w:pStyle w:val="CommentText"/>
      </w:pPr>
      <w:r>
        <w:rPr>
          <w:rStyle w:val="CommentReference"/>
        </w:rPr>
        <w:annotationRef/>
      </w:r>
      <w:r>
        <w:t>Add parenthesis for consistency with the next equation.</w:t>
      </w:r>
    </w:p>
  </w:comment>
  <w:comment w:id="40" w:author="Daniel Wunder" w:date="2014-10-06T12:46:00Z" w:initials="DW">
    <w:p w14:paraId="6F5A61FC" w14:textId="23873224" w:rsidR="00BD4413" w:rsidRDefault="00BD4413">
      <w:pPr>
        <w:pStyle w:val="CommentText"/>
      </w:pPr>
      <w:r>
        <w:rPr>
          <w:rStyle w:val="CommentReference"/>
        </w:rPr>
        <w:annotationRef/>
      </w:r>
      <w:r>
        <w:t>What about the quite sun reference coefficients?</w:t>
      </w:r>
    </w:p>
  </w:comment>
  <w:comment w:id="44" w:author="Daniel Wunder" w:date="2014-10-06T12:26:00Z" w:initials="DW">
    <w:p w14:paraId="416F850F" w14:textId="3A2BD2C8" w:rsidR="00BD4413" w:rsidRDefault="00BD4413">
      <w:pPr>
        <w:pStyle w:val="CommentText"/>
      </w:pPr>
      <w:r>
        <w:rPr>
          <w:rStyle w:val="CommentReference"/>
        </w:rPr>
        <w:annotationRef/>
      </w:r>
      <w:r>
        <w:t>May have to revisit this as we determine the final file structure of the CDR in the submission agreement.</w:t>
      </w:r>
    </w:p>
  </w:comment>
  <w:comment w:id="45" w:author="Daniel Wunder" w:date="2014-10-06T12:40:00Z" w:initials="DW">
    <w:p w14:paraId="467758B9" w14:textId="2125A0BA" w:rsidR="00BD4413" w:rsidRDefault="00BD4413">
      <w:pPr>
        <w:pStyle w:val="CommentText"/>
      </w:pPr>
      <w:r>
        <w:rPr>
          <w:rStyle w:val="CommentReference"/>
        </w:rPr>
        <w:annotationRef/>
      </w:r>
      <w:r>
        <w:t>Why does the model start in 1610?</w:t>
      </w:r>
    </w:p>
  </w:comment>
  <w:comment w:id="46" w:author="Daniel Wunder" w:date="2014-10-06T12:36:00Z" w:initials="DW">
    <w:p w14:paraId="0429A73E" w14:textId="100D1373" w:rsidR="00BD4413" w:rsidRDefault="00BD4413">
      <w:pPr>
        <w:pStyle w:val="CommentText"/>
      </w:pPr>
      <w:r>
        <w:rPr>
          <w:rStyle w:val="CommentReference"/>
        </w:rPr>
        <w:annotationRef/>
      </w:r>
      <w:r>
        <w:t xml:space="preserve">We will have to make sure we are consistent with the submission agreement. </w:t>
      </w:r>
    </w:p>
  </w:comment>
  <w:comment w:id="55" w:author="Daniel Wunder" w:date="2014-10-06T12:51:00Z" w:initials="DW">
    <w:p w14:paraId="5B0EE73A" w14:textId="7F5AFF2E" w:rsidR="00BD4413" w:rsidRDefault="00BD4413">
      <w:pPr>
        <w:pStyle w:val="CommentText"/>
      </w:pPr>
      <w:r>
        <w:rPr>
          <w:rStyle w:val="CommentReference"/>
        </w:rPr>
        <w:annotationRef/>
      </w:r>
      <w:r>
        <w:t>Is the rest of this table TBD or n/a?</w:t>
      </w:r>
    </w:p>
  </w:comment>
  <w:comment w:id="73" w:author="Daniel Wunder" w:date="2014-10-06T16:18:00Z" w:initials="DW">
    <w:p w14:paraId="41048168" w14:textId="6A4D5471" w:rsidR="00BD4413" w:rsidRDefault="00BD4413">
      <w:pPr>
        <w:pStyle w:val="CommentText"/>
      </w:pPr>
      <w:r>
        <w:rPr>
          <w:rStyle w:val="CommentReference"/>
        </w:rPr>
        <w:annotationRef/>
      </w:r>
      <w:r>
        <w:t>Nice job here, just missing a few that I saw (USAF-MWL, NIMBUS, SOLSPEC, STARA, LaTIS)</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8347CCE" w14:textId="77777777" w:rsidR="00BD4413" w:rsidRDefault="00BD4413" w:rsidP="000D7979">
      <w:pPr>
        <w:spacing w:after="0" w:line="240" w:lineRule="auto"/>
      </w:pPr>
      <w:r>
        <w:separator/>
      </w:r>
    </w:p>
    <w:p w14:paraId="00A4B060" w14:textId="77777777" w:rsidR="00BD4413" w:rsidRDefault="00BD4413"/>
  </w:endnote>
  <w:endnote w:type="continuationSeparator" w:id="0">
    <w:p w14:paraId="5DEF9956" w14:textId="77777777" w:rsidR="00BD4413" w:rsidRDefault="00BD4413" w:rsidP="000D7979">
      <w:pPr>
        <w:spacing w:after="0" w:line="240" w:lineRule="auto"/>
      </w:pPr>
      <w:r>
        <w:continuationSeparator/>
      </w:r>
    </w:p>
    <w:p w14:paraId="4BDA5F7E" w14:textId="77777777" w:rsidR="00BD4413" w:rsidRDefault="00BD441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10002FF" w:usb1="4000ACFF" w:usb2="00000009" w:usb3="00000000" w:csb0="0000019F"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E1002AFF" w:usb1="C000605B" w:usb2="00000029" w:usb3="00000000" w:csb0="000101FF" w:csb1="00000000"/>
  </w:font>
  <w:font w:name="ＭＳ 明朝">
    <w:charset w:val="4E"/>
    <w:family w:val="auto"/>
    <w:pitch w:val="variable"/>
    <w:sig w:usb0="E00002FF" w:usb1="6AC7FDFB" w:usb2="00000012" w:usb3="00000000" w:csb0="0002009F" w:csb1="00000000"/>
  </w:font>
  <w:font w:name="Cambria Math">
    <w:panose1 w:val="02040503050406030204"/>
    <w:charset w:val="00"/>
    <w:family w:val="auto"/>
    <w:pitch w:val="variable"/>
    <w:sig w:usb0="E00002FF" w:usb1="420024FF" w:usb2="00000000" w:usb3="00000000" w:csb0="0000019F" w:csb1="00000000"/>
  </w:font>
  <w:font w:name="Monaco">
    <w:panose1 w:val="02000500000000000000"/>
    <w:charset w:val="00"/>
    <w:family w:val="auto"/>
    <w:pitch w:val="variable"/>
    <w:sig w:usb0="00000003" w:usb1="00000000" w:usb2="00000000" w:usb3="00000000" w:csb0="00000001" w:csb1="00000000"/>
  </w:font>
  <w:font w:name="Verdana">
    <w:panose1 w:val="020B0604030504040204"/>
    <w:charset w:val="00"/>
    <w:family w:val="auto"/>
    <w:pitch w:val="variable"/>
    <w:sig w:usb0="A10006FF" w:usb1="4000205B" w:usb2="00000010" w:usb3="00000000" w:csb0="0000019F" w:csb1="00000000"/>
  </w:font>
  <w:font w:name="Helvetica">
    <w:panose1 w:val="00000000000000000000"/>
    <w:charset w:val="00"/>
    <w:family w:val="auto"/>
    <w:pitch w:val="variable"/>
    <w:sig w:usb0="E00002FF" w:usb1="5000785B" w:usb2="00000000" w:usb3="00000000" w:csb0="0000019F" w:csb1="00000000"/>
  </w:font>
  <w:font w:name="ＭＳ ゴシック">
    <w:charset w:val="4E"/>
    <w:family w:val="auto"/>
    <w:pitch w:val="variable"/>
    <w:sig w:usb0="E00002FF" w:usb1="6AC7FDFB" w:usb2="00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22AEE7C" w14:textId="77777777" w:rsidR="00BD4413" w:rsidRDefault="00BD4413" w:rsidP="00F33F91">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60B02FE9" w14:textId="77777777" w:rsidR="00BD4413" w:rsidRDefault="00BD4413">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9147F46" w14:textId="77777777" w:rsidR="00BD4413" w:rsidRDefault="00BD4413" w:rsidP="00F33F91">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0C1B5F">
      <w:rPr>
        <w:rStyle w:val="PageNumber"/>
        <w:noProof/>
      </w:rPr>
      <w:t>12</w:t>
    </w:r>
    <w:r>
      <w:rPr>
        <w:rStyle w:val="PageNumber"/>
      </w:rPr>
      <w:fldChar w:fldCharType="end"/>
    </w:r>
  </w:p>
  <w:p w14:paraId="7A8345AA" w14:textId="77777777" w:rsidR="00BD4413" w:rsidRDefault="00BD4413">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CF29827" w14:textId="77777777" w:rsidR="00BD4413" w:rsidRDefault="00BD4413" w:rsidP="000D7979">
      <w:pPr>
        <w:spacing w:after="0" w:line="240" w:lineRule="auto"/>
      </w:pPr>
      <w:r>
        <w:separator/>
      </w:r>
    </w:p>
    <w:p w14:paraId="11C3E13E" w14:textId="77777777" w:rsidR="00BD4413" w:rsidRDefault="00BD4413"/>
  </w:footnote>
  <w:footnote w:type="continuationSeparator" w:id="0">
    <w:p w14:paraId="27BA5D3D" w14:textId="77777777" w:rsidR="00BD4413" w:rsidRDefault="00BD4413" w:rsidP="000D7979">
      <w:pPr>
        <w:spacing w:after="0" w:line="240" w:lineRule="auto"/>
      </w:pPr>
      <w:r>
        <w:continuationSeparator/>
      </w:r>
    </w:p>
    <w:p w14:paraId="3397B5EB" w14:textId="77777777" w:rsidR="00BD4413" w:rsidRDefault="00BD4413"/>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06448D3" w14:textId="77777777" w:rsidR="00BD4413" w:rsidRDefault="00BD4413" w:rsidP="00376D06">
    <w:pPr>
      <w:pStyle w:val="CDRPageHeader"/>
    </w:pPr>
    <w:r w:rsidRPr="00B35C7D">
      <w:t xml:space="preserve">CDR </w:t>
    </w:r>
    <w:r w:rsidRPr="00E56641">
      <w:t>Program</w:t>
    </w:r>
    <w:r>
      <w:tab/>
    </w:r>
    <w:r w:rsidRPr="00F33F91">
      <w:rPr>
        <w:color w:val="000000" w:themeColor="text1"/>
      </w:rPr>
      <w:t>Solar Irradiance</w:t>
    </w:r>
    <w:r>
      <w:t xml:space="preserve"> C-ATBD</w:t>
    </w:r>
    <w:r>
      <w:tab/>
    </w:r>
    <w:r w:rsidRPr="00266086">
      <w:rPr>
        <w:color w:val="FF0000"/>
      </w:rPr>
      <w:t>&lt;TBD By CDR Program&gt;</w:t>
    </w:r>
  </w:p>
  <w:p w14:paraId="124A8FB6" w14:textId="77777777" w:rsidR="00BD4413" w:rsidRPr="00B35C7D" w:rsidRDefault="00BD4413" w:rsidP="00376D06">
    <w:pPr>
      <w:pStyle w:val="CDRPageHeaderRevisionNumber"/>
    </w:pPr>
    <w:r>
      <w:t xml:space="preserve">Rev. </w:t>
    </w:r>
    <w:r w:rsidRPr="0025299F">
      <w:rPr>
        <w:color w:val="FF0000"/>
      </w:rPr>
      <w:t>1</w:t>
    </w:r>
    <w:r w:rsidRPr="00376D06">
      <w:t xml:space="preserve">   </w:t>
    </w:r>
    <w:r w:rsidRPr="0025299F">
      <w:rPr>
        <w:color w:val="FF0000"/>
      </w:rPr>
      <w:t>MM/DD/YYYY</w:t>
    </w:r>
  </w:p>
  <w:p w14:paraId="5177F06A" w14:textId="77777777" w:rsidR="00BD4413" w:rsidRPr="00376D06" w:rsidRDefault="00BD4413" w:rsidP="00376D06">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87EAABA0"/>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4334FD2"/>
    <w:multiLevelType w:val="hybridMultilevel"/>
    <w:tmpl w:val="F650E0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87A700F"/>
    <w:multiLevelType w:val="multilevel"/>
    <w:tmpl w:val="4E5440D2"/>
    <w:styleLink w:val="CDRLists"/>
    <w:lvl w:ilvl="0">
      <w:start w:val="1"/>
      <w:numFmt w:val="bullet"/>
      <w:pStyle w:val="CDRBullet"/>
      <w:lvlText w:val=""/>
      <w:lvlJc w:val="left"/>
      <w:pPr>
        <w:ind w:left="1440" w:hanging="360"/>
      </w:pPr>
      <w:rPr>
        <w:rFonts w:ascii="Symbol" w:hAnsi="Symbol" w:hint="default"/>
      </w:rPr>
    </w:lvl>
    <w:lvl w:ilvl="1">
      <w:start w:val="1"/>
      <w:numFmt w:val="lowerLetter"/>
      <w:lvlRestart w:val="0"/>
      <w:pStyle w:val="CDRAlphaList"/>
      <w:lvlText w:val="%2."/>
      <w:lvlJc w:val="left"/>
      <w:pPr>
        <w:ind w:left="1440" w:hanging="360"/>
      </w:pPr>
      <w:rPr>
        <w:rFonts w:ascii="Cambria" w:hAnsi="Cambria" w:hint="default"/>
        <w:b w:val="0"/>
        <w:i w:val="0"/>
      </w:rPr>
    </w:lvl>
    <w:lvl w:ilvl="2">
      <w:start w:val="1"/>
      <w:numFmt w:val="none"/>
      <w:lvlRestart w:val="0"/>
      <w:pStyle w:val="CDRStandard"/>
      <w:suff w:val="space"/>
      <w:lvlText w:val="%3Standard:"/>
      <w:lvlJc w:val="left"/>
      <w:pPr>
        <w:ind w:left="1080" w:firstLine="0"/>
      </w:pPr>
      <w:rPr>
        <w:rFonts w:hint="default"/>
        <w:b/>
        <w:i/>
      </w:rPr>
    </w:lvl>
    <w:lvl w:ilvl="3">
      <w:start w:val="1"/>
      <w:numFmt w:val="none"/>
      <w:pStyle w:val="CDRGuideline"/>
      <w:suff w:val="space"/>
      <w:lvlText w:val="%4Guideline:"/>
      <w:lvlJc w:val="left"/>
      <w:pPr>
        <w:ind w:left="1080" w:firstLine="0"/>
      </w:pPr>
      <w:rPr>
        <w:rFonts w:hint="default"/>
        <w:b/>
        <w:i/>
      </w:rPr>
    </w:lvl>
    <w:lvl w:ilvl="4">
      <w:start w:val="1"/>
      <w:numFmt w:val="none"/>
      <w:pStyle w:val="CDRRecommendation"/>
      <w:suff w:val="space"/>
      <w:lvlText w:val="%5Recommendation:"/>
      <w:lvlJc w:val="left"/>
      <w:pPr>
        <w:ind w:left="1080" w:firstLine="0"/>
      </w:pPr>
      <w:rPr>
        <w:rFonts w:hint="default"/>
        <w:b/>
        <w:i/>
        <w:sz w:val="24"/>
      </w:rPr>
    </w:lvl>
    <w:lvl w:ilvl="5">
      <w:start w:val="1"/>
      <w:numFmt w:val="none"/>
      <w:pStyle w:val="CDRRationale"/>
      <w:suff w:val="space"/>
      <w:lvlText w:val="%6Rationale:"/>
      <w:lvlJc w:val="left"/>
      <w:pPr>
        <w:ind w:left="1080" w:firstLine="0"/>
      </w:pPr>
      <w:rPr>
        <w:rFonts w:hint="default"/>
        <w:b/>
        <w:i w:val="0"/>
      </w:rPr>
    </w:lvl>
    <w:lvl w:ilvl="6">
      <w:start w:val="1"/>
      <w:numFmt w:val="decimal"/>
      <w:lvlRestart w:val="0"/>
      <w:pStyle w:val="CDRExampleHeading"/>
      <w:lvlText w:val="Example %7."/>
      <w:lvlJc w:val="left"/>
      <w:pPr>
        <w:ind w:left="2520" w:hanging="1440"/>
      </w:pPr>
      <w:rPr>
        <w:rFonts w:hint="default"/>
        <w:b/>
        <w:i w:val="0"/>
      </w:rPr>
    </w:lvl>
    <w:lvl w:ilvl="7">
      <w:start w:val="1"/>
      <w:numFmt w:val="lowerLetter"/>
      <w:pStyle w:val="CDRStandardSubPart"/>
      <w:lvlText w:val="%8."/>
      <w:lvlJc w:val="left"/>
      <w:pPr>
        <w:tabs>
          <w:tab w:val="num" w:pos="1440"/>
        </w:tabs>
        <w:ind w:left="1440" w:hanging="360"/>
      </w:pPr>
      <w:rPr>
        <w:rFonts w:ascii="Cambria" w:hAnsi="Cambria" w:hint="default"/>
        <w:b w:val="0"/>
        <w:i w:val="0"/>
      </w:rPr>
    </w:lvl>
    <w:lvl w:ilvl="8">
      <w:start w:val="1"/>
      <w:numFmt w:val="decimal"/>
      <w:pStyle w:val="CDRNumberedList"/>
      <w:lvlText w:val="%9."/>
      <w:lvlJc w:val="left"/>
      <w:pPr>
        <w:ind w:left="1440" w:hanging="360"/>
      </w:pPr>
      <w:rPr>
        <w:rFonts w:ascii="Cambria" w:hAnsi="Cambria" w:hint="default"/>
        <w:b w:val="0"/>
        <w:i w:val="0"/>
      </w:rPr>
    </w:lvl>
  </w:abstractNum>
  <w:abstractNum w:abstractNumId="3">
    <w:nsid w:val="0BDE64AE"/>
    <w:multiLevelType w:val="hybridMultilevel"/>
    <w:tmpl w:val="749055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BCB694E"/>
    <w:multiLevelType w:val="hybridMultilevel"/>
    <w:tmpl w:val="5D40D6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26E2007"/>
    <w:multiLevelType w:val="multilevel"/>
    <w:tmpl w:val="57C6B93A"/>
    <w:lvl w:ilvl="0">
      <w:start w:val="1"/>
      <w:numFmt w:val="decimal"/>
      <w:lvlText w:val="%1."/>
      <w:lvlJc w:val="left"/>
      <w:pPr>
        <w:ind w:left="648" w:hanging="648"/>
      </w:pPr>
      <w:rPr>
        <w:rFonts w:hint="default"/>
      </w:rPr>
    </w:lvl>
    <w:lvl w:ilvl="1">
      <w:start w:val="1"/>
      <w:numFmt w:val="decimal"/>
      <w:lvlText w:val="%1.%2"/>
      <w:lvlJc w:val="left"/>
      <w:pPr>
        <w:ind w:left="936" w:hanging="936"/>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224" w:hanging="1224"/>
      </w:pPr>
      <w:rPr>
        <w:rFonts w:hint="default"/>
      </w:rPr>
    </w:lvl>
    <w:lvl w:ilvl="4">
      <w:start w:val="1"/>
      <w:numFmt w:val="decimal"/>
      <w:lvlText w:val="%1.%2.%3.%4.%5"/>
      <w:lvlJc w:val="left"/>
      <w:pPr>
        <w:ind w:left="1224" w:hanging="1224"/>
      </w:pPr>
      <w:rPr>
        <w:rFonts w:hint="default"/>
      </w:rPr>
    </w:lvl>
    <w:lvl w:ilvl="5">
      <w:start w:val="1"/>
      <w:numFmt w:val="upperLetter"/>
      <w:pStyle w:val="Heading6"/>
      <w:lvlText w:val="Appendix %6."/>
      <w:lvlJc w:val="left"/>
      <w:pPr>
        <w:ind w:left="2304" w:hanging="2304"/>
      </w:pPr>
      <w:rPr>
        <w:rFonts w:hint="default"/>
      </w:rPr>
    </w:lvl>
    <w:lvl w:ilvl="6">
      <w:start w:val="1"/>
      <w:numFmt w:val="none"/>
      <w:pStyle w:val="Heading7"/>
      <w:lvlText w:val=""/>
      <w:lvlJc w:val="left"/>
      <w:pPr>
        <w:ind w:left="2520" w:hanging="360"/>
      </w:pPr>
      <w:rPr>
        <w:rFonts w:hint="default"/>
      </w:rPr>
    </w:lvl>
    <w:lvl w:ilvl="7">
      <w:start w:val="1"/>
      <w:numFmt w:val="none"/>
      <w:pStyle w:val="Heading8"/>
      <w:lvlText w:val=""/>
      <w:lvlJc w:val="left"/>
      <w:pPr>
        <w:ind w:left="2880" w:hanging="360"/>
      </w:pPr>
      <w:rPr>
        <w:rFonts w:hint="default"/>
      </w:rPr>
    </w:lvl>
    <w:lvl w:ilvl="8">
      <w:start w:val="1"/>
      <w:numFmt w:val="none"/>
      <w:pStyle w:val="Heading9"/>
      <w:lvlText w:val=""/>
      <w:lvlJc w:val="left"/>
      <w:pPr>
        <w:ind w:left="3240" w:hanging="360"/>
      </w:pPr>
      <w:rPr>
        <w:rFonts w:hint="default"/>
      </w:rPr>
    </w:lvl>
  </w:abstractNum>
  <w:abstractNum w:abstractNumId="6">
    <w:nsid w:val="23DD14AC"/>
    <w:multiLevelType w:val="hybridMultilevel"/>
    <w:tmpl w:val="A050B20A"/>
    <w:lvl w:ilvl="0" w:tplc="04090003">
      <w:start w:val="1"/>
      <w:numFmt w:val="bullet"/>
      <w:lvlText w:val="o"/>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3DB763CC"/>
    <w:multiLevelType w:val="multilevel"/>
    <w:tmpl w:val="761EC446"/>
    <w:styleLink w:val="CDRAppendixHeadings"/>
    <w:lvl w:ilvl="0">
      <w:start w:val="1"/>
      <w:numFmt w:val="upperLetter"/>
      <w:pStyle w:val="CDRAppendixHeading"/>
      <w:lvlText w:val="Appendix %1."/>
      <w:lvlJc w:val="left"/>
      <w:pPr>
        <w:ind w:left="2304" w:hanging="2304"/>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nsid w:val="4A92108F"/>
    <w:multiLevelType w:val="multilevel"/>
    <w:tmpl w:val="0B8EA508"/>
    <w:styleLink w:val="CDRHeadings"/>
    <w:lvl w:ilvl="0">
      <w:start w:val="1"/>
      <w:numFmt w:val="decimal"/>
      <w:lvlText w:val="%1."/>
      <w:lvlJc w:val="left"/>
      <w:pPr>
        <w:ind w:left="432" w:hanging="432"/>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432" w:hanging="432"/>
      </w:pPr>
      <w:rPr>
        <w:rFonts w:hint="default"/>
      </w:rPr>
    </w:lvl>
    <w:lvl w:ilvl="3">
      <w:start w:val="1"/>
      <w:numFmt w:val="decimal"/>
      <w:lvlText w:val="%1.%2.%3.%4."/>
      <w:lvlJc w:val="left"/>
      <w:pPr>
        <w:ind w:left="432" w:hanging="432"/>
      </w:pPr>
      <w:rPr>
        <w:rFonts w:hint="default"/>
      </w:rPr>
    </w:lvl>
    <w:lvl w:ilvl="4">
      <w:start w:val="1"/>
      <w:numFmt w:val="decimal"/>
      <w:lvlText w:val="%1.%2.%3.%4.%5."/>
      <w:lvlJc w:val="left"/>
      <w:pPr>
        <w:ind w:left="432" w:hanging="432"/>
      </w:pPr>
      <w:rPr>
        <w:rFonts w:hint="default"/>
      </w:rPr>
    </w:lvl>
    <w:lvl w:ilvl="5">
      <w:start w:val="1"/>
      <w:numFmt w:val="decimal"/>
      <w:lvlText w:val="%1.%2.%3.%4.%5.%6."/>
      <w:lvlJc w:val="left"/>
      <w:pPr>
        <w:ind w:left="432" w:hanging="432"/>
      </w:pPr>
      <w:rPr>
        <w:rFonts w:hint="default"/>
      </w:rPr>
    </w:lvl>
    <w:lvl w:ilvl="6">
      <w:start w:val="1"/>
      <w:numFmt w:val="decimal"/>
      <w:lvlText w:val="%1.%2.%3.%4.%5.%6.%7."/>
      <w:lvlJc w:val="left"/>
      <w:pPr>
        <w:ind w:left="432" w:hanging="432"/>
      </w:pPr>
      <w:rPr>
        <w:rFonts w:hint="default"/>
      </w:rPr>
    </w:lvl>
    <w:lvl w:ilvl="7">
      <w:start w:val="1"/>
      <w:numFmt w:val="decimal"/>
      <w:lvlText w:val="%1.%2.%3.%4.%5.%6.%7.%8."/>
      <w:lvlJc w:val="left"/>
      <w:pPr>
        <w:ind w:left="432" w:hanging="432"/>
      </w:pPr>
      <w:rPr>
        <w:rFonts w:hint="default"/>
      </w:rPr>
    </w:lvl>
    <w:lvl w:ilvl="8">
      <w:start w:val="1"/>
      <w:numFmt w:val="decimal"/>
      <w:lvlText w:val="%1.%2.%3.%4.%5.%6.%7.%8.%9."/>
      <w:lvlJc w:val="left"/>
      <w:pPr>
        <w:ind w:left="432" w:hanging="432"/>
      </w:pPr>
      <w:rPr>
        <w:rFonts w:hint="default"/>
      </w:rPr>
    </w:lvl>
  </w:abstractNum>
  <w:abstractNum w:abstractNumId="9">
    <w:nsid w:val="4DF03C85"/>
    <w:multiLevelType w:val="hybridMultilevel"/>
    <w:tmpl w:val="85CEC472"/>
    <w:lvl w:ilvl="0" w:tplc="D6446B74">
      <w:start w:val="1"/>
      <w:numFmt w:val="lowerLetter"/>
      <w:pStyle w:val="ListAlphabetic"/>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20E321A"/>
    <w:multiLevelType w:val="hybridMultilevel"/>
    <w:tmpl w:val="ECFC24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3F40C93"/>
    <w:multiLevelType w:val="hybridMultilevel"/>
    <w:tmpl w:val="0F4E84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73C7026"/>
    <w:multiLevelType w:val="hybridMultilevel"/>
    <w:tmpl w:val="414C91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DA3737B"/>
    <w:multiLevelType w:val="multilevel"/>
    <w:tmpl w:val="D36C8730"/>
    <w:styleLink w:val="CDRHeadingListStyle"/>
    <w:lvl w:ilvl="0">
      <w:start w:val="1"/>
      <w:numFmt w:val="decimal"/>
      <w:pStyle w:val="CDRHeading1"/>
      <w:lvlText w:val="%1."/>
      <w:lvlJc w:val="left"/>
      <w:pPr>
        <w:ind w:left="1080" w:hanging="1080"/>
      </w:pPr>
      <w:rPr>
        <w:rFonts w:hint="default"/>
      </w:rPr>
    </w:lvl>
    <w:lvl w:ilvl="1">
      <w:start w:val="1"/>
      <w:numFmt w:val="decimal"/>
      <w:pStyle w:val="CDRHeading2"/>
      <w:lvlText w:val="%1.%2"/>
      <w:lvlJc w:val="left"/>
      <w:pPr>
        <w:ind w:left="1080" w:hanging="1080"/>
      </w:pPr>
      <w:rPr>
        <w:rFonts w:hint="default"/>
      </w:rPr>
    </w:lvl>
    <w:lvl w:ilvl="2">
      <w:start w:val="1"/>
      <w:numFmt w:val="decimal"/>
      <w:pStyle w:val="CDRHeading3"/>
      <w:lvlText w:val="%1.%2.%3"/>
      <w:lvlJc w:val="left"/>
      <w:pPr>
        <w:ind w:left="1080" w:hanging="1080"/>
      </w:pPr>
      <w:rPr>
        <w:rFonts w:hint="default"/>
      </w:rPr>
    </w:lvl>
    <w:lvl w:ilvl="3">
      <w:start w:val="1"/>
      <w:numFmt w:val="decimal"/>
      <w:pStyle w:val="CDRHeading4"/>
      <w:lvlText w:val="%1.%2.%3.%4"/>
      <w:lvlJc w:val="left"/>
      <w:pPr>
        <w:ind w:left="1080" w:hanging="1080"/>
      </w:pPr>
      <w:rPr>
        <w:rFonts w:hint="default"/>
      </w:rPr>
    </w:lvl>
    <w:lvl w:ilvl="4">
      <w:start w:val="1"/>
      <w:numFmt w:val="decimal"/>
      <w:pStyle w:val="CDRHeading5"/>
      <w:lvlText w:val="%1.%2.%3.%4.%5"/>
      <w:lvlJc w:val="left"/>
      <w:pPr>
        <w:ind w:left="1080" w:hanging="1080"/>
      </w:pPr>
      <w:rPr>
        <w:rFonts w:hint="default"/>
      </w:rPr>
    </w:lvl>
    <w:lvl w:ilvl="5">
      <w:start w:val="1"/>
      <w:numFmt w:val="none"/>
      <w:pStyle w:val="CDRHeading6"/>
      <w:lvlText w:val=""/>
      <w:lvlJc w:val="left"/>
      <w:pPr>
        <w:ind w:left="2304" w:hanging="2304"/>
      </w:pPr>
      <w:rPr>
        <w:rFonts w:hint="default"/>
      </w:rPr>
    </w:lvl>
    <w:lvl w:ilvl="6">
      <w:start w:val="1"/>
      <w:numFmt w:val="none"/>
      <w:pStyle w:val="CDRHeading7"/>
      <w:lvlText w:val=""/>
      <w:lvlJc w:val="left"/>
      <w:pPr>
        <w:ind w:left="2520" w:hanging="360"/>
      </w:pPr>
      <w:rPr>
        <w:rFonts w:hint="default"/>
      </w:rPr>
    </w:lvl>
    <w:lvl w:ilvl="7">
      <w:start w:val="1"/>
      <w:numFmt w:val="none"/>
      <w:pStyle w:val="CDRHeading8"/>
      <w:lvlText w:val=""/>
      <w:lvlJc w:val="left"/>
      <w:pPr>
        <w:ind w:left="2880" w:hanging="360"/>
      </w:pPr>
      <w:rPr>
        <w:rFonts w:hint="default"/>
      </w:rPr>
    </w:lvl>
    <w:lvl w:ilvl="8">
      <w:start w:val="1"/>
      <w:numFmt w:val="none"/>
      <w:pStyle w:val="CDRHeading9"/>
      <w:lvlText w:val=""/>
      <w:lvlJc w:val="left"/>
      <w:pPr>
        <w:ind w:left="3240" w:hanging="360"/>
      </w:pPr>
      <w:rPr>
        <w:rFonts w:hint="default"/>
      </w:rPr>
    </w:lvl>
  </w:abstractNum>
  <w:abstractNum w:abstractNumId="14">
    <w:nsid w:val="67E8012A"/>
    <w:multiLevelType w:val="hybridMultilevel"/>
    <w:tmpl w:val="904C3CE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6AD9578C"/>
    <w:multiLevelType w:val="multilevel"/>
    <w:tmpl w:val="4E5440D2"/>
    <w:numStyleLink w:val="CDRLists"/>
  </w:abstractNum>
  <w:abstractNum w:abstractNumId="16">
    <w:nsid w:val="72FC78C0"/>
    <w:multiLevelType w:val="hybridMultilevel"/>
    <w:tmpl w:val="AAF4DE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73026A15"/>
    <w:multiLevelType w:val="hybridMultilevel"/>
    <w:tmpl w:val="476C59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2"/>
  </w:num>
  <w:num w:numId="3">
    <w:abstractNumId w:val="15"/>
  </w:num>
  <w:num w:numId="4">
    <w:abstractNumId w:val="5"/>
  </w:num>
  <w:num w:numId="5">
    <w:abstractNumId w:val="9"/>
  </w:num>
  <w:num w:numId="6">
    <w:abstractNumId w:val="8"/>
  </w:num>
  <w:num w:numId="7">
    <w:abstractNumId w:val="7"/>
  </w:num>
  <w:num w:numId="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4"/>
  </w:num>
  <w:num w:numId="10">
    <w:abstractNumId w:val="17"/>
  </w:num>
  <w:num w:numId="11">
    <w:abstractNumId w:val="3"/>
  </w:num>
  <w:num w:numId="12">
    <w:abstractNumId w:val="1"/>
  </w:num>
  <w:num w:numId="13">
    <w:abstractNumId w:val="4"/>
  </w:num>
  <w:num w:numId="14">
    <w:abstractNumId w:val="0"/>
  </w:num>
  <w:num w:numId="15">
    <w:abstractNumId w:val="16"/>
  </w:num>
  <w:num w:numId="16">
    <w:abstractNumId w:val="10"/>
  </w:num>
  <w:num w:numId="17">
    <w:abstractNumId w:val="11"/>
  </w:num>
  <w:num w:numId="18">
    <w:abstractNumId w:val="12"/>
  </w:num>
  <w:num w:numId="19">
    <w:abstractNumId w:val="6"/>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576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E0EBE"/>
    <w:rsid w:val="00001182"/>
    <w:rsid w:val="000015B5"/>
    <w:rsid w:val="00001C6C"/>
    <w:rsid w:val="000029F1"/>
    <w:rsid w:val="0000431A"/>
    <w:rsid w:val="00005C9B"/>
    <w:rsid w:val="00010960"/>
    <w:rsid w:val="00011D3D"/>
    <w:rsid w:val="00012376"/>
    <w:rsid w:val="0001507B"/>
    <w:rsid w:val="00016801"/>
    <w:rsid w:val="00016D9A"/>
    <w:rsid w:val="00016F14"/>
    <w:rsid w:val="000200DB"/>
    <w:rsid w:val="000204F9"/>
    <w:rsid w:val="00021C73"/>
    <w:rsid w:val="00022936"/>
    <w:rsid w:val="00022B24"/>
    <w:rsid w:val="000232FB"/>
    <w:rsid w:val="00024043"/>
    <w:rsid w:val="00025A80"/>
    <w:rsid w:val="0002753B"/>
    <w:rsid w:val="00027825"/>
    <w:rsid w:val="00027CDC"/>
    <w:rsid w:val="000309AB"/>
    <w:rsid w:val="00031838"/>
    <w:rsid w:val="00032622"/>
    <w:rsid w:val="00033C54"/>
    <w:rsid w:val="00037A85"/>
    <w:rsid w:val="000408FF"/>
    <w:rsid w:val="00041339"/>
    <w:rsid w:val="0004229E"/>
    <w:rsid w:val="0004275A"/>
    <w:rsid w:val="0004339C"/>
    <w:rsid w:val="00044832"/>
    <w:rsid w:val="00046C65"/>
    <w:rsid w:val="00046C94"/>
    <w:rsid w:val="00047266"/>
    <w:rsid w:val="00047365"/>
    <w:rsid w:val="000477E1"/>
    <w:rsid w:val="00047EBA"/>
    <w:rsid w:val="00050353"/>
    <w:rsid w:val="00050C65"/>
    <w:rsid w:val="00051332"/>
    <w:rsid w:val="000519F3"/>
    <w:rsid w:val="0005397E"/>
    <w:rsid w:val="00053D19"/>
    <w:rsid w:val="00055C32"/>
    <w:rsid w:val="000561DE"/>
    <w:rsid w:val="0005635F"/>
    <w:rsid w:val="000625B8"/>
    <w:rsid w:val="000628FA"/>
    <w:rsid w:val="0006398D"/>
    <w:rsid w:val="00063BB5"/>
    <w:rsid w:val="00064054"/>
    <w:rsid w:val="00071A4A"/>
    <w:rsid w:val="00072578"/>
    <w:rsid w:val="00072DF3"/>
    <w:rsid w:val="0007571D"/>
    <w:rsid w:val="00076986"/>
    <w:rsid w:val="00077107"/>
    <w:rsid w:val="00077381"/>
    <w:rsid w:val="000777DC"/>
    <w:rsid w:val="0008084F"/>
    <w:rsid w:val="00080E56"/>
    <w:rsid w:val="00080F21"/>
    <w:rsid w:val="00082272"/>
    <w:rsid w:val="00082B15"/>
    <w:rsid w:val="00084553"/>
    <w:rsid w:val="000851CF"/>
    <w:rsid w:val="00085BAD"/>
    <w:rsid w:val="00085D6F"/>
    <w:rsid w:val="000861BA"/>
    <w:rsid w:val="00086B2A"/>
    <w:rsid w:val="00087B63"/>
    <w:rsid w:val="000918E4"/>
    <w:rsid w:val="00091987"/>
    <w:rsid w:val="00091E22"/>
    <w:rsid w:val="00092335"/>
    <w:rsid w:val="0009242E"/>
    <w:rsid w:val="0009303F"/>
    <w:rsid w:val="000932EC"/>
    <w:rsid w:val="00093DB3"/>
    <w:rsid w:val="00095ADD"/>
    <w:rsid w:val="00096399"/>
    <w:rsid w:val="000A0614"/>
    <w:rsid w:val="000A2BFE"/>
    <w:rsid w:val="000A61EC"/>
    <w:rsid w:val="000A6974"/>
    <w:rsid w:val="000A6C3E"/>
    <w:rsid w:val="000B000A"/>
    <w:rsid w:val="000B0783"/>
    <w:rsid w:val="000B23A5"/>
    <w:rsid w:val="000B25A6"/>
    <w:rsid w:val="000B37B5"/>
    <w:rsid w:val="000B5E63"/>
    <w:rsid w:val="000B6205"/>
    <w:rsid w:val="000B6A87"/>
    <w:rsid w:val="000B6E52"/>
    <w:rsid w:val="000B70C0"/>
    <w:rsid w:val="000B72CE"/>
    <w:rsid w:val="000C124B"/>
    <w:rsid w:val="000C14AD"/>
    <w:rsid w:val="000C19D7"/>
    <w:rsid w:val="000C1B5F"/>
    <w:rsid w:val="000C614C"/>
    <w:rsid w:val="000C63AB"/>
    <w:rsid w:val="000D0612"/>
    <w:rsid w:val="000D19E1"/>
    <w:rsid w:val="000D3418"/>
    <w:rsid w:val="000D3513"/>
    <w:rsid w:val="000D3B21"/>
    <w:rsid w:val="000D3B4F"/>
    <w:rsid w:val="000D5BAA"/>
    <w:rsid w:val="000D6C1A"/>
    <w:rsid w:val="000D6D29"/>
    <w:rsid w:val="000D7979"/>
    <w:rsid w:val="000D7A71"/>
    <w:rsid w:val="000E098A"/>
    <w:rsid w:val="000E180E"/>
    <w:rsid w:val="000E1C19"/>
    <w:rsid w:val="000E3F81"/>
    <w:rsid w:val="000E4A49"/>
    <w:rsid w:val="000E4BEB"/>
    <w:rsid w:val="000E6045"/>
    <w:rsid w:val="000E7C06"/>
    <w:rsid w:val="000F0D63"/>
    <w:rsid w:val="000F1FC4"/>
    <w:rsid w:val="000F33FE"/>
    <w:rsid w:val="000F4C8E"/>
    <w:rsid w:val="0010007C"/>
    <w:rsid w:val="00100F4C"/>
    <w:rsid w:val="00101316"/>
    <w:rsid w:val="00101972"/>
    <w:rsid w:val="00102899"/>
    <w:rsid w:val="0010566F"/>
    <w:rsid w:val="00105F70"/>
    <w:rsid w:val="00107693"/>
    <w:rsid w:val="00107B4F"/>
    <w:rsid w:val="00107D53"/>
    <w:rsid w:val="00110038"/>
    <w:rsid w:val="001122F7"/>
    <w:rsid w:val="001123FB"/>
    <w:rsid w:val="0011398D"/>
    <w:rsid w:val="001151B6"/>
    <w:rsid w:val="00116168"/>
    <w:rsid w:val="0011772D"/>
    <w:rsid w:val="00122AEF"/>
    <w:rsid w:val="0012578F"/>
    <w:rsid w:val="00125F61"/>
    <w:rsid w:val="0013113F"/>
    <w:rsid w:val="00132129"/>
    <w:rsid w:val="0013587E"/>
    <w:rsid w:val="001377C9"/>
    <w:rsid w:val="001377F9"/>
    <w:rsid w:val="00140C91"/>
    <w:rsid w:val="00143CE3"/>
    <w:rsid w:val="00146A38"/>
    <w:rsid w:val="0015005B"/>
    <w:rsid w:val="00150B2B"/>
    <w:rsid w:val="00151381"/>
    <w:rsid w:val="00151F89"/>
    <w:rsid w:val="00152647"/>
    <w:rsid w:val="00153817"/>
    <w:rsid w:val="00153BF6"/>
    <w:rsid w:val="0015543B"/>
    <w:rsid w:val="00157BB5"/>
    <w:rsid w:val="00157FF3"/>
    <w:rsid w:val="00161209"/>
    <w:rsid w:val="0016280A"/>
    <w:rsid w:val="00162C20"/>
    <w:rsid w:val="001643BD"/>
    <w:rsid w:val="00164AFE"/>
    <w:rsid w:val="00164D1A"/>
    <w:rsid w:val="00164E36"/>
    <w:rsid w:val="00167158"/>
    <w:rsid w:val="00167FBC"/>
    <w:rsid w:val="00170875"/>
    <w:rsid w:val="00171431"/>
    <w:rsid w:val="0017150F"/>
    <w:rsid w:val="001715FC"/>
    <w:rsid w:val="00172A66"/>
    <w:rsid w:val="0017408F"/>
    <w:rsid w:val="001741F0"/>
    <w:rsid w:val="001745A5"/>
    <w:rsid w:val="00174C1B"/>
    <w:rsid w:val="00176E88"/>
    <w:rsid w:val="001778B5"/>
    <w:rsid w:val="00181F5E"/>
    <w:rsid w:val="001821CD"/>
    <w:rsid w:val="00182A30"/>
    <w:rsid w:val="00184295"/>
    <w:rsid w:val="001904BB"/>
    <w:rsid w:val="001905AD"/>
    <w:rsid w:val="0019197C"/>
    <w:rsid w:val="00191BC8"/>
    <w:rsid w:val="001920B1"/>
    <w:rsid w:val="001928F7"/>
    <w:rsid w:val="00192A53"/>
    <w:rsid w:val="00192C56"/>
    <w:rsid w:val="00196F2D"/>
    <w:rsid w:val="00197603"/>
    <w:rsid w:val="001976BB"/>
    <w:rsid w:val="00197A86"/>
    <w:rsid w:val="001A0CD1"/>
    <w:rsid w:val="001A0D01"/>
    <w:rsid w:val="001A2D83"/>
    <w:rsid w:val="001A556F"/>
    <w:rsid w:val="001A5BF7"/>
    <w:rsid w:val="001A7B0C"/>
    <w:rsid w:val="001B0200"/>
    <w:rsid w:val="001B39A4"/>
    <w:rsid w:val="001B418D"/>
    <w:rsid w:val="001B4989"/>
    <w:rsid w:val="001B4B65"/>
    <w:rsid w:val="001B6FD1"/>
    <w:rsid w:val="001B7B35"/>
    <w:rsid w:val="001C0876"/>
    <w:rsid w:val="001C1B1E"/>
    <w:rsid w:val="001C29DB"/>
    <w:rsid w:val="001C2BF8"/>
    <w:rsid w:val="001C3CC4"/>
    <w:rsid w:val="001C44DC"/>
    <w:rsid w:val="001C4664"/>
    <w:rsid w:val="001C4697"/>
    <w:rsid w:val="001C51B0"/>
    <w:rsid w:val="001D0031"/>
    <w:rsid w:val="001D199F"/>
    <w:rsid w:val="001D221B"/>
    <w:rsid w:val="001D4093"/>
    <w:rsid w:val="001D44FB"/>
    <w:rsid w:val="001D5128"/>
    <w:rsid w:val="001D5964"/>
    <w:rsid w:val="001D5B63"/>
    <w:rsid w:val="001D68FF"/>
    <w:rsid w:val="001D73FD"/>
    <w:rsid w:val="001E0393"/>
    <w:rsid w:val="001E04FB"/>
    <w:rsid w:val="001E1DD8"/>
    <w:rsid w:val="001E2359"/>
    <w:rsid w:val="001E4444"/>
    <w:rsid w:val="001E4DCD"/>
    <w:rsid w:val="001E5145"/>
    <w:rsid w:val="001E5DEB"/>
    <w:rsid w:val="001F0AC0"/>
    <w:rsid w:val="001F12F6"/>
    <w:rsid w:val="001F1681"/>
    <w:rsid w:val="001F2AE2"/>
    <w:rsid w:val="001F31E5"/>
    <w:rsid w:val="001F3900"/>
    <w:rsid w:val="001F402D"/>
    <w:rsid w:val="001F47EE"/>
    <w:rsid w:val="001F4BAB"/>
    <w:rsid w:val="001F5AA0"/>
    <w:rsid w:val="001F63A5"/>
    <w:rsid w:val="00200B32"/>
    <w:rsid w:val="00201E2F"/>
    <w:rsid w:val="00201EAF"/>
    <w:rsid w:val="002029B8"/>
    <w:rsid w:val="002044DB"/>
    <w:rsid w:val="00205039"/>
    <w:rsid w:val="002050BB"/>
    <w:rsid w:val="00205467"/>
    <w:rsid w:val="002055C4"/>
    <w:rsid w:val="00205BD0"/>
    <w:rsid w:val="0020603E"/>
    <w:rsid w:val="0020611C"/>
    <w:rsid w:val="0020665E"/>
    <w:rsid w:val="00210514"/>
    <w:rsid w:val="0021078F"/>
    <w:rsid w:val="00211831"/>
    <w:rsid w:val="00211BF5"/>
    <w:rsid w:val="002128F1"/>
    <w:rsid w:val="00216981"/>
    <w:rsid w:val="0022147F"/>
    <w:rsid w:val="00222662"/>
    <w:rsid w:val="00222CE2"/>
    <w:rsid w:val="002236C0"/>
    <w:rsid w:val="002238ED"/>
    <w:rsid w:val="00223E59"/>
    <w:rsid w:val="002265CA"/>
    <w:rsid w:val="00226E85"/>
    <w:rsid w:val="0023018F"/>
    <w:rsid w:val="002309E1"/>
    <w:rsid w:val="00231A99"/>
    <w:rsid w:val="002326C6"/>
    <w:rsid w:val="00232EBA"/>
    <w:rsid w:val="00233E44"/>
    <w:rsid w:val="00234376"/>
    <w:rsid w:val="00236034"/>
    <w:rsid w:val="002371D6"/>
    <w:rsid w:val="002404BD"/>
    <w:rsid w:val="0024051A"/>
    <w:rsid w:val="00240B8C"/>
    <w:rsid w:val="00242C0D"/>
    <w:rsid w:val="00242EB5"/>
    <w:rsid w:val="00243258"/>
    <w:rsid w:val="00244912"/>
    <w:rsid w:val="00245CC0"/>
    <w:rsid w:val="00246AD5"/>
    <w:rsid w:val="002478CB"/>
    <w:rsid w:val="00247F64"/>
    <w:rsid w:val="00250956"/>
    <w:rsid w:val="00250B70"/>
    <w:rsid w:val="00251591"/>
    <w:rsid w:val="0025299F"/>
    <w:rsid w:val="00253090"/>
    <w:rsid w:val="002534B7"/>
    <w:rsid w:val="00253D9B"/>
    <w:rsid w:val="00253F69"/>
    <w:rsid w:val="00255AAD"/>
    <w:rsid w:val="002607E2"/>
    <w:rsid w:val="0026122C"/>
    <w:rsid w:val="0026134A"/>
    <w:rsid w:val="0026149C"/>
    <w:rsid w:val="00262464"/>
    <w:rsid w:val="00264356"/>
    <w:rsid w:val="0026489F"/>
    <w:rsid w:val="0026521D"/>
    <w:rsid w:val="00265EE5"/>
    <w:rsid w:val="00266086"/>
    <w:rsid w:val="00266649"/>
    <w:rsid w:val="002668B3"/>
    <w:rsid w:val="00270166"/>
    <w:rsid w:val="00270711"/>
    <w:rsid w:val="00270D56"/>
    <w:rsid w:val="002722CA"/>
    <w:rsid w:val="00274B34"/>
    <w:rsid w:val="002750BE"/>
    <w:rsid w:val="00275A4B"/>
    <w:rsid w:val="0027639C"/>
    <w:rsid w:val="00276B4A"/>
    <w:rsid w:val="00276F76"/>
    <w:rsid w:val="0027793B"/>
    <w:rsid w:val="00277E28"/>
    <w:rsid w:val="0028172D"/>
    <w:rsid w:val="002836FD"/>
    <w:rsid w:val="00284221"/>
    <w:rsid w:val="00285266"/>
    <w:rsid w:val="00285413"/>
    <w:rsid w:val="002860AC"/>
    <w:rsid w:val="00286702"/>
    <w:rsid w:val="00287462"/>
    <w:rsid w:val="0029105B"/>
    <w:rsid w:val="00291068"/>
    <w:rsid w:val="00292F8F"/>
    <w:rsid w:val="002934E5"/>
    <w:rsid w:val="00293DF4"/>
    <w:rsid w:val="0029424E"/>
    <w:rsid w:val="00295A0F"/>
    <w:rsid w:val="00295DFC"/>
    <w:rsid w:val="00296B7F"/>
    <w:rsid w:val="00296D88"/>
    <w:rsid w:val="00296F9B"/>
    <w:rsid w:val="0029792E"/>
    <w:rsid w:val="002A07B4"/>
    <w:rsid w:val="002A16FF"/>
    <w:rsid w:val="002A243C"/>
    <w:rsid w:val="002A30D7"/>
    <w:rsid w:val="002A393F"/>
    <w:rsid w:val="002A5483"/>
    <w:rsid w:val="002A5C69"/>
    <w:rsid w:val="002A6622"/>
    <w:rsid w:val="002A6CDB"/>
    <w:rsid w:val="002A73DB"/>
    <w:rsid w:val="002B17FB"/>
    <w:rsid w:val="002B187C"/>
    <w:rsid w:val="002B1ACE"/>
    <w:rsid w:val="002B37A3"/>
    <w:rsid w:val="002B4C28"/>
    <w:rsid w:val="002B52F7"/>
    <w:rsid w:val="002B5F43"/>
    <w:rsid w:val="002C0B74"/>
    <w:rsid w:val="002C2141"/>
    <w:rsid w:val="002C2932"/>
    <w:rsid w:val="002C2AA3"/>
    <w:rsid w:val="002C2EC1"/>
    <w:rsid w:val="002C4A32"/>
    <w:rsid w:val="002C5470"/>
    <w:rsid w:val="002D1EF8"/>
    <w:rsid w:val="002D425F"/>
    <w:rsid w:val="002D7261"/>
    <w:rsid w:val="002E194B"/>
    <w:rsid w:val="002E7F56"/>
    <w:rsid w:val="002F11B9"/>
    <w:rsid w:val="002F16BB"/>
    <w:rsid w:val="002F1F42"/>
    <w:rsid w:val="002F4685"/>
    <w:rsid w:val="002F51F8"/>
    <w:rsid w:val="0030278E"/>
    <w:rsid w:val="00303DCA"/>
    <w:rsid w:val="00304FFB"/>
    <w:rsid w:val="00305AFD"/>
    <w:rsid w:val="003071D2"/>
    <w:rsid w:val="0030746F"/>
    <w:rsid w:val="00307B36"/>
    <w:rsid w:val="00310EF8"/>
    <w:rsid w:val="003110C3"/>
    <w:rsid w:val="00312C47"/>
    <w:rsid w:val="0031666B"/>
    <w:rsid w:val="0032036E"/>
    <w:rsid w:val="0032044B"/>
    <w:rsid w:val="0032053C"/>
    <w:rsid w:val="00320F50"/>
    <w:rsid w:val="00321F8B"/>
    <w:rsid w:val="00323E0B"/>
    <w:rsid w:val="00324500"/>
    <w:rsid w:val="003248AA"/>
    <w:rsid w:val="00326D1C"/>
    <w:rsid w:val="00326D98"/>
    <w:rsid w:val="0032724E"/>
    <w:rsid w:val="0033041B"/>
    <w:rsid w:val="003314DD"/>
    <w:rsid w:val="00331695"/>
    <w:rsid w:val="0033409B"/>
    <w:rsid w:val="0033535E"/>
    <w:rsid w:val="00335721"/>
    <w:rsid w:val="00335BA7"/>
    <w:rsid w:val="00336736"/>
    <w:rsid w:val="00336AAA"/>
    <w:rsid w:val="00336B20"/>
    <w:rsid w:val="0033769B"/>
    <w:rsid w:val="00337A68"/>
    <w:rsid w:val="00340E38"/>
    <w:rsid w:val="00341973"/>
    <w:rsid w:val="00343595"/>
    <w:rsid w:val="00345726"/>
    <w:rsid w:val="0034596F"/>
    <w:rsid w:val="003502F8"/>
    <w:rsid w:val="0035367D"/>
    <w:rsid w:val="00354780"/>
    <w:rsid w:val="00354C6C"/>
    <w:rsid w:val="003561BE"/>
    <w:rsid w:val="00356EE1"/>
    <w:rsid w:val="0036109E"/>
    <w:rsid w:val="00361845"/>
    <w:rsid w:val="00361C66"/>
    <w:rsid w:val="00362C13"/>
    <w:rsid w:val="003634A2"/>
    <w:rsid w:val="00363FF5"/>
    <w:rsid w:val="00367878"/>
    <w:rsid w:val="00371E30"/>
    <w:rsid w:val="00372423"/>
    <w:rsid w:val="00372EFF"/>
    <w:rsid w:val="00373659"/>
    <w:rsid w:val="00373C92"/>
    <w:rsid w:val="0037422A"/>
    <w:rsid w:val="0037528A"/>
    <w:rsid w:val="003753EB"/>
    <w:rsid w:val="00376231"/>
    <w:rsid w:val="003769FC"/>
    <w:rsid w:val="00376D06"/>
    <w:rsid w:val="003776D1"/>
    <w:rsid w:val="00377C35"/>
    <w:rsid w:val="00377F9C"/>
    <w:rsid w:val="0038190B"/>
    <w:rsid w:val="0038233D"/>
    <w:rsid w:val="003827D6"/>
    <w:rsid w:val="003828E0"/>
    <w:rsid w:val="00382AF9"/>
    <w:rsid w:val="00386305"/>
    <w:rsid w:val="00386982"/>
    <w:rsid w:val="00386A84"/>
    <w:rsid w:val="00390441"/>
    <w:rsid w:val="00391796"/>
    <w:rsid w:val="00391908"/>
    <w:rsid w:val="0039228E"/>
    <w:rsid w:val="003930EB"/>
    <w:rsid w:val="003940AD"/>
    <w:rsid w:val="00394384"/>
    <w:rsid w:val="003A00DD"/>
    <w:rsid w:val="003A0428"/>
    <w:rsid w:val="003A212B"/>
    <w:rsid w:val="003A2C3E"/>
    <w:rsid w:val="003A3C6E"/>
    <w:rsid w:val="003A633F"/>
    <w:rsid w:val="003A69B1"/>
    <w:rsid w:val="003B1E8B"/>
    <w:rsid w:val="003B4AAE"/>
    <w:rsid w:val="003B71C0"/>
    <w:rsid w:val="003C0B53"/>
    <w:rsid w:val="003C113A"/>
    <w:rsid w:val="003C2566"/>
    <w:rsid w:val="003C4F05"/>
    <w:rsid w:val="003C56FE"/>
    <w:rsid w:val="003C6160"/>
    <w:rsid w:val="003D1D45"/>
    <w:rsid w:val="003D27CA"/>
    <w:rsid w:val="003D3082"/>
    <w:rsid w:val="003D3C9B"/>
    <w:rsid w:val="003D3F75"/>
    <w:rsid w:val="003D614A"/>
    <w:rsid w:val="003D677B"/>
    <w:rsid w:val="003D6C91"/>
    <w:rsid w:val="003D6CE9"/>
    <w:rsid w:val="003D7CA1"/>
    <w:rsid w:val="003D7D38"/>
    <w:rsid w:val="003E0468"/>
    <w:rsid w:val="003E399F"/>
    <w:rsid w:val="003E3F4C"/>
    <w:rsid w:val="003E4C3C"/>
    <w:rsid w:val="003E4D92"/>
    <w:rsid w:val="003F08BC"/>
    <w:rsid w:val="003F1BAD"/>
    <w:rsid w:val="003F25CC"/>
    <w:rsid w:val="003F28A4"/>
    <w:rsid w:val="003F3DDD"/>
    <w:rsid w:val="003F4733"/>
    <w:rsid w:val="003F5B11"/>
    <w:rsid w:val="003F7317"/>
    <w:rsid w:val="00400F84"/>
    <w:rsid w:val="00401A5B"/>
    <w:rsid w:val="0040236E"/>
    <w:rsid w:val="00405A46"/>
    <w:rsid w:val="00405BA7"/>
    <w:rsid w:val="00405CFC"/>
    <w:rsid w:val="004167CD"/>
    <w:rsid w:val="00416B0A"/>
    <w:rsid w:val="00416D4C"/>
    <w:rsid w:val="00420222"/>
    <w:rsid w:val="004208F0"/>
    <w:rsid w:val="00421366"/>
    <w:rsid w:val="00421C3B"/>
    <w:rsid w:val="004226B3"/>
    <w:rsid w:val="004238E6"/>
    <w:rsid w:val="00423A3C"/>
    <w:rsid w:val="00425D6B"/>
    <w:rsid w:val="00426136"/>
    <w:rsid w:val="00430323"/>
    <w:rsid w:val="00430EBA"/>
    <w:rsid w:val="00431860"/>
    <w:rsid w:val="004335AF"/>
    <w:rsid w:val="004355B7"/>
    <w:rsid w:val="00435C59"/>
    <w:rsid w:val="0043632A"/>
    <w:rsid w:val="00440604"/>
    <w:rsid w:val="004447D2"/>
    <w:rsid w:val="00444AD0"/>
    <w:rsid w:val="00445483"/>
    <w:rsid w:val="00445D6C"/>
    <w:rsid w:val="0044618A"/>
    <w:rsid w:val="0044663C"/>
    <w:rsid w:val="0044670E"/>
    <w:rsid w:val="00450B39"/>
    <w:rsid w:val="00453C1B"/>
    <w:rsid w:val="004548B2"/>
    <w:rsid w:val="00460040"/>
    <w:rsid w:val="0046046B"/>
    <w:rsid w:val="00460755"/>
    <w:rsid w:val="0046242D"/>
    <w:rsid w:val="00464767"/>
    <w:rsid w:val="004659DB"/>
    <w:rsid w:val="00465EEF"/>
    <w:rsid w:val="00466253"/>
    <w:rsid w:val="0046670E"/>
    <w:rsid w:val="00467329"/>
    <w:rsid w:val="00467DB2"/>
    <w:rsid w:val="00467F60"/>
    <w:rsid w:val="00470DA2"/>
    <w:rsid w:val="00471138"/>
    <w:rsid w:val="0047158D"/>
    <w:rsid w:val="0047298B"/>
    <w:rsid w:val="00473E4A"/>
    <w:rsid w:val="00474396"/>
    <w:rsid w:val="0047596D"/>
    <w:rsid w:val="00475D7A"/>
    <w:rsid w:val="00475F54"/>
    <w:rsid w:val="004769C0"/>
    <w:rsid w:val="00477886"/>
    <w:rsid w:val="004821C8"/>
    <w:rsid w:val="00482332"/>
    <w:rsid w:val="004836F4"/>
    <w:rsid w:val="00484322"/>
    <w:rsid w:val="0048526D"/>
    <w:rsid w:val="00486065"/>
    <w:rsid w:val="0048606D"/>
    <w:rsid w:val="004865D3"/>
    <w:rsid w:val="00487048"/>
    <w:rsid w:val="0048795A"/>
    <w:rsid w:val="004879F3"/>
    <w:rsid w:val="0049205A"/>
    <w:rsid w:val="00492354"/>
    <w:rsid w:val="0049359F"/>
    <w:rsid w:val="004940B9"/>
    <w:rsid w:val="00495559"/>
    <w:rsid w:val="004975FF"/>
    <w:rsid w:val="004A0B6E"/>
    <w:rsid w:val="004A0BAE"/>
    <w:rsid w:val="004A0F60"/>
    <w:rsid w:val="004A3215"/>
    <w:rsid w:val="004A3BF8"/>
    <w:rsid w:val="004A3D03"/>
    <w:rsid w:val="004A3F49"/>
    <w:rsid w:val="004A5A4E"/>
    <w:rsid w:val="004A64F4"/>
    <w:rsid w:val="004A738B"/>
    <w:rsid w:val="004B0E88"/>
    <w:rsid w:val="004B21D0"/>
    <w:rsid w:val="004B2A76"/>
    <w:rsid w:val="004B3A76"/>
    <w:rsid w:val="004B5268"/>
    <w:rsid w:val="004B53A4"/>
    <w:rsid w:val="004B6FC0"/>
    <w:rsid w:val="004C02D4"/>
    <w:rsid w:val="004C36BA"/>
    <w:rsid w:val="004C4CA7"/>
    <w:rsid w:val="004C6476"/>
    <w:rsid w:val="004C7B5F"/>
    <w:rsid w:val="004D29AF"/>
    <w:rsid w:val="004D2EBC"/>
    <w:rsid w:val="004D651A"/>
    <w:rsid w:val="004D6548"/>
    <w:rsid w:val="004D6937"/>
    <w:rsid w:val="004D79D1"/>
    <w:rsid w:val="004E0D6A"/>
    <w:rsid w:val="004E14D0"/>
    <w:rsid w:val="004E358C"/>
    <w:rsid w:val="004E4A7D"/>
    <w:rsid w:val="004E4B7A"/>
    <w:rsid w:val="004E54F2"/>
    <w:rsid w:val="004E6392"/>
    <w:rsid w:val="004E77E8"/>
    <w:rsid w:val="004E7E5F"/>
    <w:rsid w:val="004F1474"/>
    <w:rsid w:val="004F1C91"/>
    <w:rsid w:val="004F2163"/>
    <w:rsid w:val="004F29F5"/>
    <w:rsid w:val="004F4370"/>
    <w:rsid w:val="004F6E24"/>
    <w:rsid w:val="0050094B"/>
    <w:rsid w:val="00500A52"/>
    <w:rsid w:val="0050161B"/>
    <w:rsid w:val="00501954"/>
    <w:rsid w:val="00503BEB"/>
    <w:rsid w:val="0050433F"/>
    <w:rsid w:val="00504CED"/>
    <w:rsid w:val="00504E96"/>
    <w:rsid w:val="00505769"/>
    <w:rsid w:val="00507314"/>
    <w:rsid w:val="00507CE3"/>
    <w:rsid w:val="00507F39"/>
    <w:rsid w:val="00512F31"/>
    <w:rsid w:val="00513FF9"/>
    <w:rsid w:val="0051495B"/>
    <w:rsid w:val="00515230"/>
    <w:rsid w:val="005164F1"/>
    <w:rsid w:val="00516CFE"/>
    <w:rsid w:val="00517E62"/>
    <w:rsid w:val="005209CD"/>
    <w:rsid w:val="00524242"/>
    <w:rsid w:val="00524281"/>
    <w:rsid w:val="00524511"/>
    <w:rsid w:val="00525C26"/>
    <w:rsid w:val="00525D52"/>
    <w:rsid w:val="00525DF3"/>
    <w:rsid w:val="00527225"/>
    <w:rsid w:val="005279C4"/>
    <w:rsid w:val="00527EA3"/>
    <w:rsid w:val="00530EF7"/>
    <w:rsid w:val="00531B13"/>
    <w:rsid w:val="005327C6"/>
    <w:rsid w:val="005350F7"/>
    <w:rsid w:val="005354BD"/>
    <w:rsid w:val="00540855"/>
    <w:rsid w:val="00541E50"/>
    <w:rsid w:val="0054279D"/>
    <w:rsid w:val="0054479B"/>
    <w:rsid w:val="00544A3F"/>
    <w:rsid w:val="0054750A"/>
    <w:rsid w:val="00550D21"/>
    <w:rsid w:val="0055179E"/>
    <w:rsid w:val="005540B0"/>
    <w:rsid w:val="00555C72"/>
    <w:rsid w:val="005569CB"/>
    <w:rsid w:val="00556CEC"/>
    <w:rsid w:val="00557079"/>
    <w:rsid w:val="0055711B"/>
    <w:rsid w:val="005572BC"/>
    <w:rsid w:val="00560889"/>
    <w:rsid w:val="00561C6B"/>
    <w:rsid w:val="005621DF"/>
    <w:rsid w:val="00562CB6"/>
    <w:rsid w:val="00562F4F"/>
    <w:rsid w:val="00564419"/>
    <w:rsid w:val="00564909"/>
    <w:rsid w:val="00565800"/>
    <w:rsid w:val="00566978"/>
    <w:rsid w:val="0056782D"/>
    <w:rsid w:val="0057097D"/>
    <w:rsid w:val="0057179A"/>
    <w:rsid w:val="005721A2"/>
    <w:rsid w:val="00572957"/>
    <w:rsid w:val="00572F04"/>
    <w:rsid w:val="005754A5"/>
    <w:rsid w:val="005761AE"/>
    <w:rsid w:val="0057747B"/>
    <w:rsid w:val="0057799A"/>
    <w:rsid w:val="0058049F"/>
    <w:rsid w:val="005810B2"/>
    <w:rsid w:val="00582227"/>
    <w:rsid w:val="00582AA7"/>
    <w:rsid w:val="00585813"/>
    <w:rsid w:val="00587FF2"/>
    <w:rsid w:val="00590B5C"/>
    <w:rsid w:val="005919A1"/>
    <w:rsid w:val="00592B5F"/>
    <w:rsid w:val="005934ED"/>
    <w:rsid w:val="00594F1E"/>
    <w:rsid w:val="005957D9"/>
    <w:rsid w:val="00595E83"/>
    <w:rsid w:val="00596808"/>
    <w:rsid w:val="005A0F58"/>
    <w:rsid w:val="005A1EF9"/>
    <w:rsid w:val="005A2762"/>
    <w:rsid w:val="005A3219"/>
    <w:rsid w:val="005A3E8E"/>
    <w:rsid w:val="005A484A"/>
    <w:rsid w:val="005A4B64"/>
    <w:rsid w:val="005A5255"/>
    <w:rsid w:val="005A78C1"/>
    <w:rsid w:val="005A7C8D"/>
    <w:rsid w:val="005B1FEE"/>
    <w:rsid w:val="005B23F4"/>
    <w:rsid w:val="005B37A5"/>
    <w:rsid w:val="005B4DF1"/>
    <w:rsid w:val="005B5BAA"/>
    <w:rsid w:val="005B7107"/>
    <w:rsid w:val="005B7A02"/>
    <w:rsid w:val="005B7AE5"/>
    <w:rsid w:val="005C0C8C"/>
    <w:rsid w:val="005C2065"/>
    <w:rsid w:val="005C264D"/>
    <w:rsid w:val="005C34ED"/>
    <w:rsid w:val="005C5273"/>
    <w:rsid w:val="005C5D00"/>
    <w:rsid w:val="005C693D"/>
    <w:rsid w:val="005C6974"/>
    <w:rsid w:val="005C7B73"/>
    <w:rsid w:val="005D1823"/>
    <w:rsid w:val="005D2B4C"/>
    <w:rsid w:val="005D6067"/>
    <w:rsid w:val="005D748A"/>
    <w:rsid w:val="005E10A9"/>
    <w:rsid w:val="005E1D87"/>
    <w:rsid w:val="005E42AC"/>
    <w:rsid w:val="005E7058"/>
    <w:rsid w:val="005E7AD0"/>
    <w:rsid w:val="005E7B89"/>
    <w:rsid w:val="005F02F5"/>
    <w:rsid w:val="005F0C6E"/>
    <w:rsid w:val="005F300A"/>
    <w:rsid w:val="005F3F06"/>
    <w:rsid w:val="005F4BFB"/>
    <w:rsid w:val="005F52C7"/>
    <w:rsid w:val="005F5669"/>
    <w:rsid w:val="005F68A0"/>
    <w:rsid w:val="005F74F9"/>
    <w:rsid w:val="00601D67"/>
    <w:rsid w:val="0060248D"/>
    <w:rsid w:val="00602E00"/>
    <w:rsid w:val="006030DD"/>
    <w:rsid w:val="006034A5"/>
    <w:rsid w:val="006054C9"/>
    <w:rsid w:val="0060567F"/>
    <w:rsid w:val="006100D2"/>
    <w:rsid w:val="0061010E"/>
    <w:rsid w:val="00611340"/>
    <w:rsid w:val="00614652"/>
    <w:rsid w:val="006148BD"/>
    <w:rsid w:val="00614B99"/>
    <w:rsid w:val="006150B6"/>
    <w:rsid w:val="00616CEC"/>
    <w:rsid w:val="00617782"/>
    <w:rsid w:val="00621BF5"/>
    <w:rsid w:val="00622934"/>
    <w:rsid w:val="00624D28"/>
    <w:rsid w:val="0062502F"/>
    <w:rsid w:val="00625064"/>
    <w:rsid w:val="00627541"/>
    <w:rsid w:val="00631889"/>
    <w:rsid w:val="006343C9"/>
    <w:rsid w:val="00634BBC"/>
    <w:rsid w:val="00634F0F"/>
    <w:rsid w:val="00635396"/>
    <w:rsid w:val="0063769C"/>
    <w:rsid w:val="006402BA"/>
    <w:rsid w:val="00643D9C"/>
    <w:rsid w:val="00643DEE"/>
    <w:rsid w:val="00643E12"/>
    <w:rsid w:val="00644A6A"/>
    <w:rsid w:val="00644BFB"/>
    <w:rsid w:val="006450E0"/>
    <w:rsid w:val="00645363"/>
    <w:rsid w:val="00645A7C"/>
    <w:rsid w:val="00645B55"/>
    <w:rsid w:val="00646174"/>
    <w:rsid w:val="006461B7"/>
    <w:rsid w:val="00646664"/>
    <w:rsid w:val="0065020D"/>
    <w:rsid w:val="00650465"/>
    <w:rsid w:val="006505F9"/>
    <w:rsid w:val="0065095C"/>
    <w:rsid w:val="006519A9"/>
    <w:rsid w:val="00652BB6"/>
    <w:rsid w:val="00653226"/>
    <w:rsid w:val="00653242"/>
    <w:rsid w:val="00654164"/>
    <w:rsid w:val="00654CA9"/>
    <w:rsid w:val="00657A19"/>
    <w:rsid w:val="00657DE8"/>
    <w:rsid w:val="006644CD"/>
    <w:rsid w:val="006649AA"/>
    <w:rsid w:val="006649CA"/>
    <w:rsid w:val="0066509D"/>
    <w:rsid w:val="00665589"/>
    <w:rsid w:val="00666225"/>
    <w:rsid w:val="00667C83"/>
    <w:rsid w:val="00670F65"/>
    <w:rsid w:val="006727EB"/>
    <w:rsid w:val="00675F2B"/>
    <w:rsid w:val="006766F7"/>
    <w:rsid w:val="006835C3"/>
    <w:rsid w:val="0068399D"/>
    <w:rsid w:val="00684560"/>
    <w:rsid w:val="00685039"/>
    <w:rsid w:val="00685A8E"/>
    <w:rsid w:val="00687A3F"/>
    <w:rsid w:val="00690C44"/>
    <w:rsid w:val="0069168C"/>
    <w:rsid w:val="0069258E"/>
    <w:rsid w:val="006944B6"/>
    <w:rsid w:val="00694909"/>
    <w:rsid w:val="00696365"/>
    <w:rsid w:val="0069703A"/>
    <w:rsid w:val="00697C17"/>
    <w:rsid w:val="006A2185"/>
    <w:rsid w:val="006A247A"/>
    <w:rsid w:val="006A5D9C"/>
    <w:rsid w:val="006A6A80"/>
    <w:rsid w:val="006A76EF"/>
    <w:rsid w:val="006A7DEB"/>
    <w:rsid w:val="006B0ECD"/>
    <w:rsid w:val="006B0FDF"/>
    <w:rsid w:val="006B1E02"/>
    <w:rsid w:val="006B2078"/>
    <w:rsid w:val="006B3EAA"/>
    <w:rsid w:val="006B4C19"/>
    <w:rsid w:val="006B6A7B"/>
    <w:rsid w:val="006B753E"/>
    <w:rsid w:val="006C06CB"/>
    <w:rsid w:val="006C16B7"/>
    <w:rsid w:val="006C401E"/>
    <w:rsid w:val="006C4B2D"/>
    <w:rsid w:val="006C4EA6"/>
    <w:rsid w:val="006C6056"/>
    <w:rsid w:val="006C60E6"/>
    <w:rsid w:val="006C6E88"/>
    <w:rsid w:val="006D07C9"/>
    <w:rsid w:val="006D2C26"/>
    <w:rsid w:val="006D39B4"/>
    <w:rsid w:val="006D4478"/>
    <w:rsid w:val="006D55AA"/>
    <w:rsid w:val="006D60DD"/>
    <w:rsid w:val="006E3281"/>
    <w:rsid w:val="006E392F"/>
    <w:rsid w:val="006E4978"/>
    <w:rsid w:val="006E53B3"/>
    <w:rsid w:val="006E654B"/>
    <w:rsid w:val="006E6A45"/>
    <w:rsid w:val="006F0824"/>
    <w:rsid w:val="006F0FAC"/>
    <w:rsid w:val="006F3854"/>
    <w:rsid w:val="006F5998"/>
    <w:rsid w:val="006F6AAC"/>
    <w:rsid w:val="006F6C38"/>
    <w:rsid w:val="006F7B15"/>
    <w:rsid w:val="007001EA"/>
    <w:rsid w:val="00700BC0"/>
    <w:rsid w:val="00702585"/>
    <w:rsid w:val="00704283"/>
    <w:rsid w:val="00705330"/>
    <w:rsid w:val="00705C48"/>
    <w:rsid w:val="00706662"/>
    <w:rsid w:val="00707485"/>
    <w:rsid w:val="007078FC"/>
    <w:rsid w:val="00707E22"/>
    <w:rsid w:val="00711FD0"/>
    <w:rsid w:val="00712636"/>
    <w:rsid w:val="00712C7F"/>
    <w:rsid w:val="007149F5"/>
    <w:rsid w:val="0071601F"/>
    <w:rsid w:val="007161C5"/>
    <w:rsid w:val="00716D73"/>
    <w:rsid w:val="00717149"/>
    <w:rsid w:val="0071757F"/>
    <w:rsid w:val="00721E32"/>
    <w:rsid w:val="00722E70"/>
    <w:rsid w:val="00722FBE"/>
    <w:rsid w:val="00726D53"/>
    <w:rsid w:val="00727458"/>
    <w:rsid w:val="007314E1"/>
    <w:rsid w:val="00734244"/>
    <w:rsid w:val="00735075"/>
    <w:rsid w:val="00735645"/>
    <w:rsid w:val="00736546"/>
    <w:rsid w:val="00736E44"/>
    <w:rsid w:val="00742480"/>
    <w:rsid w:val="00742B28"/>
    <w:rsid w:val="00743562"/>
    <w:rsid w:val="007439AD"/>
    <w:rsid w:val="00743AF9"/>
    <w:rsid w:val="00746147"/>
    <w:rsid w:val="0074649E"/>
    <w:rsid w:val="0074680C"/>
    <w:rsid w:val="0074784A"/>
    <w:rsid w:val="0075000E"/>
    <w:rsid w:val="007506CF"/>
    <w:rsid w:val="00750BAC"/>
    <w:rsid w:val="00751EFB"/>
    <w:rsid w:val="007528FA"/>
    <w:rsid w:val="007531F4"/>
    <w:rsid w:val="007541F4"/>
    <w:rsid w:val="00754697"/>
    <w:rsid w:val="00760FED"/>
    <w:rsid w:val="0076131B"/>
    <w:rsid w:val="00762F12"/>
    <w:rsid w:val="007630E3"/>
    <w:rsid w:val="00770443"/>
    <w:rsid w:val="00771445"/>
    <w:rsid w:val="00772BF0"/>
    <w:rsid w:val="00776C22"/>
    <w:rsid w:val="007826C2"/>
    <w:rsid w:val="0078366F"/>
    <w:rsid w:val="00783A00"/>
    <w:rsid w:val="00783EC9"/>
    <w:rsid w:val="00783ED8"/>
    <w:rsid w:val="00784B57"/>
    <w:rsid w:val="00785248"/>
    <w:rsid w:val="00786AD2"/>
    <w:rsid w:val="00787CB5"/>
    <w:rsid w:val="00787D37"/>
    <w:rsid w:val="00787E2B"/>
    <w:rsid w:val="00787FAC"/>
    <w:rsid w:val="007906CF"/>
    <w:rsid w:val="00790792"/>
    <w:rsid w:val="00793984"/>
    <w:rsid w:val="00794D27"/>
    <w:rsid w:val="00795F76"/>
    <w:rsid w:val="007974BB"/>
    <w:rsid w:val="007A1E85"/>
    <w:rsid w:val="007A3743"/>
    <w:rsid w:val="007A4DBB"/>
    <w:rsid w:val="007A51BE"/>
    <w:rsid w:val="007A5586"/>
    <w:rsid w:val="007A5B69"/>
    <w:rsid w:val="007A644C"/>
    <w:rsid w:val="007A671E"/>
    <w:rsid w:val="007A730E"/>
    <w:rsid w:val="007B0F40"/>
    <w:rsid w:val="007B132A"/>
    <w:rsid w:val="007B2795"/>
    <w:rsid w:val="007B3FEA"/>
    <w:rsid w:val="007B4003"/>
    <w:rsid w:val="007B4AA3"/>
    <w:rsid w:val="007C03B1"/>
    <w:rsid w:val="007C0B66"/>
    <w:rsid w:val="007C1532"/>
    <w:rsid w:val="007C2A0F"/>
    <w:rsid w:val="007C2BBD"/>
    <w:rsid w:val="007C31B8"/>
    <w:rsid w:val="007C3676"/>
    <w:rsid w:val="007C4177"/>
    <w:rsid w:val="007C5704"/>
    <w:rsid w:val="007D046F"/>
    <w:rsid w:val="007D19F9"/>
    <w:rsid w:val="007D2375"/>
    <w:rsid w:val="007D3E14"/>
    <w:rsid w:val="007D3EDB"/>
    <w:rsid w:val="007D49AA"/>
    <w:rsid w:val="007D5331"/>
    <w:rsid w:val="007D5AFA"/>
    <w:rsid w:val="007D62B3"/>
    <w:rsid w:val="007E00EB"/>
    <w:rsid w:val="007E05A4"/>
    <w:rsid w:val="007E0B1F"/>
    <w:rsid w:val="007E18A8"/>
    <w:rsid w:val="007E1F09"/>
    <w:rsid w:val="007E394C"/>
    <w:rsid w:val="007E3B53"/>
    <w:rsid w:val="007E50AB"/>
    <w:rsid w:val="007E6494"/>
    <w:rsid w:val="007E6755"/>
    <w:rsid w:val="007E67C3"/>
    <w:rsid w:val="007E71F0"/>
    <w:rsid w:val="007F064B"/>
    <w:rsid w:val="007F1125"/>
    <w:rsid w:val="007F1437"/>
    <w:rsid w:val="007F245C"/>
    <w:rsid w:val="007F2804"/>
    <w:rsid w:val="007F35C7"/>
    <w:rsid w:val="007F37C8"/>
    <w:rsid w:val="007F4187"/>
    <w:rsid w:val="007F46C4"/>
    <w:rsid w:val="007F49DF"/>
    <w:rsid w:val="007F4BB1"/>
    <w:rsid w:val="007F57CD"/>
    <w:rsid w:val="007F604E"/>
    <w:rsid w:val="007F7E55"/>
    <w:rsid w:val="0080091D"/>
    <w:rsid w:val="008023F3"/>
    <w:rsid w:val="008028A3"/>
    <w:rsid w:val="00803441"/>
    <w:rsid w:val="00803A34"/>
    <w:rsid w:val="00803E02"/>
    <w:rsid w:val="00804797"/>
    <w:rsid w:val="00806EFC"/>
    <w:rsid w:val="008075E8"/>
    <w:rsid w:val="00807678"/>
    <w:rsid w:val="00810D5D"/>
    <w:rsid w:val="0081277D"/>
    <w:rsid w:val="00812B2B"/>
    <w:rsid w:val="00812F38"/>
    <w:rsid w:val="00813CFC"/>
    <w:rsid w:val="00815A1E"/>
    <w:rsid w:val="008172B1"/>
    <w:rsid w:val="00820982"/>
    <w:rsid w:val="008226D2"/>
    <w:rsid w:val="008230F1"/>
    <w:rsid w:val="0082366A"/>
    <w:rsid w:val="00823B82"/>
    <w:rsid w:val="00824D61"/>
    <w:rsid w:val="008260FE"/>
    <w:rsid w:val="00826102"/>
    <w:rsid w:val="0082670F"/>
    <w:rsid w:val="008278A1"/>
    <w:rsid w:val="008305E5"/>
    <w:rsid w:val="00832025"/>
    <w:rsid w:val="00832FE9"/>
    <w:rsid w:val="0083427F"/>
    <w:rsid w:val="00834579"/>
    <w:rsid w:val="00835173"/>
    <w:rsid w:val="00835267"/>
    <w:rsid w:val="0083597A"/>
    <w:rsid w:val="00840904"/>
    <w:rsid w:val="00841E65"/>
    <w:rsid w:val="00842C4A"/>
    <w:rsid w:val="00844364"/>
    <w:rsid w:val="00845390"/>
    <w:rsid w:val="0084558C"/>
    <w:rsid w:val="00845B5F"/>
    <w:rsid w:val="008463CB"/>
    <w:rsid w:val="00846C8D"/>
    <w:rsid w:val="00847002"/>
    <w:rsid w:val="00847DEB"/>
    <w:rsid w:val="008500B0"/>
    <w:rsid w:val="008500FF"/>
    <w:rsid w:val="0085025A"/>
    <w:rsid w:val="00852AC3"/>
    <w:rsid w:val="008536AE"/>
    <w:rsid w:val="00854100"/>
    <w:rsid w:val="008567B2"/>
    <w:rsid w:val="008606DD"/>
    <w:rsid w:val="0086082C"/>
    <w:rsid w:val="008664FC"/>
    <w:rsid w:val="00872B3A"/>
    <w:rsid w:val="00875FE9"/>
    <w:rsid w:val="00877311"/>
    <w:rsid w:val="00880633"/>
    <w:rsid w:val="00881754"/>
    <w:rsid w:val="00885071"/>
    <w:rsid w:val="00885B7F"/>
    <w:rsid w:val="0088663D"/>
    <w:rsid w:val="008868FC"/>
    <w:rsid w:val="00886EBC"/>
    <w:rsid w:val="008914C5"/>
    <w:rsid w:val="00891FF0"/>
    <w:rsid w:val="0089219E"/>
    <w:rsid w:val="0089325A"/>
    <w:rsid w:val="0089513D"/>
    <w:rsid w:val="008A0AC0"/>
    <w:rsid w:val="008A10BC"/>
    <w:rsid w:val="008A17F7"/>
    <w:rsid w:val="008A2053"/>
    <w:rsid w:val="008A3518"/>
    <w:rsid w:val="008A360E"/>
    <w:rsid w:val="008A4575"/>
    <w:rsid w:val="008A4E00"/>
    <w:rsid w:val="008A7061"/>
    <w:rsid w:val="008B285B"/>
    <w:rsid w:val="008B2891"/>
    <w:rsid w:val="008B2F7B"/>
    <w:rsid w:val="008B37A7"/>
    <w:rsid w:val="008B4219"/>
    <w:rsid w:val="008B56F2"/>
    <w:rsid w:val="008B68D1"/>
    <w:rsid w:val="008B70F5"/>
    <w:rsid w:val="008B766E"/>
    <w:rsid w:val="008B7A9F"/>
    <w:rsid w:val="008C1393"/>
    <w:rsid w:val="008C3CDE"/>
    <w:rsid w:val="008C4988"/>
    <w:rsid w:val="008C516F"/>
    <w:rsid w:val="008C5F8B"/>
    <w:rsid w:val="008C75A3"/>
    <w:rsid w:val="008C7BC4"/>
    <w:rsid w:val="008C7D5B"/>
    <w:rsid w:val="008D1511"/>
    <w:rsid w:val="008D1A95"/>
    <w:rsid w:val="008D1CDE"/>
    <w:rsid w:val="008D20C3"/>
    <w:rsid w:val="008D32C8"/>
    <w:rsid w:val="008D425B"/>
    <w:rsid w:val="008D47AC"/>
    <w:rsid w:val="008D5245"/>
    <w:rsid w:val="008D5316"/>
    <w:rsid w:val="008D617F"/>
    <w:rsid w:val="008D7781"/>
    <w:rsid w:val="008D7BE0"/>
    <w:rsid w:val="008E0D52"/>
    <w:rsid w:val="008E10E2"/>
    <w:rsid w:val="008E162D"/>
    <w:rsid w:val="008E281F"/>
    <w:rsid w:val="008E4107"/>
    <w:rsid w:val="008E4A60"/>
    <w:rsid w:val="008E4D14"/>
    <w:rsid w:val="008E65AF"/>
    <w:rsid w:val="008E66C4"/>
    <w:rsid w:val="008F0C48"/>
    <w:rsid w:val="008F15A7"/>
    <w:rsid w:val="008F2BB0"/>
    <w:rsid w:val="008F42C6"/>
    <w:rsid w:val="008F43D6"/>
    <w:rsid w:val="008F4658"/>
    <w:rsid w:val="008F5AD3"/>
    <w:rsid w:val="008F5B1C"/>
    <w:rsid w:val="008F661B"/>
    <w:rsid w:val="008F7855"/>
    <w:rsid w:val="009027E8"/>
    <w:rsid w:val="0090597F"/>
    <w:rsid w:val="00905BBF"/>
    <w:rsid w:val="009111D2"/>
    <w:rsid w:val="00912F67"/>
    <w:rsid w:val="0091333E"/>
    <w:rsid w:val="0091340F"/>
    <w:rsid w:val="0091552E"/>
    <w:rsid w:val="009157DF"/>
    <w:rsid w:val="0091601C"/>
    <w:rsid w:val="009169CE"/>
    <w:rsid w:val="009172E0"/>
    <w:rsid w:val="00920093"/>
    <w:rsid w:val="00920394"/>
    <w:rsid w:val="009219F7"/>
    <w:rsid w:val="00922037"/>
    <w:rsid w:val="0092342E"/>
    <w:rsid w:val="009241B4"/>
    <w:rsid w:val="00924FEC"/>
    <w:rsid w:val="009250C6"/>
    <w:rsid w:val="00925A1C"/>
    <w:rsid w:val="00925A60"/>
    <w:rsid w:val="00926FE6"/>
    <w:rsid w:val="00927055"/>
    <w:rsid w:val="009274BF"/>
    <w:rsid w:val="00927705"/>
    <w:rsid w:val="00932EA9"/>
    <w:rsid w:val="00933084"/>
    <w:rsid w:val="0093325C"/>
    <w:rsid w:val="00933B8F"/>
    <w:rsid w:val="009347C1"/>
    <w:rsid w:val="00934C80"/>
    <w:rsid w:val="00935E25"/>
    <w:rsid w:val="00936558"/>
    <w:rsid w:val="00937BE9"/>
    <w:rsid w:val="0094101B"/>
    <w:rsid w:val="0094258A"/>
    <w:rsid w:val="009427EE"/>
    <w:rsid w:val="00943CFD"/>
    <w:rsid w:val="00944C78"/>
    <w:rsid w:val="009456B9"/>
    <w:rsid w:val="00950E8B"/>
    <w:rsid w:val="00951EF8"/>
    <w:rsid w:val="009522D7"/>
    <w:rsid w:val="009536F5"/>
    <w:rsid w:val="0095499F"/>
    <w:rsid w:val="0095589A"/>
    <w:rsid w:val="0095763D"/>
    <w:rsid w:val="00957AFA"/>
    <w:rsid w:val="00960B93"/>
    <w:rsid w:val="0096159C"/>
    <w:rsid w:val="00962545"/>
    <w:rsid w:val="00963B32"/>
    <w:rsid w:val="009668B0"/>
    <w:rsid w:val="00966CCD"/>
    <w:rsid w:val="00967AF9"/>
    <w:rsid w:val="009704AD"/>
    <w:rsid w:val="009707DC"/>
    <w:rsid w:val="00970F48"/>
    <w:rsid w:val="00972563"/>
    <w:rsid w:val="0097426C"/>
    <w:rsid w:val="00974F73"/>
    <w:rsid w:val="00977072"/>
    <w:rsid w:val="009774C1"/>
    <w:rsid w:val="009779FC"/>
    <w:rsid w:val="0098163D"/>
    <w:rsid w:val="009826E4"/>
    <w:rsid w:val="0098583C"/>
    <w:rsid w:val="009876ED"/>
    <w:rsid w:val="00990388"/>
    <w:rsid w:val="00991769"/>
    <w:rsid w:val="0099302B"/>
    <w:rsid w:val="00995583"/>
    <w:rsid w:val="00995E96"/>
    <w:rsid w:val="00996900"/>
    <w:rsid w:val="009971BB"/>
    <w:rsid w:val="00997A34"/>
    <w:rsid w:val="009A0A18"/>
    <w:rsid w:val="009A0C5D"/>
    <w:rsid w:val="009A1295"/>
    <w:rsid w:val="009A3ECA"/>
    <w:rsid w:val="009A46DB"/>
    <w:rsid w:val="009A51A1"/>
    <w:rsid w:val="009A5F28"/>
    <w:rsid w:val="009A61F2"/>
    <w:rsid w:val="009A6542"/>
    <w:rsid w:val="009A69A4"/>
    <w:rsid w:val="009A7319"/>
    <w:rsid w:val="009A740B"/>
    <w:rsid w:val="009B05E0"/>
    <w:rsid w:val="009B14E6"/>
    <w:rsid w:val="009B3247"/>
    <w:rsid w:val="009B6B02"/>
    <w:rsid w:val="009B745B"/>
    <w:rsid w:val="009C3F7A"/>
    <w:rsid w:val="009C56C4"/>
    <w:rsid w:val="009C5FB3"/>
    <w:rsid w:val="009C716C"/>
    <w:rsid w:val="009D03C4"/>
    <w:rsid w:val="009D1477"/>
    <w:rsid w:val="009D21AF"/>
    <w:rsid w:val="009D2A4F"/>
    <w:rsid w:val="009D4457"/>
    <w:rsid w:val="009D4CDB"/>
    <w:rsid w:val="009D4E16"/>
    <w:rsid w:val="009D6F47"/>
    <w:rsid w:val="009E0D05"/>
    <w:rsid w:val="009E0EBE"/>
    <w:rsid w:val="009E2D98"/>
    <w:rsid w:val="009E3E87"/>
    <w:rsid w:val="009E4757"/>
    <w:rsid w:val="009E7FD1"/>
    <w:rsid w:val="009F0E0A"/>
    <w:rsid w:val="009F15E8"/>
    <w:rsid w:val="009F2C6A"/>
    <w:rsid w:val="009F35E5"/>
    <w:rsid w:val="009F468C"/>
    <w:rsid w:val="009F5DDD"/>
    <w:rsid w:val="009F5E40"/>
    <w:rsid w:val="009F5E79"/>
    <w:rsid w:val="009F7B76"/>
    <w:rsid w:val="00A002B3"/>
    <w:rsid w:val="00A007F2"/>
    <w:rsid w:val="00A01528"/>
    <w:rsid w:val="00A01E68"/>
    <w:rsid w:val="00A04411"/>
    <w:rsid w:val="00A045CF"/>
    <w:rsid w:val="00A0470D"/>
    <w:rsid w:val="00A04C62"/>
    <w:rsid w:val="00A1026D"/>
    <w:rsid w:val="00A10453"/>
    <w:rsid w:val="00A128E4"/>
    <w:rsid w:val="00A15A34"/>
    <w:rsid w:val="00A17B8E"/>
    <w:rsid w:val="00A17BE8"/>
    <w:rsid w:val="00A213B5"/>
    <w:rsid w:val="00A2192B"/>
    <w:rsid w:val="00A230C6"/>
    <w:rsid w:val="00A23F73"/>
    <w:rsid w:val="00A251E9"/>
    <w:rsid w:val="00A25532"/>
    <w:rsid w:val="00A2603C"/>
    <w:rsid w:val="00A2751E"/>
    <w:rsid w:val="00A2756A"/>
    <w:rsid w:val="00A30380"/>
    <w:rsid w:val="00A30F25"/>
    <w:rsid w:val="00A3289D"/>
    <w:rsid w:val="00A34DBC"/>
    <w:rsid w:val="00A34EC4"/>
    <w:rsid w:val="00A374D6"/>
    <w:rsid w:val="00A37F83"/>
    <w:rsid w:val="00A41537"/>
    <w:rsid w:val="00A41A4D"/>
    <w:rsid w:val="00A41BA6"/>
    <w:rsid w:val="00A4285A"/>
    <w:rsid w:val="00A44764"/>
    <w:rsid w:val="00A44AE4"/>
    <w:rsid w:val="00A4672D"/>
    <w:rsid w:val="00A51F4E"/>
    <w:rsid w:val="00A52911"/>
    <w:rsid w:val="00A52BD8"/>
    <w:rsid w:val="00A52EE8"/>
    <w:rsid w:val="00A535B0"/>
    <w:rsid w:val="00A53B70"/>
    <w:rsid w:val="00A549AB"/>
    <w:rsid w:val="00A55F38"/>
    <w:rsid w:val="00A57C45"/>
    <w:rsid w:val="00A57C4F"/>
    <w:rsid w:val="00A64521"/>
    <w:rsid w:val="00A64732"/>
    <w:rsid w:val="00A65781"/>
    <w:rsid w:val="00A662A5"/>
    <w:rsid w:val="00A666D1"/>
    <w:rsid w:val="00A70006"/>
    <w:rsid w:val="00A71E42"/>
    <w:rsid w:val="00A72745"/>
    <w:rsid w:val="00A72D9A"/>
    <w:rsid w:val="00A76BB0"/>
    <w:rsid w:val="00A76BC6"/>
    <w:rsid w:val="00A76F80"/>
    <w:rsid w:val="00A773A7"/>
    <w:rsid w:val="00A801E6"/>
    <w:rsid w:val="00A81B7A"/>
    <w:rsid w:val="00A8245F"/>
    <w:rsid w:val="00A83E07"/>
    <w:rsid w:val="00A85BB8"/>
    <w:rsid w:val="00A872D0"/>
    <w:rsid w:val="00A87521"/>
    <w:rsid w:val="00A93426"/>
    <w:rsid w:val="00A9576C"/>
    <w:rsid w:val="00A95DC0"/>
    <w:rsid w:val="00A97863"/>
    <w:rsid w:val="00A97901"/>
    <w:rsid w:val="00AA0B69"/>
    <w:rsid w:val="00AA323A"/>
    <w:rsid w:val="00AA68CF"/>
    <w:rsid w:val="00AA68DB"/>
    <w:rsid w:val="00AA6A42"/>
    <w:rsid w:val="00AA717D"/>
    <w:rsid w:val="00AA72F1"/>
    <w:rsid w:val="00AA7425"/>
    <w:rsid w:val="00AB055C"/>
    <w:rsid w:val="00AB0D14"/>
    <w:rsid w:val="00AB1123"/>
    <w:rsid w:val="00AB2643"/>
    <w:rsid w:val="00AB2930"/>
    <w:rsid w:val="00AB2CAC"/>
    <w:rsid w:val="00AB2F38"/>
    <w:rsid w:val="00AB329F"/>
    <w:rsid w:val="00AB3D35"/>
    <w:rsid w:val="00AB450C"/>
    <w:rsid w:val="00AB7A80"/>
    <w:rsid w:val="00AB7DA1"/>
    <w:rsid w:val="00AC2B92"/>
    <w:rsid w:val="00AC3AA2"/>
    <w:rsid w:val="00AC5747"/>
    <w:rsid w:val="00AC58D5"/>
    <w:rsid w:val="00AC59A3"/>
    <w:rsid w:val="00AC5FFE"/>
    <w:rsid w:val="00AC61E2"/>
    <w:rsid w:val="00AC62C1"/>
    <w:rsid w:val="00AD02C7"/>
    <w:rsid w:val="00AD2B6F"/>
    <w:rsid w:val="00AD321E"/>
    <w:rsid w:val="00AD477B"/>
    <w:rsid w:val="00AD66E5"/>
    <w:rsid w:val="00AD7451"/>
    <w:rsid w:val="00AE065E"/>
    <w:rsid w:val="00AE0FE7"/>
    <w:rsid w:val="00AE1DAC"/>
    <w:rsid w:val="00AE5047"/>
    <w:rsid w:val="00AE6431"/>
    <w:rsid w:val="00AE7559"/>
    <w:rsid w:val="00AF04A6"/>
    <w:rsid w:val="00AF0EAD"/>
    <w:rsid w:val="00AF19BA"/>
    <w:rsid w:val="00AF48AB"/>
    <w:rsid w:val="00AF51C4"/>
    <w:rsid w:val="00AF555D"/>
    <w:rsid w:val="00AF5B35"/>
    <w:rsid w:val="00AF68C8"/>
    <w:rsid w:val="00B008D9"/>
    <w:rsid w:val="00B033A8"/>
    <w:rsid w:val="00B036CE"/>
    <w:rsid w:val="00B05021"/>
    <w:rsid w:val="00B0517E"/>
    <w:rsid w:val="00B0681D"/>
    <w:rsid w:val="00B07A20"/>
    <w:rsid w:val="00B10196"/>
    <w:rsid w:val="00B1081D"/>
    <w:rsid w:val="00B110E7"/>
    <w:rsid w:val="00B14963"/>
    <w:rsid w:val="00B14EDF"/>
    <w:rsid w:val="00B152B3"/>
    <w:rsid w:val="00B1763E"/>
    <w:rsid w:val="00B17B9E"/>
    <w:rsid w:val="00B20763"/>
    <w:rsid w:val="00B20A8F"/>
    <w:rsid w:val="00B2234D"/>
    <w:rsid w:val="00B2339C"/>
    <w:rsid w:val="00B2396F"/>
    <w:rsid w:val="00B23B8B"/>
    <w:rsid w:val="00B24C36"/>
    <w:rsid w:val="00B259C9"/>
    <w:rsid w:val="00B25DE0"/>
    <w:rsid w:val="00B26C2D"/>
    <w:rsid w:val="00B31093"/>
    <w:rsid w:val="00B31362"/>
    <w:rsid w:val="00B318D0"/>
    <w:rsid w:val="00B33CCD"/>
    <w:rsid w:val="00B33D09"/>
    <w:rsid w:val="00B34BDF"/>
    <w:rsid w:val="00B373D5"/>
    <w:rsid w:val="00B4021C"/>
    <w:rsid w:val="00B40544"/>
    <w:rsid w:val="00B40C72"/>
    <w:rsid w:val="00B40DA6"/>
    <w:rsid w:val="00B40E54"/>
    <w:rsid w:val="00B411B9"/>
    <w:rsid w:val="00B43831"/>
    <w:rsid w:val="00B4584A"/>
    <w:rsid w:val="00B4605B"/>
    <w:rsid w:val="00B4758B"/>
    <w:rsid w:val="00B525A6"/>
    <w:rsid w:val="00B5702C"/>
    <w:rsid w:val="00B5720C"/>
    <w:rsid w:val="00B57865"/>
    <w:rsid w:val="00B63C94"/>
    <w:rsid w:val="00B6500A"/>
    <w:rsid w:val="00B656B3"/>
    <w:rsid w:val="00B66230"/>
    <w:rsid w:val="00B66F08"/>
    <w:rsid w:val="00B66FA1"/>
    <w:rsid w:val="00B674D0"/>
    <w:rsid w:val="00B67FC8"/>
    <w:rsid w:val="00B7081C"/>
    <w:rsid w:val="00B70FD8"/>
    <w:rsid w:val="00B72076"/>
    <w:rsid w:val="00B7257C"/>
    <w:rsid w:val="00B72761"/>
    <w:rsid w:val="00B74D45"/>
    <w:rsid w:val="00B760D1"/>
    <w:rsid w:val="00B7610C"/>
    <w:rsid w:val="00B77387"/>
    <w:rsid w:val="00B82FE0"/>
    <w:rsid w:val="00B83C25"/>
    <w:rsid w:val="00B85E2F"/>
    <w:rsid w:val="00B862A8"/>
    <w:rsid w:val="00B862AF"/>
    <w:rsid w:val="00B86C61"/>
    <w:rsid w:val="00B87F61"/>
    <w:rsid w:val="00B91E60"/>
    <w:rsid w:val="00B92EB4"/>
    <w:rsid w:val="00B94927"/>
    <w:rsid w:val="00B95614"/>
    <w:rsid w:val="00B95DFC"/>
    <w:rsid w:val="00B963A4"/>
    <w:rsid w:val="00B969AD"/>
    <w:rsid w:val="00B96B27"/>
    <w:rsid w:val="00B96FC2"/>
    <w:rsid w:val="00B97D04"/>
    <w:rsid w:val="00BA0BD0"/>
    <w:rsid w:val="00BA1158"/>
    <w:rsid w:val="00BA21D9"/>
    <w:rsid w:val="00BA2249"/>
    <w:rsid w:val="00BA2FF5"/>
    <w:rsid w:val="00BA39E6"/>
    <w:rsid w:val="00BA3CDE"/>
    <w:rsid w:val="00BA4540"/>
    <w:rsid w:val="00BA4ABD"/>
    <w:rsid w:val="00BA5929"/>
    <w:rsid w:val="00BA62AD"/>
    <w:rsid w:val="00BA7608"/>
    <w:rsid w:val="00BB1CE8"/>
    <w:rsid w:val="00BC0559"/>
    <w:rsid w:val="00BC1A36"/>
    <w:rsid w:val="00BC2D17"/>
    <w:rsid w:val="00BC306D"/>
    <w:rsid w:val="00BC4ACE"/>
    <w:rsid w:val="00BC5D53"/>
    <w:rsid w:val="00BC6593"/>
    <w:rsid w:val="00BC667B"/>
    <w:rsid w:val="00BC6B3F"/>
    <w:rsid w:val="00BC775B"/>
    <w:rsid w:val="00BC77B7"/>
    <w:rsid w:val="00BC7BF8"/>
    <w:rsid w:val="00BD0310"/>
    <w:rsid w:val="00BD251A"/>
    <w:rsid w:val="00BD4413"/>
    <w:rsid w:val="00BD508F"/>
    <w:rsid w:val="00BD5C2A"/>
    <w:rsid w:val="00BD5FC4"/>
    <w:rsid w:val="00BD6061"/>
    <w:rsid w:val="00BD7344"/>
    <w:rsid w:val="00BD7383"/>
    <w:rsid w:val="00BD7733"/>
    <w:rsid w:val="00BE00C8"/>
    <w:rsid w:val="00BE028B"/>
    <w:rsid w:val="00BE0493"/>
    <w:rsid w:val="00BE1E72"/>
    <w:rsid w:val="00BE2A7A"/>
    <w:rsid w:val="00BE32D2"/>
    <w:rsid w:val="00BE38E8"/>
    <w:rsid w:val="00BE3A86"/>
    <w:rsid w:val="00BE4DC2"/>
    <w:rsid w:val="00BE5948"/>
    <w:rsid w:val="00BE61C3"/>
    <w:rsid w:val="00BF09E6"/>
    <w:rsid w:val="00BF2167"/>
    <w:rsid w:val="00BF26AB"/>
    <w:rsid w:val="00BF3180"/>
    <w:rsid w:val="00BF4294"/>
    <w:rsid w:val="00BF6ADD"/>
    <w:rsid w:val="00C00945"/>
    <w:rsid w:val="00C014C0"/>
    <w:rsid w:val="00C01A4E"/>
    <w:rsid w:val="00C02857"/>
    <w:rsid w:val="00C02C1E"/>
    <w:rsid w:val="00C02D7D"/>
    <w:rsid w:val="00C02DC3"/>
    <w:rsid w:val="00C03AE1"/>
    <w:rsid w:val="00C11728"/>
    <w:rsid w:val="00C11914"/>
    <w:rsid w:val="00C122B5"/>
    <w:rsid w:val="00C131BF"/>
    <w:rsid w:val="00C136B4"/>
    <w:rsid w:val="00C1434C"/>
    <w:rsid w:val="00C15E4C"/>
    <w:rsid w:val="00C17073"/>
    <w:rsid w:val="00C2061F"/>
    <w:rsid w:val="00C21A20"/>
    <w:rsid w:val="00C22224"/>
    <w:rsid w:val="00C22743"/>
    <w:rsid w:val="00C26077"/>
    <w:rsid w:val="00C27B68"/>
    <w:rsid w:val="00C27ED5"/>
    <w:rsid w:val="00C27EEF"/>
    <w:rsid w:val="00C27F94"/>
    <w:rsid w:val="00C3137B"/>
    <w:rsid w:val="00C31CE8"/>
    <w:rsid w:val="00C31D60"/>
    <w:rsid w:val="00C338A2"/>
    <w:rsid w:val="00C35B27"/>
    <w:rsid w:val="00C363D8"/>
    <w:rsid w:val="00C36EA5"/>
    <w:rsid w:val="00C37148"/>
    <w:rsid w:val="00C37870"/>
    <w:rsid w:val="00C37F75"/>
    <w:rsid w:val="00C40AD8"/>
    <w:rsid w:val="00C415E3"/>
    <w:rsid w:val="00C426C1"/>
    <w:rsid w:val="00C42AD5"/>
    <w:rsid w:val="00C430D7"/>
    <w:rsid w:val="00C43888"/>
    <w:rsid w:val="00C43BFE"/>
    <w:rsid w:val="00C43DD7"/>
    <w:rsid w:val="00C44EC6"/>
    <w:rsid w:val="00C45928"/>
    <w:rsid w:val="00C46062"/>
    <w:rsid w:val="00C468F4"/>
    <w:rsid w:val="00C46A51"/>
    <w:rsid w:val="00C471CB"/>
    <w:rsid w:val="00C4764C"/>
    <w:rsid w:val="00C506C6"/>
    <w:rsid w:val="00C506E9"/>
    <w:rsid w:val="00C51BD2"/>
    <w:rsid w:val="00C51DEC"/>
    <w:rsid w:val="00C5252B"/>
    <w:rsid w:val="00C53635"/>
    <w:rsid w:val="00C55F66"/>
    <w:rsid w:val="00C5624F"/>
    <w:rsid w:val="00C56745"/>
    <w:rsid w:val="00C5748F"/>
    <w:rsid w:val="00C57900"/>
    <w:rsid w:val="00C60D05"/>
    <w:rsid w:val="00C612EB"/>
    <w:rsid w:val="00C61973"/>
    <w:rsid w:val="00C61A66"/>
    <w:rsid w:val="00C64806"/>
    <w:rsid w:val="00C67F5A"/>
    <w:rsid w:val="00C71396"/>
    <w:rsid w:val="00C722BC"/>
    <w:rsid w:val="00C72552"/>
    <w:rsid w:val="00C739BE"/>
    <w:rsid w:val="00C7599D"/>
    <w:rsid w:val="00C76AFB"/>
    <w:rsid w:val="00C76D35"/>
    <w:rsid w:val="00C822C0"/>
    <w:rsid w:val="00C829DA"/>
    <w:rsid w:val="00C83DC6"/>
    <w:rsid w:val="00C840DC"/>
    <w:rsid w:val="00C85708"/>
    <w:rsid w:val="00C863DC"/>
    <w:rsid w:val="00C86C26"/>
    <w:rsid w:val="00C86D0B"/>
    <w:rsid w:val="00C87259"/>
    <w:rsid w:val="00C903AA"/>
    <w:rsid w:val="00C90547"/>
    <w:rsid w:val="00C908DD"/>
    <w:rsid w:val="00C9093C"/>
    <w:rsid w:val="00C90BE6"/>
    <w:rsid w:val="00C913EB"/>
    <w:rsid w:val="00C9234A"/>
    <w:rsid w:val="00C92441"/>
    <w:rsid w:val="00C92D44"/>
    <w:rsid w:val="00C93B74"/>
    <w:rsid w:val="00C94485"/>
    <w:rsid w:val="00C946A2"/>
    <w:rsid w:val="00C946E9"/>
    <w:rsid w:val="00C9515C"/>
    <w:rsid w:val="00C95AB5"/>
    <w:rsid w:val="00C96464"/>
    <w:rsid w:val="00C96B35"/>
    <w:rsid w:val="00C9782B"/>
    <w:rsid w:val="00C97D1C"/>
    <w:rsid w:val="00CA166D"/>
    <w:rsid w:val="00CA34F2"/>
    <w:rsid w:val="00CA3EAF"/>
    <w:rsid w:val="00CA3F34"/>
    <w:rsid w:val="00CA44B7"/>
    <w:rsid w:val="00CA47E5"/>
    <w:rsid w:val="00CA5C1F"/>
    <w:rsid w:val="00CA7DCB"/>
    <w:rsid w:val="00CB05FE"/>
    <w:rsid w:val="00CB0799"/>
    <w:rsid w:val="00CB0AFB"/>
    <w:rsid w:val="00CB0CEF"/>
    <w:rsid w:val="00CB2327"/>
    <w:rsid w:val="00CB335B"/>
    <w:rsid w:val="00CB3473"/>
    <w:rsid w:val="00CB4596"/>
    <w:rsid w:val="00CB6CC5"/>
    <w:rsid w:val="00CB7089"/>
    <w:rsid w:val="00CC1221"/>
    <w:rsid w:val="00CC3AB6"/>
    <w:rsid w:val="00CC48B3"/>
    <w:rsid w:val="00CC5FA7"/>
    <w:rsid w:val="00CC63C3"/>
    <w:rsid w:val="00CD2138"/>
    <w:rsid w:val="00CD2E3F"/>
    <w:rsid w:val="00CD37FD"/>
    <w:rsid w:val="00CD3E64"/>
    <w:rsid w:val="00CD3EDB"/>
    <w:rsid w:val="00CD42C5"/>
    <w:rsid w:val="00CD523F"/>
    <w:rsid w:val="00CD5C48"/>
    <w:rsid w:val="00CD67C8"/>
    <w:rsid w:val="00CD7155"/>
    <w:rsid w:val="00CE0E81"/>
    <w:rsid w:val="00CE4175"/>
    <w:rsid w:val="00CE4542"/>
    <w:rsid w:val="00CE5267"/>
    <w:rsid w:val="00CE54A0"/>
    <w:rsid w:val="00CE5CD0"/>
    <w:rsid w:val="00CE61BD"/>
    <w:rsid w:val="00CE62E1"/>
    <w:rsid w:val="00CE6CE1"/>
    <w:rsid w:val="00CE70A3"/>
    <w:rsid w:val="00CE71A2"/>
    <w:rsid w:val="00CE734F"/>
    <w:rsid w:val="00CE7740"/>
    <w:rsid w:val="00CF0FBD"/>
    <w:rsid w:val="00CF2717"/>
    <w:rsid w:val="00CF3D4E"/>
    <w:rsid w:val="00CF4CA6"/>
    <w:rsid w:val="00D0108C"/>
    <w:rsid w:val="00D01C7E"/>
    <w:rsid w:val="00D02F61"/>
    <w:rsid w:val="00D043E6"/>
    <w:rsid w:val="00D0736C"/>
    <w:rsid w:val="00D109DA"/>
    <w:rsid w:val="00D10C2B"/>
    <w:rsid w:val="00D11672"/>
    <w:rsid w:val="00D12C71"/>
    <w:rsid w:val="00D1446C"/>
    <w:rsid w:val="00D14590"/>
    <w:rsid w:val="00D1649B"/>
    <w:rsid w:val="00D16658"/>
    <w:rsid w:val="00D1670A"/>
    <w:rsid w:val="00D1757C"/>
    <w:rsid w:val="00D24C48"/>
    <w:rsid w:val="00D27FED"/>
    <w:rsid w:val="00D300AB"/>
    <w:rsid w:val="00D32D6F"/>
    <w:rsid w:val="00D33B59"/>
    <w:rsid w:val="00D33EDB"/>
    <w:rsid w:val="00D35076"/>
    <w:rsid w:val="00D35206"/>
    <w:rsid w:val="00D355E4"/>
    <w:rsid w:val="00D35CFC"/>
    <w:rsid w:val="00D36542"/>
    <w:rsid w:val="00D37AA3"/>
    <w:rsid w:val="00D403D6"/>
    <w:rsid w:val="00D4092C"/>
    <w:rsid w:val="00D40947"/>
    <w:rsid w:val="00D4097E"/>
    <w:rsid w:val="00D42547"/>
    <w:rsid w:val="00D425CF"/>
    <w:rsid w:val="00D43376"/>
    <w:rsid w:val="00D43386"/>
    <w:rsid w:val="00D435BE"/>
    <w:rsid w:val="00D43D3A"/>
    <w:rsid w:val="00D440E8"/>
    <w:rsid w:val="00D44968"/>
    <w:rsid w:val="00D4551A"/>
    <w:rsid w:val="00D45DE7"/>
    <w:rsid w:val="00D47323"/>
    <w:rsid w:val="00D5055B"/>
    <w:rsid w:val="00D5141D"/>
    <w:rsid w:val="00D5198D"/>
    <w:rsid w:val="00D531BB"/>
    <w:rsid w:val="00D54B7B"/>
    <w:rsid w:val="00D5567D"/>
    <w:rsid w:val="00D56E9A"/>
    <w:rsid w:val="00D571DF"/>
    <w:rsid w:val="00D630A3"/>
    <w:rsid w:val="00D64184"/>
    <w:rsid w:val="00D648E1"/>
    <w:rsid w:val="00D654DF"/>
    <w:rsid w:val="00D66204"/>
    <w:rsid w:val="00D66B89"/>
    <w:rsid w:val="00D679A2"/>
    <w:rsid w:val="00D70429"/>
    <w:rsid w:val="00D7047C"/>
    <w:rsid w:val="00D705F3"/>
    <w:rsid w:val="00D7291A"/>
    <w:rsid w:val="00D73C04"/>
    <w:rsid w:val="00D7448C"/>
    <w:rsid w:val="00D75EC3"/>
    <w:rsid w:val="00D76191"/>
    <w:rsid w:val="00D84B41"/>
    <w:rsid w:val="00D85691"/>
    <w:rsid w:val="00D85C6E"/>
    <w:rsid w:val="00D86562"/>
    <w:rsid w:val="00D86B95"/>
    <w:rsid w:val="00D90753"/>
    <w:rsid w:val="00D9395B"/>
    <w:rsid w:val="00D950C8"/>
    <w:rsid w:val="00D9572E"/>
    <w:rsid w:val="00D97644"/>
    <w:rsid w:val="00D97912"/>
    <w:rsid w:val="00D97B03"/>
    <w:rsid w:val="00DA003E"/>
    <w:rsid w:val="00DA32DA"/>
    <w:rsid w:val="00DA412F"/>
    <w:rsid w:val="00DA4743"/>
    <w:rsid w:val="00DA5112"/>
    <w:rsid w:val="00DA55C7"/>
    <w:rsid w:val="00DA65C2"/>
    <w:rsid w:val="00DB08B1"/>
    <w:rsid w:val="00DB327A"/>
    <w:rsid w:val="00DB4094"/>
    <w:rsid w:val="00DB6450"/>
    <w:rsid w:val="00DC17E8"/>
    <w:rsid w:val="00DC20BA"/>
    <w:rsid w:val="00DC2B06"/>
    <w:rsid w:val="00DC2CF8"/>
    <w:rsid w:val="00DC76E8"/>
    <w:rsid w:val="00DD2050"/>
    <w:rsid w:val="00DD32E3"/>
    <w:rsid w:val="00DD3F94"/>
    <w:rsid w:val="00DD567A"/>
    <w:rsid w:val="00DD5B44"/>
    <w:rsid w:val="00DE21A2"/>
    <w:rsid w:val="00DE292E"/>
    <w:rsid w:val="00DE312E"/>
    <w:rsid w:val="00DE3E70"/>
    <w:rsid w:val="00DE3EC2"/>
    <w:rsid w:val="00DE5C04"/>
    <w:rsid w:val="00DE7C2F"/>
    <w:rsid w:val="00DF0036"/>
    <w:rsid w:val="00DF071E"/>
    <w:rsid w:val="00DF1605"/>
    <w:rsid w:val="00DF29AC"/>
    <w:rsid w:val="00DF3431"/>
    <w:rsid w:val="00DF6128"/>
    <w:rsid w:val="00DF6901"/>
    <w:rsid w:val="00DF7188"/>
    <w:rsid w:val="00E000E4"/>
    <w:rsid w:val="00E01A00"/>
    <w:rsid w:val="00E03203"/>
    <w:rsid w:val="00E042E1"/>
    <w:rsid w:val="00E04B43"/>
    <w:rsid w:val="00E06CD9"/>
    <w:rsid w:val="00E07CF3"/>
    <w:rsid w:val="00E111F5"/>
    <w:rsid w:val="00E126AD"/>
    <w:rsid w:val="00E12D1C"/>
    <w:rsid w:val="00E13DDA"/>
    <w:rsid w:val="00E13F25"/>
    <w:rsid w:val="00E14CFD"/>
    <w:rsid w:val="00E14F9C"/>
    <w:rsid w:val="00E15198"/>
    <w:rsid w:val="00E1764B"/>
    <w:rsid w:val="00E2030F"/>
    <w:rsid w:val="00E206BD"/>
    <w:rsid w:val="00E21921"/>
    <w:rsid w:val="00E21991"/>
    <w:rsid w:val="00E22AB3"/>
    <w:rsid w:val="00E23EE9"/>
    <w:rsid w:val="00E2433E"/>
    <w:rsid w:val="00E249DA"/>
    <w:rsid w:val="00E250B7"/>
    <w:rsid w:val="00E30660"/>
    <w:rsid w:val="00E30684"/>
    <w:rsid w:val="00E319BD"/>
    <w:rsid w:val="00E326C5"/>
    <w:rsid w:val="00E34821"/>
    <w:rsid w:val="00E35B60"/>
    <w:rsid w:val="00E35EED"/>
    <w:rsid w:val="00E36078"/>
    <w:rsid w:val="00E367BC"/>
    <w:rsid w:val="00E367BF"/>
    <w:rsid w:val="00E36B88"/>
    <w:rsid w:val="00E37E9C"/>
    <w:rsid w:val="00E37FF2"/>
    <w:rsid w:val="00E4005C"/>
    <w:rsid w:val="00E4240A"/>
    <w:rsid w:val="00E426DE"/>
    <w:rsid w:val="00E42C17"/>
    <w:rsid w:val="00E436B9"/>
    <w:rsid w:val="00E443CB"/>
    <w:rsid w:val="00E44D65"/>
    <w:rsid w:val="00E46A19"/>
    <w:rsid w:val="00E46AA0"/>
    <w:rsid w:val="00E50444"/>
    <w:rsid w:val="00E507A0"/>
    <w:rsid w:val="00E50EBB"/>
    <w:rsid w:val="00E53486"/>
    <w:rsid w:val="00E53495"/>
    <w:rsid w:val="00E54616"/>
    <w:rsid w:val="00E5566C"/>
    <w:rsid w:val="00E559AD"/>
    <w:rsid w:val="00E568AE"/>
    <w:rsid w:val="00E57DAE"/>
    <w:rsid w:val="00E61168"/>
    <w:rsid w:val="00E612C0"/>
    <w:rsid w:val="00E61CB1"/>
    <w:rsid w:val="00E62527"/>
    <w:rsid w:val="00E63A60"/>
    <w:rsid w:val="00E64C65"/>
    <w:rsid w:val="00E64EA1"/>
    <w:rsid w:val="00E65CC9"/>
    <w:rsid w:val="00E65F0A"/>
    <w:rsid w:val="00E6713E"/>
    <w:rsid w:val="00E67390"/>
    <w:rsid w:val="00E67B1B"/>
    <w:rsid w:val="00E70651"/>
    <w:rsid w:val="00E7106C"/>
    <w:rsid w:val="00E715CE"/>
    <w:rsid w:val="00E72493"/>
    <w:rsid w:val="00E7749A"/>
    <w:rsid w:val="00E7783F"/>
    <w:rsid w:val="00E77992"/>
    <w:rsid w:val="00E80D31"/>
    <w:rsid w:val="00E80F35"/>
    <w:rsid w:val="00E815C5"/>
    <w:rsid w:val="00E8272E"/>
    <w:rsid w:val="00E84D54"/>
    <w:rsid w:val="00E854F4"/>
    <w:rsid w:val="00E85ABF"/>
    <w:rsid w:val="00E85D95"/>
    <w:rsid w:val="00E878F7"/>
    <w:rsid w:val="00E90D3C"/>
    <w:rsid w:val="00E930E6"/>
    <w:rsid w:val="00E95856"/>
    <w:rsid w:val="00E95E6E"/>
    <w:rsid w:val="00E97566"/>
    <w:rsid w:val="00EA0B8B"/>
    <w:rsid w:val="00EA15D6"/>
    <w:rsid w:val="00EA309F"/>
    <w:rsid w:val="00EA468F"/>
    <w:rsid w:val="00EA62B9"/>
    <w:rsid w:val="00EA7EEE"/>
    <w:rsid w:val="00EB094F"/>
    <w:rsid w:val="00EB1088"/>
    <w:rsid w:val="00EB261A"/>
    <w:rsid w:val="00EB2FD8"/>
    <w:rsid w:val="00EB4426"/>
    <w:rsid w:val="00EB4903"/>
    <w:rsid w:val="00EB6FDF"/>
    <w:rsid w:val="00EC128C"/>
    <w:rsid w:val="00EC23E7"/>
    <w:rsid w:val="00EC4515"/>
    <w:rsid w:val="00EC5997"/>
    <w:rsid w:val="00EC5AD4"/>
    <w:rsid w:val="00EC5C56"/>
    <w:rsid w:val="00EC5D7B"/>
    <w:rsid w:val="00EC674D"/>
    <w:rsid w:val="00EC68FB"/>
    <w:rsid w:val="00ED0778"/>
    <w:rsid w:val="00ED33C0"/>
    <w:rsid w:val="00ED4AA0"/>
    <w:rsid w:val="00ED4AC7"/>
    <w:rsid w:val="00ED5CE7"/>
    <w:rsid w:val="00ED672D"/>
    <w:rsid w:val="00ED7935"/>
    <w:rsid w:val="00EE2353"/>
    <w:rsid w:val="00EE66E0"/>
    <w:rsid w:val="00EE7F46"/>
    <w:rsid w:val="00EF1EBE"/>
    <w:rsid w:val="00EF31F8"/>
    <w:rsid w:val="00EF3E4B"/>
    <w:rsid w:val="00EF5E90"/>
    <w:rsid w:val="00EF5FD0"/>
    <w:rsid w:val="00EF72B9"/>
    <w:rsid w:val="00F0106B"/>
    <w:rsid w:val="00F01F11"/>
    <w:rsid w:val="00F02A2E"/>
    <w:rsid w:val="00F044CE"/>
    <w:rsid w:val="00F04AEF"/>
    <w:rsid w:val="00F050C0"/>
    <w:rsid w:val="00F05C8B"/>
    <w:rsid w:val="00F06401"/>
    <w:rsid w:val="00F06766"/>
    <w:rsid w:val="00F078F8"/>
    <w:rsid w:val="00F11238"/>
    <w:rsid w:val="00F12E03"/>
    <w:rsid w:val="00F12EFA"/>
    <w:rsid w:val="00F13548"/>
    <w:rsid w:val="00F1421C"/>
    <w:rsid w:val="00F146C6"/>
    <w:rsid w:val="00F14773"/>
    <w:rsid w:val="00F152F4"/>
    <w:rsid w:val="00F16A28"/>
    <w:rsid w:val="00F21589"/>
    <w:rsid w:val="00F217C6"/>
    <w:rsid w:val="00F21C20"/>
    <w:rsid w:val="00F22B32"/>
    <w:rsid w:val="00F27854"/>
    <w:rsid w:val="00F30786"/>
    <w:rsid w:val="00F30D56"/>
    <w:rsid w:val="00F32813"/>
    <w:rsid w:val="00F334A6"/>
    <w:rsid w:val="00F33F91"/>
    <w:rsid w:val="00F34E6E"/>
    <w:rsid w:val="00F35494"/>
    <w:rsid w:val="00F3622C"/>
    <w:rsid w:val="00F36424"/>
    <w:rsid w:val="00F3646F"/>
    <w:rsid w:val="00F36F75"/>
    <w:rsid w:val="00F370D1"/>
    <w:rsid w:val="00F377DB"/>
    <w:rsid w:val="00F4076A"/>
    <w:rsid w:val="00F40B47"/>
    <w:rsid w:val="00F432F2"/>
    <w:rsid w:val="00F44662"/>
    <w:rsid w:val="00F447DE"/>
    <w:rsid w:val="00F45267"/>
    <w:rsid w:val="00F45488"/>
    <w:rsid w:val="00F461B0"/>
    <w:rsid w:val="00F477EF"/>
    <w:rsid w:val="00F50904"/>
    <w:rsid w:val="00F51E87"/>
    <w:rsid w:val="00F54252"/>
    <w:rsid w:val="00F55901"/>
    <w:rsid w:val="00F55C04"/>
    <w:rsid w:val="00F56399"/>
    <w:rsid w:val="00F573C4"/>
    <w:rsid w:val="00F57BAD"/>
    <w:rsid w:val="00F60C50"/>
    <w:rsid w:val="00F621C5"/>
    <w:rsid w:val="00F6255F"/>
    <w:rsid w:val="00F63FD8"/>
    <w:rsid w:val="00F6647E"/>
    <w:rsid w:val="00F664FA"/>
    <w:rsid w:val="00F70510"/>
    <w:rsid w:val="00F70612"/>
    <w:rsid w:val="00F7085A"/>
    <w:rsid w:val="00F7122E"/>
    <w:rsid w:val="00F7209E"/>
    <w:rsid w:val="00F756E0"/>
    <w:rsid w:val="00F76F40"/>
    <w:rsid w:val="00F773B3"/>
    <w:rsid w:val="00F777A5"/>
    <w:rsid w:val="00F77948"/>
    <w:rsid w:val="00F80E70"/>
    <w:rsid w:val="00F8156B"/>
    <w:rsid w:val="00F81617"/>
    <w:rsid w:val="00F817C4"/>
    <w:rsid w:val="00F87274"/>
    <w:rsid w:val="00F904DA"/>
    <w:rsid w:val="00F90678"/>
    <w:rsid w:val="00F91BCD"/>
    <w:rsid w:val="00F9220E"/>
    <w:rsid w:val="00F925F3"/>
    <w:rsid w:val="00F9273E"/>
    <w:rsid w:val="00F92A39"/>
    <w:rsid w:val="00F94036"/>
    <w:rsid w:val="00F94CFA"/>
    <w:rsid w:val="00F95061"/>
    <w:rsid w:val="00F97973"/>
    <w:rsid w:val="00FA2186"/>
    <w:rsid w:val="00FA234F"/>
    <w:rsid w:val="00FA4934"/>
    <w:rsid w:val="00FA5818"/>
    <w:rsid w:val="00FB0A5A"/>
    <w:rsid w:val="00FB0F11"/>
    <w:rsid w:val="00FB1124"/>
    <w:rsid w:val="00FB12DC"/>
    <w:rsid w:val="00FB164B"/>
    <w:rsid w:val="00FB3F4E"/>
    <w:rsid w:val="00FB4714"/>
    <w:rsid w:val="00FB57ED"/>
    <w:rsid w:val="00FB5B2E"/>
    <w:rsid w:val="00FB5DA6"/>
    <w:rsid w:val="00FB6562"/>
    <w:rsid w:val="00FC0C28"/>
    <w:rsid w:val="00FC19E3"/>
    <w:rsid w:val="00FC1B1B"/>
    <w:rsid w:val="00FC2F2A"/>
    <w:rsid w:val="00FC3004"/>
    <w:rsid w:val="00FC402D"/>
    <w:rsid w:val="00FC4536"/>
    <w:rsid w:val="00FC46B0"/>
    <w:rsid w:val="00FC5365"/>
    <w:rsid w:val="00FC6A2D"/>
    <w:rsid w:val="00FC747A"/>
    <w:rsid w:val="00FD019E"/>
    <w:rsid w:val="00FD1222"/>
    <w:rsid w:val="00FD2BCF"/>
    <w:rsid w:val="00FD3B25"/>
    <w:rsid w:val="00FD73AB"/>
    <w:rsid w:val="00FE02B4"/>
    <w:rsid w:val="00FE0524"/>
    <w:rsid w:val="00FE0672"/>
    <w:rsid w:val="00FE2852"/>
    <w:rsid w:val="00FE2B17"/>
    <w:rsid w:val="00FE3D3B"/>
    <w:rsid w:val="00FE43B2"/>
    <w:rsid w:val="00FE7077"/>
    <w:rsid w:val="00FE76B0"/>
    <w:rsid w:val="00FE7A41"/>
    <w:rsid w:val="00FF1439"/>
    <w:rsid w:val="00FF1E09"/>
    <w:rsid w:val="00FF379F"/>
    <w:rsid w:val="00FF57C4"/>
    <w:rsid w:val="00FF67D0"/>
    <w:rsid w:val="00FF74F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547892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List Bullet"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semiHidden="0" w:uiPriority="67" w:unhideWhenUsed="0"/>
    <w:lsdException w:name="No Spacing" w:semiHidden="0" w:uiPriority="68" w:unhideWhenUsed="0"/>
    <w:lsdException w:name="Light Shading" w:semiHidden="0" w:uiPriority="69" w:unhideWhenUsed="0"/>
    <w:lsdException w:name="Light List" w:semiHidden="0" w:uiPriority="70" w:unhideWhenUsed="0"/>
    <w:lsdException w:name="Light Grid" w:semiHidden="0" w:uiPriority="71" w:unhideWhenUsed="0"/>
    <w:lsdException w:name="Medium Shading 1" w:semiHidden="0" w:uiPriority="72" w:unhideWhenUsed="0"/>
    <w:lsdException w:name="Medium Shading 2" w:semiHidden="0" w:uiPriority="73" w:unhideWhenUsed="0"/>
    <w:lsdException w:name="Medium List 1" w:semiHidden="0" w:uiPriority="60" w:unhideWhenUsed="0"/>
    <w:lsdException w:name="Medium List 2" w:semiHidden="0" w:uiPriority="61" w:unhideWhenUsed="0"/>
    <w:lsdException w:name="Medium Grid 1" w:semiHidden="0" w:uiPriority="62" w:unhideWhenUsed="0"/>
    <w:lsdException w:name="Medium Grid 2" w:semiHidden="0" w:uiPriority="63" w:unhideWhenUsed="0"/>
    <w:lsdException w:name="Medium Grid 3" w:semiHidden="0" w:uiPriority="64" w:unhideWhenUsed="0"/>
    <w:lsdException w:name="Dark List" w:semiHidden="0" w:uiPriority="65" w:unhideWhenUsed="0"/>
    <w:lsdException w:name="Colorful Shading" w:unhideWhenUsed="0"/>
    <w:lsdException w:name="Colorful List" w:semiHidden="0" w:uiPriority="34" w:unhideWhenUsed="0" w:qFormat="1"/>
    <w:lsdException w:name="Colorful Grid" w:semiHidden="0" w:uiPriority="29" w:unhideWhenUsed="0" w:qFormat="1"/>
    <w:lsdException w:name="Light Shading Accent 1" w:semiHidden="0" w:uiPriority="30" w:unhideWhenUsed="0" w:qFormat="1"/>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72" w:unhideWhenUsed="0"/>
    <w:lsdException w:name="Quote" w:semiHidden="0" w:uiPriority="73" w:unhideWhenUsed="0"/>
    <w:lsdException w:name="Intense Quote" w:semiHidden="0" w:uiPriority="60" w:unhideWhenUsed="0"/>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iPriority="66" w:unhideWhenUsed="0"/>
    <w:lsdException w:name="Colorful List Accent 1" w:semiHidden="0" w:uiPriority="67" w:unhideWhenUsed="0"/>
    <w:lsdException w:name="Colorful Grid Accent 1" w:semiHidden="0" w:uiPriority="68" w:unhideWhenUsed="0"/>
    <w:lsdException w:name="Light Shading Accent 2" w:semiHidden="0" w:uiPriority="69" w:unhideWhenUsed="0"/>
    <w:lsdException w:name="Light List Accent 2" w:semiHidden="0" w:uiPriority="70" w:unhideWhenUsed="0"/>
    <w:lsdException w:name="Light Grid Accent 2" w:semiHidden="0" w:uiPriority="71" w:unhideWhenUsed="0"/>
    <w:lsdException w:name="Medium Shading 1 Accent 2" w:semiHidden="0" w:uiPriority="72" w:unhideWhenUsed="0"/>
    <w:lsdException w:name="Medium Shading 2 Accent 2" w:semiHidden="0" w:uiPriority="73" w:unhideWhenUsed="0"/>
    <w:lsdException w:name="Medium List 1 Accent 2" w:semiHidden="0" w:uiPriority="60" w:unhideWhenUsed="0"/>
    <w:lsdException w:name="Medium List 2 Accent 2" w:semiHidden="0" w:uiPriority="61" w:unhideWhenUsed="0"/>
    <w:lsdException w:name="Medium Grid 1 Accent 2" w:semiHidden="0" w:uiPriority="62" w:unhideWhenUsed="0"/>
    <w:lsdException w:name="Medium Grid 2 Accent 2" w:semiHidden="0" w:uiPriority="63" w:unhideWhenUsed="0"/>
    <w:lsdException w:name="Medium Grid 3 Accent 2" w:semiHidden="0" w:uiPriority="64" w:unhideWhenUsed="0"/>
    <w:lsdException w:name="Dark List Accent 2" w:semiHidden="0" w:uiPriority="65" w:unhideWhenUsed="0"/>
    <w:lsdException w:name="Colorful Shading Accent 2" w:semiHidden="0" w:uiPriority="66" w:unhideWhenUsed="0"/>
    <w:lsdException w:name="Colorful List Accent 2" w:semiHidden="0" w:uiPriority="67" w:unhideWhenUsed="0"/>
    <w:lsdException w:name="Colorful Grid Accent 2" w:semiHidden="0" w:uiPriority="68" w:unhideWhenUsed="0"/>
    <w:lsdException w:name="Light Shading Accent 3" w:semiHidden="0" w:uiPriority="69" w:unhideWhenUsed="0"/>
    <w:lsdException w:name="Light List Accent 3" w:semiHidden="0" w:uiPriority="70" w:unhideWhenUsed="0"/>
    <w:lsdException w:name="Light Grid Accent 3" w:semiHidden="0" w:uiPriority="71" w:unhideWhenUsed="0"/>
    <w:lsdException w:name="Medium Shading 1 Accent 3" w:semiHidden="0" w:uiPriority="72" w:unhideWhenUsed="0"/>
    <w:lsdException w:name="Medium Shading 2 Accent 3" w:semiHidden="0" w:uiPriority="73" w:unhideWhenUsed="0"/>
    <w:lsdException w:name="Medium List 1 Accent 3" w:semiHidden="0" w:uiPriority="60" w:unhideWhenUsed="0"/>
    <w:lsdException w:name="Medium List 2 Accent 3" w:semiHidden="0" w:uiPriority="61" w:unhideWhenUsed="0"/>
    <w:lsdException w:name="Medium Grid 1 Accent 3" w:semiHidden="0" w:uiPriority="62" w:unhideWhenUsed="0"/>
    <w:lsdException w:name="Medium Grid 2 Accent 3" w:semiHidden="0" w:uiPriority="63" w:unhideWhenUsed="0"/>
    <w:lsdException w:name="Medium Grid 3 Accent 3" w:semiHidden="0" w:uiPriority="64" w:unhideWhenUsed="0"/>
    <w:lsdException w:name="Dark List Accent 3" w:semiHidden="0" w:uiPriority="65" w:unhideWhenUsed="0"/>
    <w:lsdException w:name="Colorful Shading Accent 3" w:semiHidden="0" w:uiPriority="66" w:unhideWhenUsed="0"/>
    <w:lsdException w:name="Colorful List Accent 3" w:semiHidden="0" w:uiPriority="67" w:unhideWhenUsed="0"/>
    <w:lsdException w:name="Colorful Grid Accent 3" w:semiHidden="0" w:uiPriority="68" w:unhideWhenUsed="0"/>
    <w:lsdException w:name="Light Shading Accent 4" w:semiHidden="0" w:uiPriority="69" w:unhideWhenUsed="0"/>
    <w:lsdException w:name="Light List Accent 4" w:semiHidden="0" w:uiPriority="70" w:unhideWhenUsed="0"/>
    <w:lsdException w:name="Light Grid Accent 4" w:semiHidden="0" w:uiPriority="71" w:unhideWhenUsed="0"/>
    <w:lsdException w:name="Medium Shading 1 Accent 4" w:semiHidden="0" w:uiPriority="72" w:unhideWhenUsed="0"/>
    <w:lsdException w:name="Medium Shading 2 Accent 4" w:semiHidden="0" w:uiPriority="73" w:unhideWhenUsed="0"/>
    <w:lsdException w:name="Medium List 1 Accent 4" w:semiHidden="0" w:uiPriority="60" w:unhideWhenUsed="0"/>
    <w:lsdException w:name="Medium List 2 Accent 4" w:semiHidden="0" w:uiPriority="61" w:unhideWhenUsed="0"/>
    <w:lsdException w:name="Medium Grid 1 Accent 4" w:semiHidden="0" w:uiPriority="62" w:unhideWhenUsed="0"/>
    <w:lsdException w:name="Medium Grid 2 Accent 4" w:semiHidden="0" w:uiPriority="63" w:unhideWhenUsed="0"/>
    <w:lsdException w:name="Medium Grid 3 Accent 4" w:semiHidden="0" w:uiPriority="64" w:unhideWhenUsed="0"/>
    <w:lsdException w:name="Dark List Accent 4" w:semiHidden="0" w:uiPriority="65" w:unhideWhenUsed="0"/>
    <w:lsdException w:name="Colorful Shading Accent 4" w:semiHidden="0" w:uiPriority="66" w:unhideWhenUsed="0"/>
    <w:lsdException w:name="Colorful List Accent 4" w:semiHidden="0" w:uiPriority="67" w:unhideWhenUsed="0"/>
    <w:lsdException w:name="Colorful Grid Accent 4" w:semiHidden="0" w:uiPriority="68" w:unhideWhenUsed="0"/>
    <w:lsdException w:name="Light Shading Accent 5" w:semiHidden="0" w:uiPriority="69" w:unhideWhenUsed="0"/>
    <w:lsdException w:name="Light List Accent 5" w:semiHidden="0" w:uiPriority="70" w:unhideWhenUsed="0"/>
    <w:lsdException w:name="Light Grid Accent 5" w:semiHidden="0" w:uiPriority="71" w:unhideWhenUsed="0"/>
    <w:lsdException w:name="Medium Shading 1 Accent 5" w:semiHidden="0" w:uiPriority="72" w:unhideWhenUsed="0"/>
    <w:lsdException w:name="Medium Shading 2 Accent 5" w:semiHidden="0" w:uiPriority="73" w:unhideWhenUsed="0"/>
    <w:lsdException w:name="Medium List 1 Accent 5" w:semiHidden="0" w:uiPriority="60" w:unhideWhenUsed="0"/>
    <w:lsdException w:name="Medium List 2 Accent 5" w:semiHidden="0" w:uiPriority="61" w:unhideWhenUsed="0"/>
    <w:lsdException w:name="Medium Grid 1 Accent 5" w:semiHidden="0" w:uiPriority="62" w:unhideWhenUsed="0"/>
    <w:lsdException w:name="Medium Grid 2 Accent 5" w:semiHidden="0" w:uiPriority="63" w:unhideWhenUsed="0"/>
    <w:lsdException w:name="Medium Grid 3 Accent 5" w:semiHidden="0" w:uiPriority="64" w:unhideWhenUsed="0"/>
    <w:lsdException w:name="Dark List Accent 5" w:semiHidden="0" w:uiPriority="65" w:unhideWhenUsed="0"/>
    <w:lsdException w:name="Colorful Shading Accent 5" w:semiHidden="0" w:uiPriority="66" w:unhideWhenUsed="0"/>
    <w:lsdException w:name="Colorful List Accent 5" w:semiHidden="0" w:uiPriority="67" w:unhideWhenUsed="0"/>
    <w:lsdException w:name="Colorful Grid Accent 5" w:semiHidden="0" w:uiPriority="68" w:unhideWhenUsed="0"/>
    <w:lsdException w:name="Light Shading Accent 6" w:semiHidden="0" w:uiPriority="69" w:unhideWhenUsed="0"/>
    <w:lsdException w:name="Light List Accent 6" w:semiHidden="0" w:uiPriority="70" w:unhideWhenUsed="0"/>
    <w:lsdException w:name="Light Grid Accent 6" w:semiHidden="0" w:uiPriority="71" w:unhideWhenUsed="0"/>
    <w:lsdException w:name="Medium Shading 1 Accent 6" w:semiHidden="0" w:uiPriority="72" w:unhideWhenUsed="0"/>
    <w:lsdException w:name="Medium Shading 2 Accent 6" w:semiHidden="0" w:uiPriority="73" w:unhideWhenUsed="0"/>
    <w:lsdException w:name="Medium List 1 Accent 6" w:semiHidden="0" w:uiPriority="19" w:unhideWhenUsed="0" w:qFormat="1"/>
    <w:lsdException w:name="Medium List 2 Accent 6" w:semiHidden="0" w:uiPriority="21" w:unhideWhenUsed="0" w:qFormat="1"/>
    <w:lsdException w:name="Medium Grid 1 Accent 6" w:semiHidden="0" w:uiPriority="31" w:unhideWhenUsed="0" w:qFormat="1"/>
    <w:lsdException w:name="Medium Grid 2 Accent 6" w:semiHidden="0" w:uiPriority="32" w:unhideWhenUsed="0" w:qFormat="1"/>
    <w:lsdException w:name="Medium Grid 3 Accent 6" w:semiHidden="0" w:uiPriority="33" w:unhideWhenUsed="0" w:qFormat="1"/>
    <w:lsdException w:name="Dark List Accent 6" w:uiPriority="37"/>
    <w:lsdException w:name="Colorful Shading Accent 6" w:uiPriority="39" w:qFormat="1"/>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B3A76"/>
    <w:pPr>
      <w:spacing w:after="200" w:line="276" w:lineRule="auto"/>
    </w:pPr>
    <w:rPr>
      <w:sz w:val="22"/>
      <w:szCs w:val="22"/>
    </w:rPr>
  </w:style>
  <w:style w:type="paragraph" w:styleId="Heading1">
    <w:name w:val="heading 1"/>
    <w:next w:val="Heading2"/>
    <w:link w:val="Heading1Char"/>
    <w:uiPriority w:val="99"/>
    <w:unhideWhenUsed/>
    <w:qFormat/>
    <w:rsid w:val="00157BB5"/>
    <w:pPr>
      <w:keepNext/>
      <w:pageBreakBefore/>
      <w:spacing w:before="240" w:after="240" w:line="276" w:lineRule="auto"/>
      <w:outlineLvl w:val="0"/>
    </w:pPr>
    <w:rPr>
      <w:rFonts w:eastAsia="Times New Roman" w:cs="Arial"/>
      <w:b/>
      <w:sz w:val="36"/>
      <w:szCs w:val="32"/>
    </w:rPr>
  </w:style>
  <w:style w:type="paragraph" w:styleId="Heading2">
    <w:name w:val="heading 2"/>
    <w:basedOn w:val="Heading1"/>
    <w:next w:val="CDRBodyText"/>
    <w:link w:val="Heading2Char"/>
    <w:uiPriority w:val="99"/>
    <w:unhideWhenUsed/>
    <w:qFormat/>
    <w:rsid w:val="00157BB5"/>
    <w:pPr>
      <w:pageBreakBefore w:val="0"/>
      <w:numPr>
        <w:ilvl w:val="1"/>
      </w:numPr>
      <w:spacing w:before="0"/>
      <w:outlineLvl w:val="1"/>
    </w:pPr>
    <w:rPr>
      <w:rFonts w:eastAsia="Calibri"/>
      <w:sz w:val="32"/>
      <w:szCs w:val="26"/>
    </w:rPr>
  </w:style>
  <w:style w:type="paragraph" w:styleId="Heading3">
    <w:name w:val="heading 3"/>
    <w:basedOn w:val="Heading2"/>
    <w:next w:val="CDRBodyText"/>
    <w:link w:val="Heading3Char"/>
    <w:uiPriority w:val="99"/>
    <w:unhideWhenUsed/>
    <w:qFormat/>
    <w:rsid w:val="00157BB5"/>
    <w:pPr>
      <w:numPr>
        <w:ilvl w:val="2"/>
      </w:numPr>
      <w:outlineLvl w:val="2"/>
    </w:pPr>
    <w:rPr>
      <w:sz w:val="28"/>
    </w:rPr>
  </w:style>
  <w:style w:type="paragraph" w:styleId="Heading4">
    <w:name w:val="heading 4"/>
    <w:basedOn w:val="Heading3"/>
    <w:next w:val="CDRBodyText"/>
    <w:link w:val="Heading4Char"/>
    <w:uiPriority w:val="99"/>
    <w:unhideWhenUsed/>
    <w:qFormat/>
    <w:rsid w:val="00157BB5"/>
    <w:pPr>
      <w:numPr>
        <w:ilvl w:val="3"/>
      </w:numPr>
      <w:outlineLvl w:val="3"/>
    </w:pPr>
    <w:rPr>
      <w:rFonts w:eastAsia="Times New Roman" w:cs="Times New Roman"/>
      <w:bCs/>
      <w:iCs/>
      <w:sz w:val="24"/>
      <w:szCs w:val="24"/>
    </w:rPr>
  </w:style>
  <w:style w:type="paragraph" w:styleId="Heading5">
    <w:name w:val="heading 5"/>
    <w:basedOn w:val="Heading4"/>
    <w:next w:val="CDRBodyText"/>
    <w:link w:val="Heading5Char"/>
    <w:uiPriority w:val="99"/>
    <w:unhideWhenUsed/>
    <w:qFormat/>
    <w:rsid w:val="00157BB5"/>
    <w:pPr>
      <w:numPr>
        <w:ilvl w:val="4"/>
      </w:numPr>
      <w:outlineLvl w:val="4"/>
    </w:pPr>
    <w:rPr>
      <w:i/>
    </w:rPr>
  </w:style>
  <w:style w:type="paragraph" w:styleId="Heading6">
    <w:name w:val="heading 6"/>
    <w:next w:val="CDRBodyText"/>
    <w:link w:val="Heading6Char"/>
    <w:uiPriority w:val="99"/>
    <w:unhideWhenUsed/>
    <w:qFormat/>
    <w:rsid w:val="00157BB5"/>
    <w:pPr>
      <w:pageBreakBefore/>
      <w:numPr>
        <w:ilvl w:val="5"/>
        <w:numId w:val="4"/>
      </w:numPr>
      <w:spacing w:after="240" w:line="276" w:lineRule="auto"/>
      <w:outlineLvl w:val="5"/>
    </w:pPr>
    <w:rPr>
      <w:rFonts w:ascii="Arial" w:eastAsia="Times New Roman" w:hAnsi="Arial"/>
      <w:b/>
      <w:bCs/>
      <w:sz w:val="36"/>
    </w:rPr>
  </w:style>
  <w:style w:type="paragraph" w:styleId="Heading7">
    <w:name w:val="heading 7"/>
    <w:basedOn w:val="Heading6"/>
    <w:next w:val="Normal"/>
    <w:link w:val="Heading7Char"/>
    <w:uiPriority w:val="99"/>
    <w:semiHidden/>
    <w:unhideWhenUsed/>
    <w:qFormat/>
    <w:rsid w:val="00157BB5"/>
    <w:pPr>
      <w:numPr>
        <w:ilvl w:val="6"/>
      </w:numPr>
      <w:outlineLvl w:val="6"/>
    </w:pPr>
    <w:rPr>
      <w:i/>
      <w:iCs/>
      <w:color w:val="404040"/>
    </w:rPr>
  </w:style>
  <w:style w:type="paragraph" w:styleId="Heading8">
    <w:name w:val="heading 8"/>
    <w:basedOn w:val="Heading7"/>
    <w:next w:val="Normal"/>
    <w:link w:val="Heading8Char"/>
    <w:uiPriority w:val="99"/>
    <w:semiHidden/>
    <w:unhideWhenUsed/>
    <w:qFormat/>
    <w:rsid w:val="00157BB5"/>
    <w:pPr>
      <w:numPr>
        <w:ilvl w:val="7"/>
      </w:numPr>
      <w:outlineLvl w:val="7"/>
    </w:pPr>
    <w:rPr>
      <w:sz w:val="20"/>
      <w:szCs w:val="20"/>
    </w:rPr>
  </w:style>
  <w:style w:type="paragraph" w:styleId="Heading9">
    <w:name w:val="heading 9"/>
    <w:basedOn w:val="Heading8"/>
    <w:next w:val="BodyText"/>
    <w:link w:val="Heading9Char"/>
    <w:uiPriority w:val="99"/>
    <w:semiHidden/>
    <w:unhideWhenUsed/>
    <w:qFormat/>
    <w:rsid w:val="00157BB5"/>
    <w:pPr>
      <w:numPr>
        <w:ilvl w:val="8"/>
      </w:numPr>
      <w:outlineLvl w:val="8"/>
    </w:pPr>
    <w:rPr>
      <w:i w:val="0"/>
      <w:iCs w:val="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57BB5"/>
    <w:pPr>
      <w:ind w:left="720"/>
      <w:contextualSpacing/>
    </w:pPr>
  </w:style>
  <w:style w:type="paragraph" w:styleId="Header">
    <w:name w:val="header"/>
    <w:basedOn w:val="BodyText"/>
    <w:link w:val="HeaderChar"/>
    <w:uiPriority w:val="99"/>
    <w:unhideWhenUsed/>
    <w:rsid w:val="00157BB5"/>
    <w:pPr>
      <w:tabs>
        <w:tab w:val="center" w:pos="4680"/>
        <w:tab w:val="right" w:pos="9360"/>
      </w:tabs>
      <w:spacing w:after="0"/>
    </w:pPr>
    <w:rPr>
      <w:rFonts w:ascii="Calibri" w:hAnsi="Calibri"/>
      <w:sz w:val="20"/>
      <w:u w:val="single"/>
    </w:rPr>
  </w:style>
  <w:style w:type="character" w:customStyle="1" w:styleId="HeaderChar">
    <w:name w:val="Header Char"/>
    <w:link w:val="Header"/>
    <w:uiPriority w:val="99"/>
    <w:rsid w:val="00157BB5"/>
    <w:rPr>
      <w:rFonts w:eastAsia="Times New Roman" w:cs="Arial"/>
      <w:szCs w:val="24"/>
      <w:u w:val="single"/>
    </w:rPr>
  </w:style>
  <w:style w:type="paragraph" w:styleId="Footer">
    <w:name w:val="footer"/>
    <w:basedOn w:val="BodyText"/>
    <w:link w:val="FooterChar"/>
    <w:uiPriority w:val="99"/>
    <w:unhideWhenUsed/>
    <w:rsid w:val="00157BB5"/>
    <w:pPr>
      <w:tabs>
        <w:tab w:val="center" w:pos="4680"/>
        <w:tab w:val="right" w:pos="9360"/>
      </w:tabs>
      <w:spacing w:after="0"/>
    </w:pPr>
    <w:rPr>
      <w:sz w:val="20"/>
    </w:rPr>
  </w:style>
  <w:style w:type="character" w:customStyle="1" w:styleId="FooterChar">
    <w:name w:val="Footer Char"/>
    <w:link w:val="Footer"/>
    <w:uiPriority w:val="99"/>
    <w:rsid w:val="00157BB5"/>
    <w:rPr>
      <w:rFonts w:ascii="Arial" w:eastAsia="Times New Roman" w:hAnsi="Arial" w:cs="Arial"/>
      <w:szCs w:val="24"/>
    </w:rPr>
  </w:style>
  <w:style w:type="paragraph" w:styleId="BalloonText">
    <w:name w:val="Balloon Text"/>
    <w:basedOn w:val="Normal"/>
    <w:link w:val="BalloonTextChar"/>
    <w:uiPriority w:val="99"/>
    <w:semiHidden/>
    <w:unhideWhenUsed/>
    <w:rsid w:val="00157BB5"/>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157BB5"/>
    <w:rPr>
      <w:rFonts w:ascii="Tahoma" w:hAnsi="Tahoma" w:cs="Tahoma"/>
      <w:sz w:val="16"/>
      <w:szCs w:val="16"/>
    </w:rPr>
  </w:style>
  <w:style w:type="character" w:styleId="Hyperlink">
    <w:name w:val="Hyperlink"/>
    <w:uiPriority w:val="99"/>
    <w:unhideWhenUsed/>
    <w:rsid w:val="00157BB5"/>
    <w:rPr>
      <w:color w:val="0000FF"/>
      <w:u w:val="single"/>
    </w:rPr>
  </w:style>
  <w:style w:type="paragraph" w:styleId="Caption">
    <w:name w:val="caption"/>
    <w:basedOn w:val="Normal"/>
    <w:next w:val="CDRBodyText"/>
    <w:uiPriority w:val="99"/>
    <w:qFormat/>
    <w:rsid w:val="00157BB5"/>
    <w:pPr>
      <w:spacing w:before="120" w:after="120" w:line="240" w:lineRule="auto"/>
      <w:ind w:left="1440" w:right="1440"/>
      <w:jc w:val="center"/>
    </w:pPr>
    <w:rPr>
      <w:rFonts w:ascii="Arial" w:hAnsi="Arial"/>
      <w:bCs/>
      <w:sz w:val="20"/>
      <w:szCs w:val="18"/>
    </w:rPr>
  </w:style>
  <w:style w:type="table" w:styleId="TableGrid">
    <w:name w:val="Table Grid"/>
    <w:basedOn w:val="TableNormal"/>
    <w:uiPriority w:val="59"/>
    <w:rsid w:val="00157BB5"/>
    <w:pPr>
      <w:spacing w:after="200" w:line="276" w:lineRule="auto"/>
    </w:pPr>
    <w:rPr>
      <w:sz w:val="22"/>
      <w:szCs w:val="22"/>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HTMLPreformatted">
    <w:name w:val="HTML Preformatted"/>
    <w:basedOn w:val="Normal"/>
    <w:link w:val="HTMLPreformattedChar"/>
    <w:uiPriority w:val="99"/>
    <w:unhideWhenUsed/>
    <w:rsid w:val="00157B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link w:val="HTMLPreformatted"/>
    <w:uiPriority w:val="99"/>
    <w:rsid w:val="00157BB5"/>
    <w:rPr>
      <w:rFonts w:ascii="Courier New" w:eastAsia="Times New Roman" w:hAnsi="Courier New" w:cs="Courier New"/>
    </w:rPr>
  </w:style>
  <w:style w:type="paragraph" w:styleId="NoSpacing">
    <w:name w:val="No Spacing"/>
    <w:link w:val="NoSpacingChar"/>
    <w:uiPriority w:val="1"/>
    <w:qFormat/>
    <w:rsid w:val="00157BB5"/>
    <w:pPr>
      <w:spacing w:after="200" w:line="276" w:lineRule="auto"/>
    </w:pPr>
    <w:rPr>
      <w:sz w:val="22"/>
      <w:szCs w:val="22"/>
    </w:rPr>
  </w:style>
  <w:style w:type="paragraph" w:styleId="FootnoteText">
    <w:name w:val="footnote text"/>
    <w:basedOn w:val="Normal"/>
    <w:link w:val="FootnoteTextChar"/>
    <w:uiPriority w:val="99"/>
    <w:semiHidden/>
    <w:unhideWhenUsed/>
    <w:rsid w:val="00157BB5"/>
    <w:pPr>
      <w:spacing w:after="0" w:line="240" w:lineRule="auto"/>
    </w:pPr>
    <w:rPr>
      <w:sz w:val="20"/>
      <w:szCs w:val="20"/>
    </w:rPr>
  </w:style>
  <w:style w:type="character" w:customStyle="1" w:styleId="FootnoteTextChar">
    <w:name w:val="Footnote Text Char"/>
    <w:link w:val="FootnoteText"/>
    <w:uiPriority w:val="99"/>
    <w:semiHidden/>
    <w:rsid w:val="00157BB5"/>
  </w:style>
  <w:style w:type="character" w:styleId="FootnoteReference">
    <w:name w:val="footnote reference"/>
    <w:uiPriority w:val="99"/>
    <w:semiHidden/>
    <w:unhideWhenUsed/>
    <w:rsid w:val="00157BB5"/>
    <w:rPr>
      <w:vertAlign w:val="superscript"/>
    </w:rPr>
  </w:style>
  <w:style w:type="character" w:customStyle="1" w:styleId="NoSpacingChar">
    <w:name w:val="No Spacing Char"/>
    <w:link w:val="NoSpacing"/>
    <w:uiPriority w:val="1"/>
    <w:rsid w:val="00157BB5"/>
    <w:rPr>
      <w:sz w:val="22"/>
      <w:szCs w:val="22"/>
    </w:rPr>
  </w:style>
  <w:style w:type="paragraph" w:styleId="TOC2">
    <w:name w:val="toc 2"/>
    <w:basedOn w:val="Normal"/>
    <w:next w:val="Normal"/>
    <w:autoRedefine/>
    <w:uiPriority w:val="39"/>
    <w:unhideWhenUsed/>
    <w:rsid w:val="00157BB5"/>
    <w:pPr>
      <w:tabs>
        <w:tab w:val="left" w:pos="660"/>
        <w:tab w:val="right" w:leader="dot" w:pos="9350"/>
      </w:tabs>
      <w:spacing w:after="0"/>
    </w:pPr>
    <w:rPr>
      <w:b/>
      <w:bCs/>
      <w:sz w:val="20"/>
      <w:szCs w:val="20"/>
    </w:rPr>
  </w:style>
  <w:style w:type="paragraph" w:customStyle="1" w:styleId="CDRFrontPageProgramHeading">
    <w:name w:val="CDRFrontPageProgramHeading"/>
    <w:basedOn w:val="Normal"/>
    <w:qFormat/>
    <w:rsid w:val="00157BB5"/>
    <w:pPr>
      <w:spacing w:after="600" w:line="240" w:lineRule="auto"/>
      <w:jc w:val="right"/>
    </w:pPr>
    <w:rPr>
      <w:rFonts w:cs="Arial"/>
      <w:sz w:val="42"/>
      <w:szCs w:val="42"/>
    </w:rPr>
  </w:style>
  <w:style w:type="paragraph" w:customStyle="1" w:styleId="CDRFrontPageTitle">
    <w:name w:val="CDRFrontPageTitle"/>
    <w:basedOn w:val="Normal"/>
    <w:qFormat/>
    <w:rsid w:val="00157BB5"/>
    <w:pPr>
      <w:jc w:val="right"/>
    </w:pPr>
    <w:rPr>
      <w:rFonts w:cs="Arial"/>
      <w:b/>
      <w:sz w:val="34"/>
      <w:szCs w:val="34"/>
    </w:rPr>
  </w:style>
  <w:style w:type="paragraph" w:customStyle="1" w:styleId="CDRFrontPageVersion">
    <w:name w:val="CDRFrontPageVersion"/>
    <w:basedOn w:val="Normal"/>
    <w:qFormat/>
    <w:rsid w:val="00157BB5"/>
    <w:pPr>
      <w:tabs>
        <w:tab w:val="left" w:pos="3024"/>
      </w:tabs>
      <w:spacing w:after="0" w:line="240" w:lineRule="auto"/>
    </w:pPr>
    <w:rPr>
      <w:rFonts w:cs="Arial"/>
      <w:bCs/>
      <w:color w:val="000000"/>
      <w:sz w:val="20"/>
      <w:szCs w:val="20"/>
    </w:rPr>
  </w:style>
  <w:style w:type="paragraph" w:customStyle="1" w:styleId="CDRTableText">
    <w:name w:val="CDRTableText"/>
    <w:basedOn w:val="BodyText"/>
    <w:qFormat/>
    <w:rsid w:val="00157BB5"/>
    <w:pPr>
      <w:spacing w:before="40" w:after="40"/>
    </w:pPr>
    <w:rPr>
      <w:rFonts w:ascii="Calibri" w:hAnsi="Calibri"/>
      <w:sz w:val="22"/>
    </w:rPr>
  </w:style>
  <w:style w:type="character" w:customStyle="1" w:styleId="Heading1Char">
    <w:name w:val="Heading 1 Char"/>
    <w:link w:val="Heading1"/>
    <w:uiPriority w:val="99"/>
    <w:rsid w:val="00157BB5"/>
    <w:rPr>
      <w:rFonts w:eastAsia="Times New Roman" w:cs="Arial"/>
      <w:b/>
      <w:sz w:val="36"/>
      <w:szCs w:val="32"/>
    </w:rPr>
  </w:style>
  <w:style w:type="character" w:customStyle="1" w:styleId="Heading2Char">
    <w:name w:val="Heading 2 Char"/>
    <w:link w:val="Heading2"/>
    <w:uiPriority w:val="99"/>
    <w:rsid w:val="00157BB5"/>
    <w:rPr>
      <w:rFonts w:cs="Arial"/>
      <w:b/>
      <w:sz w:val="32"/>
      <w:szCs w:val="26"/>
    </w:rPr>
  </w:style>
  <w:style w:type="character" w:customStyle="1" w:styleId="Heading3Char">
    <w:name w:val="Heading 3 Char"/>
    <w:link w:val="Heading3"/>
    <w:uiPriority w:val="99"/>
    <w:rsid w:val="00157BB5"/>
    <w:rPr>
      <w:rFonts w:cs="Arial"/>
      <w:b/>
      <w:sz w:val="28"/>
      <w:szCs w:val="26"/>
    </w:rPr>
  </w:style>
  <w:style w:type="paragraph" w:styleId="NormalWeb">
    <w:name w:val="Normal (Web)"/>
    <w:basedOn w:val="Normal"/>
    <w:uiPriority w:val="99"/>
    <w:rsid w:val="00157BB5"/>
    <w:pPr>
      <w:widowControl w:val="0"/>
      <w:autoSpaceDE w:val="0"/>
      <w:autoSpaceDN w:val="0"/>
      <w:adjustRightInd w:val="0"/>
      <w:spacing w:after="0" w:line="240" w:lineRule="auto"/>
    </w:pPr>
    <w:rPr>
      <w:rFonts w:ascii="Arial" w:eastAsia="Times New Roman" w:hAnsi="Arial" w:cs="Arial"/>
      <w:sz w:val="24"/>
      <w:szCs w:val="24"/>
    </w:rPr>
  </w:style>
  <w:style w:type="paragraph" w:customStyle="1" w:styleId="CDRTableHeading">
    <w:name w:val="CDRTableHeading"/>
    <w:basedOn w:val="CDRTableText"/>
    <w:qFormat/>
    <w:rsid w:val="00157BB5"/>
    <w:rPr>
      <w:b/>
    </w:rPr>
  </w:style>
  <w:style w:type="paragraph" w:styleId="TOC3">
    <w:name w:val="toc 3"/>
    <w:basedOn w:val="Normal"/>
    <w:next w:val="Normal"/>
    <w:autoRedefine/>
    <w:uiPriority w:val="39"/>
    <w:unhideWhenUsed/>
    <w:rsid w:val="00157BB5"/>
    <w:pPr>
      <w:spacing w:after="0"/>
      <w:ind w:left="360"/>
    </w:pPr>
    <w:rPr>
      <w:sz w:val="20"/>
      <w:szCs w:val="20"/>
    </w:rPr>
  </w:style>
  <w:style w:type="paragraph" w:styleId="BodyText2">
    <w:name w:val="Body Text 2"/>
    <w:basedOn w:val="Normal"/>
    <w:link w:val="BodyText2Char"/>
    <w:uiPriority w:val="99"/>
    <w:unhideWhenUsed/>
    <w:rsid w:val="00157BB5"/>
    <w:pPr>
      <w:suppressLineNumbers/>
      <w:tabs>
        <w:tab w:val="right" w:pos="90"/>
      </w:tabs>
      <w:autoSpaceDE w:val="0"/>
      <w:autoSpaceDN w:val="0"/>
      <w:spacing w:after="0" w:line="240" w:lineRule="auto"/>
      <w:ind w:left="2160" w:hanging="2160"/>
    </w:pPr>
    <w:rPr>
      <w:rFonts w:ascii="Times New Roman" w:eastAsia="Times New Roman" w:hAnsi="Times New Roman"/>
      <w:sz w:val="24"/>
      <w:szCs w:val="24"/>
    </w:rPr>
  </w:style>
  <w:style w:type="character" w:customStyle="1" w:styleId="BodyText2Char">
    <w:name w:val="Body Text 2 Char"/>
    <w:link w:val="BodyText2"/>
    <w:uiPriority w:val="99"/>
    <w:rsid w:val="00157BB5"/>
    <w:rPr>
      <w:rFonts w:ascii="Times New Roman" w:eastAsia="Times New Roman" w:hAnsi="Times New Roman"/>
      <w:sz w:val="24"/>
      <w:szCs w:val="24"/>
    </w:rPr>
  </w:style>
  <w:style w:type="paragraph" w:styleId="TOC1">
    <w:name w:val="toc 1"/>
    <w:basedOn w:val="Normal"/>
    <w:next w:val="Normal"/>
    <w:autoRedefine/>
    <w:uiPriority w:val="39"/>
    <w:rsid w:val="00157BB5"/>
    <w:pPr>
      <w:spacing w:before="240" w:after="0"/>
    </w:pPr>
    <w:rPr>
      <w:rFonts w:ascii="Cambria" w:hAnsi="Cambria"/>
      <w:b/>
      <w:bCs/>
      <w:caps/>
      <w:sz w:val="24"/>
      <w:szCs w:val="24"/>
    </w:rPr>
  </w:style>
  <w:style w:type="paragraph" w:styleId="TOC4">
    <w:name w:val="toc 4"/>
    <w:basedOn w:val="Normal"/>
    <w:next w:val="Normal"/>
    <w:autoRedefine/>
    <w:uiPriority w:val="39"/>
    <w:unhideWhenUsed/>
    <w:rsid w:val="00157BB5"/>
    <w:pPr>
      <w:spacing w:after="0"/>
      <w:ind w:left="440"/>
    </w:pPr>
    <w:rPr>
      <w:sz w:val="20"/>
      <w:szCs w:val="20"/>
    </w:rPr>
  </w:style>
  <w:style w:type="paragraph" w:styleId="BodyText">
    <w:name w:val="Body Text"/>
    <w:basedOn w:val="Normal"/>
    <w:link w:val="BodyTextChar"/>
    <w:uiPriority w:val="99"/>
    <w:unhideWhenUsed/>
    <w:rsid w:val="00157BB5"/>
    <w:pPr>
      <w:widowControl w:val="0"/>
      <w:autoSpaceDE w:val="0"/>
      <w:autoSpaceDN w:val="0"/>
      <w:adjustRightInd w:val="0"/>
      <w:spacing w:after="280" w:line="240" w:lineRule="auto"/>
    </w:pPr>
    <w:rPr>
      <w:rFonts w:ascii="Arial" w:eastAsia="Times New Roman" w:hAnsi="Arial" w:cs="Arial"/>
      <w:sz w:val="24"/>
      <w:szCs w:val="24"/>
    </w:rPr>
  </w:style>
  <w:style w:type="character" w:customStyle="1" w:styleId="BodyTextChar">
    <w:name w:val="Body Text Char"/>
    <w:link w:val="BodyText"/>
    <w:uiPriority w:val="99"/>
    <w:rsid w:val="00157BB5"/>
    <w:rPr>
      <w:rFonts w:ascii="Arial" w:eastAsia="Times New Roman" w:hAnsi="Arial" w:cs="Arial"/>
      <w:sz w:val="24"/>
      <w:szCs w:val="24"/>
    </w:rPr>
  </w:style>
  <w:style w:type="paragraph" w:styleId="TOC8">
    <w:name w:val="toc 8"/>
    <w:basedOn w:val="Normal"/>
    <w:next w:val="Normal"/>
    <w:autoRedefine/>
    <w:uiPriority w:val="39"/>
    <w:unhideWhenUsed/>
    <w:rsid w:val="00157BB5"/>
    <w:pPr>
      <w:spacing w:after="0"/>
      <w:ind w:left="1320"/>
    </w:pPr>
    <w:rPr>
      <w:sz w:val="20"/>
      <w:szCs w:val="20"/>
    </w:rPr>
  </w:style>
  <w:style w:type="character" w:styleId="CommentReference">
    <w:name w:val="annotation reference"/>
    <w:uiPriority w:val="99"/>
    <w:semiHidden/>
    <w:unhideWhenUsed/>
    <w:rsid w:val="00157BB5"/>
    <w:rPr>
      <w:sz w:val="16"/>
      <w:szCs w:val="16"/>
    </w:rPr>
  </w:style>
  <w:style w:type="paragraph" w:styleId="CommentText">
    <w:name w:val="annotation text"/>
    <w:basedOn w:val="Normal"/>
    <w:link w:val="CommentTextChar"/>
    <w:uiPriority w:val="99"/>
    <w:semiHidden/>
    <w:unhideWhenUsed/>
    <w:rsid w:val="00157BB5"/>
    <w:pPr>
      <w:widowControl w:val="0"/>
      <w:autoSpaceDE w:val="0"/>
      <w:autoSpaceDN w:val="0"/>
      <w:adjustRightInd w:val="0"/>
      <w:spacing w:after="0" w:line="240" w:lineRule="auto"/>
    </w:pPr>
    <w:rPr>
      <w:rFonts w:ascii="Arial" w:eastAsia="Times New Roman" w:hAnsi="Arial" w:cs="Arial"/>
      <w:sz w:val="20"/>
      <w:szCs w:val="20"/>
    </w:rPr>
  </w:style>
  <w:style w:type="character" w:customStyle="1" w:styleId="CommentTextChar">
    <w:name w:val="Comment Text Char"/>
    <w:link w:val="CommentText"/>
    <w:uiPriority w:val="99"/>
    <w:semiHidden/>
    <w:rsid w:val="00157BB5"/>
    <w:rPr>
      <w:rFonts w:ascii="Arial" w:eastAsia="Times New Roman" w:hAnsi="Arial" w:cs="Arial"/>
    </w:rPr>
  </w:style>
  <w:style w:type="paragraph" w:styleId="CommentSubject">
    <w:name w:val="annotation subject"/>
    <w:basedOn w:val="CommentText"/>
    <w:next w:val="CommentText"/>
    <w:link w:val="CommentSubjectChar"/>
    <w:uiPriority w:val="99"/>
    <w:semiHidden/>
    <w:unhideWhenUsed/>
    <w:rsid w:val="00157BB5"/>
    <w:rPr>
      <w:b/>
      <w:bCs/>
    </w:rPr>
  </w:style>
  <w:style w:type="character" w:customStyle="1" w:styleId="CommentSubjectChar">
    <w:name w:val="Comment Subject Char"/>
    <w:link w:val="CommentSubject"/>
    <w:uiPriority w:val="99"/>
    <w:semiHidden/>
    <w:rsid w:val="00157BB5"/>
    <w:rPr>
      <w:rFonts w:ascii="Arial" w:eastAsia="Times New Roman" w:hAnsi="Arial" w:cs="Arial"/>
      <w:b/>
      <w:bCs/>
    </w:rPr>
  </w:style>
  <w:style w:type="paragraph" w:styleId="TOC5">
    <w:name w:val="toc 5"/>
    <w:basedOn w:val="Normal"/>
    <w:next w:val="Normal"/>
    <w:autoRedefine/>
    <w:uiPriority w:val="39"/>
    <w:unhideWhenUsed/>
    <w:rsid w:val="00157BB5"/>
    <w:pPr>
      <w:spacing w:after="0"/>
      <w:ind w:left="660"/>
    </w:pPr>
    <w:rPr>
      <w:sz w:val="20"/>
      <w:szCs w:val="20"/>
    </w:rPr>
  </w:style>
  <w:style w:type="numbering" w:customStyle="1" w:styleId="CDRHeadingListStyle">
    <w:name w:val="CDRHeadingListStyle"/>
    <w:uiPriority w:val="99"/>
    <w:rsid w:val="00157BB5"/>
    <w:pPr>
      <w:numPr>
        <w:numId w:val="1"/>
      </w:numPr>
    </w:pPr>
  </w:style>
  <w:style w:type="character" w:customStyle="1" w:styleId="Heading4Char">
    <w:name w:val="Heading 4 Char"/>
    <w:link w:val="Heading4"/>
    <w:uiPriority w:val="99"/>
    <w:rsid w:val="00157BB5"/>
    <w:rPr>
      <w:rFonts w:eastAsia="Times New Roman"/>
      <w:b/>
      <w:bCs/>
      <w:iCs/>
      <w:sz w:val="24"/>
      <w:szCs w:val="24"/>
    </w:rPr>
  </w:style>
  <w:style w:type="character" w:customStyle="1" w:styleId="Heading5Char">
    <w:name w:val="Heading 5 Char"/>
    <w:link w:val="Heading5"/>
    <w:uiPriority w:val="99"/>
    <w:rsid w:val="00157BB5"/>
    <w:rPr>
      <w:rFonts w:eastAsia="Times New Roman"/>
      <w:b/>
      <w:bCs/>
      <w:i/>
      <w:iCs/>
      <w:sz w:val="24"/>
      <w:szCs w:val="24"/>
    </w:rPr>
  </w:style>
  <w:style w:type="character" w:customStyle="1" w:styleId="Heading6Char">
    <w:name w:val="Heading 6 Char"/>
    <w:link w:val="Heading6"/>
    <w:uiPriority w:val="99"/>
    <w:rsid w:val="00157BB5"/>
    <w:rPr>
      <w:rFonts w:ascii="Arial" w:eastAsia="Times New Roman" w:hAnsi="Arial"/>
      <w:b/>
      <w:bCs/>
      <w:sz w:val="36"/>
    </w:rPr>
  </w:style>
  <w:style w:type="character" w:customStyle="1" w:styleId="Heading7Char">
    <w:name w:val="Heading 7 Char"/>
    <w:link w:val="Heading7"/>
    <w:uiPriority w:val="99"/>
    <w:semiHidden/>
    <w:rsid w:val="00157BB5"/>
    <w:rPr>
      <w:rFonts w:ascii="Arial" w:eastAsia="Times New Roman" w:hAnsi="Arial"/>
      <w:b/>
      <w:bCs/>
      <w:i/>
      <w:iCs/>
      <w:color w:val="404040"/>
      <w:sz w:val="36"/>
    </w:rPr>
  </w:style>
  <w:style w:type="character" w:customStyle="1" w:styleId="Heading8Char">
    <w:name w:val="Heading 8 Char"/>
    <w:link w:val="Heading8"/>
    <w:uiPriority w:val="99"/>
    <w:semiHidden/>
    <w:rsid w:val="00157BB5"/>
    <w:rPr>
      <w:rFonts w:ascii="Arial" w:eastAsia="Times New Roman" w:hAnsi="Arial"/>
      <w:b/>
      <w:bCs/>
      <w:i/>
      <w:iCs/>
      <w:color w:val="404040"/>
      <w:sz w:val="20"/>
      <w:szCs w:val="20"/>
    </w:rPr>
  </w:style>
  <w:style w:type="character" w:customStyle="1" w:styleId="Heading9Char">
    <w:name w:val="Heading 9 Char"/>
    <w:link w:val="Heading9"/>
    <w:uiPriority w:val="99"/>
    <w:semiHidden/>
    <w:rsid w:val="00157BB5"/>
    <w:rPr>
      <w:rFonts w:ascii="Arial" w:eastAsia="Times New Roman" w:hAnsi="Arial"/>
      <w:b/>
      <w:bCs/>
      <w:color w:val="404040"/>
      <w:sz w:val="20"/>
      <w:szCs w:val="20"/>
    </w:rPr>
  </w:style>
  <w:style w:type="paragraph" w:styleId="BlockText">
    <w:name w:val="Block Text"/>
    <w:basedOn w:val="Normal"/>
    <w:uiPriority w:val="99"/>
    <w:unhideWhenUsed/>
    <w:rsid w:val="00157BB5"/>
    <w:pPr>
      <w:pBdr>
        <w:top w:val="single" w:sz="2" w:space="10" w:color="4F81BD" w:shadow="1"/>
        <w:left w:val="single" w:sz="2" w:space="10" w:color="4F81BD" w:shadow="1"/>
        <w:bottom w:val="single" w:sz="2" w:space="10" w:color="4F81BD" w:shadow="1"/>
        <w:right w:val="single" w:sz="2" w:space="10" w:color="4F81BD" w:shadow="1"/>
      </w:pBdr>
      <w:ind w:left="1152" w:right="1152"/>
    </w:pPr>
    <w:rPr>
      <w:rFonts w:eastAsia="Times New Roman"/>
      <w:i/>
      <w:iCs/>
      <w:color w:val="4F81BD"/>
    </w:rPr>
  </w:style>
  <w:style w:type="paragraph" w:styleId="TOC6">
    <w:name w:val="toc 6"/>
    <w:basedOn w:val="Normal"/>
    <w:next w:val="Normal"/>
    <w:autoRedefine/>
    <w:uiPriority w:val="39"/>
    <w:unhideWhenUsed/>
    <w:rsid w:val="00157BB5"/>
    <w:pPr>
      <w:spacing w:after="0"/>
      <w:ind w:left="880"/>
    </w:pPr>
    <w:rPr>
      <w:sz w:val="20"/>
      <w:szCs w:val="20"/>
    </w:rPr>
  </w:style>
  <w:style w:type="paragraph" w:styleId="TOC7">
    <w:name w:val="toc 7"/>
    <w:basedOn w:val="Normal"/>
    <w:next w:val="Normal"/>
    <w:autoRedefine/>
    <w:uiPriority w:val="39"/>
    <w:unhideWhenUsed/>
    <w:rsid w:val="00157BB5"/>
    <w:pPr>
      <w:spacing w:after="0"/>
      <w:ind w:left="1100"/>
    </w:pPr>
    <w:rPr>
      <w:sz w:val="20"/>
      <w:szCs w:val="20"/>
    </w:rPr>
  </w:style>
  <w:style w:type="paragraph" w:styleId="TOC9">
    <w:name w:val="toc 9"/>
    <w:basedOn w:val="Normal"/>
    <w:next w:val="Normal"/>
    <w:autoRedefine/>
    <w:uiPriority w:val="39"/>
    <w:unhideWhenUsed/>
    <w:rsid w:val="00157BB5"/>
    <w:pPr>
      <w:spacing w:after="0"/>
      <w:ind w:left="1540"/>
    </w:pPr>
    <w:rPr>
      <w:sz w:val="20"/>
      <w:szCs w:val="20"/>
    </w:rPr>
  </w:style>
  <w:style w:type="character" w:styleId="FollowedHyperlink">
    <w:name w:val="FollowedHyperlink"/>
    <w:uiPriority w:val="99"/>
    <w:semiHidden/>
    <w:unhideWhenUsed/>
    <w:rsid w:val="00157BB5"/>
    <w:rPr>
      <w:color w:val="800080"/>
      <w:u w:val="single"/>
    </w:rPr>
  </w:style>
  <w:style w:type="paragraph" w:customStyle="1" w:styleId="CDRFrontMatterHeading">
    <w:name w:val="CDRFrontMatterHeading"/>
    <w:basedOn w:val="BodyText"/>
    <w:next w:val="BodyText"/>
    <w:link w:val="CDRFrontMatterHeadingChar"/>
    <w:qFormat/>
    <w:rsid w:val="00157BB5"/>
    <w:pPr>
      <w:spacing w:before="480" w:after="240"/>
      <w:contextualSpacing/>
      <w:jc w:val="center"/>
    </w:pPr>
    <w:rPr>
      <w:rFonts w:ascii="Calibri" w:hAnsi="Calibri"/>
      <w:b/>
      <w:sz w:val="28"/>
    </w:rPr>
  </w:style>
  <w:style w:type="character" w:customStyle="1" w:styleId="CDRFrontMatterHeadingChar">
    <w:name w:val="CDRFrontMatterHeading Char"/>
    <w:link w:val="CDRFrontMatterHeading"/>
    <w:rsid w:val="00157BB5"/>
    <w:rPr>
      <w:rFonts w:eastAsia="Times New Roman" w:cs="Arial"/>
      <w:b/>
      <w:sz w:val="28"/>
      <w:szCs w:val="24"/>
    </w:rPr>
  </w:style>
  <w:style w:type="paragraph" w:styleId="BodyTextFirstIndent">
    <w:name w:val="Body Text First Indent"/>
    <w:basedOn w:val="BodyText"/>
    <w:link w:val="BodyTextFirstIndentChar"/>
    <w:uiPriority w:val="99"/>
    <w:unhideWhenUsed/>
    <w:rsid w:val="00157BB5"/>
    <w:pPr>
      <w:widowControl/>
      <w:autoSpaceDE/>
      <w:autoSpaceDN/>
      <w:adjustRightInd/>
      <w:spacing w:after="120"/>
      <w:ind w:left="360"/>
    </w:pPr>
    <w:rPr>
      <w:rFonts w:eastAsia="Calibri" w:cs="Times New Roman"/>
      <w:szCs w:val="22"/>
    </w:rPr>
  </w:style>
  <w:style w:type="paragraph" w:customStyle="1" w:styleId="Style1">
    <w:name w:val="Style1"/>
    <w:basedOn w:val="CDRTableText"/>
    <w:qFormat/>
    <w:rsid w:val="00157BB5"/>
    <w:pPr>
      <w:keepNext/>
    </w:pPr>
  </w:style>
  <w:style w:type="character" w:customStyle="1" w:styleId="BodyTextFirstIndentChar">
    <w:name w:val="Body Text First Indent Char"/>
    <w:link w:val="BodyTextFirstIndent"/>
    <w:uiPriority w:val="99"/>
    <w:rsid w:val="00157BB5"/>
    <w:rPr>
      <w:rFonts w:ascii="Arial" w:hAnsi="Arial"/>
      <w:sz w:val="24"/>
      <w:szCs w:val="22"/>
    </w:rPr>
  </w:style>
  <w:style w:type="paragraph" w:styleId="PlainText">
    <w:name w:val="Plain Text"/>
    <w:basedOn w:val="Normal"/>
    <w:link w:val="PlainTextChar"/>
    <w:uiPriority w:val="99"/>
    <w:unhideWhenUsed/>
    <w:rsid w:val="00157BB5"/>
    <w:rPr>
      <w:rFonts w:ascii="Courier New" w:hAnsi="Courier New" w:cs="Courier New"/>
      <w:sz w:val="20"/>
      <w:szCs w:val="20"/>
    </w:rPr>
  </w:style>
  <w:style w:type="paragraph" w:customStyle="1" w:styleId="CDRBodyText">
    <w:name w:val="CDRBodyText"/>
    <w:basedOn w:val="BodyText"/>
    <w:link w:val="CDRBodyTextChar"/>
    <w:qFormat/>
    <w:rsid w:val="00157BB5"/>
    <w:pPr>
      <w:widowControl/>
      <w:spacing w:before="60" w:after="180"/>
      <w:ind w:firstLine="1080"/>
    </w:pPr>
    <w:rPr>
      <w:rFonts w:ascii="Cambria" w:hAnsi="Cambria"/>
    </w:rPr>
  </w:style>
  <w:style w:type="character" w:customStyle="1" w:styleId="CDRBodyTextChar">
    <w:name w:val="CDRBodyText Char"/>
    <w:link w:val="CDRBodyText"/>
    <w:rsid w:val="00157BB5"/>
    <w:rPr>
      <w:rFonts w:ascii="Cambria" w:eastAsia="Times New Roman" w:hAnsi="Cambria" w:cs="Arial"/>
      <w:sz w:val="24"/>
      <w:szCs w:val="24"/>
    </w:rPr>
  </w:style>
  <w:style w:type="character" w:customStyle="1" w:styleId="PlainTextChar">
    <w:name w:val="Plain Text Char"/>
    <w:link w:val="PlainText"/>
    <w:uiPriority w:val="99"/>
    <w:rsid w:val="00157BB5"/>
    <w:rPr>
      <w:rFonts w:ascii="Courier New" w:hAnsi="Courier New" w:cs="Courier New"/>
    </w:rPr>
  </w:style>
  <w:style w:type="paragraph" w:customStyle="1" w:styleId="CDRGuidance">
    <w:name w:val="CDRGuidance"/>
    <w:basedOn w:val="CDRBodyText"/>
    <w:link w:val="CDRGuidanceChar"/>
    <w:qFormat/>
    <w:rsid w:val="00157BB5"/>
    <w:pPr>
      <w:ind w:firstLine="0"/>
    </w:pPr>
    <w:rPr>
      <w:rFonts w:ascii="Calibri" w:hAnsi="Calibri"/>
      <w:i/>
    </w:rPr>
  </w:style>
  <w:style w:type="character" w:customStyle="1" w:styleId="CDRGuidanceChar">
    <w:name w:val="CDRGuidance Char"/>
    <w:link w:val="CDRGuidance"/>
    <w:rsid w:val="00157BB5"/>
    <w:rPr>
      <w:rFonts w:eastAsia="Times New Roman" w:cs="Arial"/>
      <w:i/>
      <w:sz w:val="24"/>
      <w:szCs w:val="24"/>
    </w:rPr>
  </w:style>
  <w:style w:type="paragraph" w:customStyle="1" w:styleId="CDREquation">
    <w:name w:val="CDREquation"/>
    <w:basedOn w:val="CDRBodyText"/>
    <w:link w:val="CDREquationChar"/>
    <w:qFormat/>
    <w:rsid w:val="00157BB5"/>
    <w:pPr>
      <w:ind w:firstLine="0"/>
      <w:jc w:val="right"/>
    </w:pPr>
    <w:rPr>
      <w:i/>
    </w:rPr>
  </w:style>
  <w:style w:type="character" w:customStyle="1" w:styleId="CDREquationChar">
    <w:name w:val="CDREquation Char"/>
    <w:link w:val="CDREquation"/>
    <w:rsid w:val="00157BB5"/>
    <w:rPr>
      <w:rFonts w:ascii="Cambria" w:eastAsia="Times New Roman" w:hAnsi="Cambria" w:cs="Arial"/>
      <w:i/>
      <w:sz w:val="24"/>
      <w:szCs w:val="24"/>
    </w:rPr>
  </w:style>
  <w:style w:type="paragraph" w:customStyle="1" w:styleId="Default">
    <w:name w:val="Default"/>
    <w:rsid w:val="00157BB5"/>
    <w:pPr>
      <w:widowControl w:val="0"/>
      <w:autoSpaceDE w:val="0"/>
      <w:autoSpaceDN w:val="0"/>
      <w:adjustRightInd w:val="0"/>
      <w:spacing w:after="200" w:line="276" w:lineRule="auto"/>
    </w:pPr>
    <w:rPr>
      <w:rFonts w:ascii="Arial" w:eastAsia="Times New Roman" w:hAnsi="Arial" w:cs="Arial"/>
      <w:color w:val="000000"/>
    </w:rPr>
  </w:style>
  <w:style w:type="paragraph" w:customStyle="1" w:styleId="CDRReference">
    <w:name w:val="CDRReference"/>
    <w:basedOn w:val="CDRBodyText"/>
    <w:link w:val="CDRReferenceChar"/>
    <w:qFormat/>
    <w:rsid w:val="00157BB5"/>
    <w:pPr>
      <w:keepLines/>
      <w:spacing w:before="240" w:after="240"/>
      <w:ind w:left="360" w:hanging="360"/>
    </w:pPr>
    <w:rPr>
      <w:sz w:val="22"/>
    </w:rPr>
  </w:style>
  <w:style w:type="character" w:customStyle="1" w:styleId="CDRReferenceChar">
    <w:name w:val="CDRReference Char"/>
    <w:link w:val="CDRReference"/>
    <w:rsid w:val="00157BB5"/>
    <w:rPr>
      <w:rFonts w:ascii="Cambria" w:eastAsia="Times New Roman" w:hAnsi="Cambria" w:cs="Arial"/>
      <w:sz w:val="22"/>
      <w:szCs w:val="24"/>
    </w:rPr>
  </w:style>
  <w:style w:type="paragraph" w:styleId="TableofFigures">
    <w:name w:val="table of figures"/>
    <w:basedOn w:val="Normal"/>
    <w:next w:val="Normal"/>
    <w:uiPriority w:val="99"/>
    <w:unhideWhenUsed/>
    <w:rsid w:val="00157BB5"/>
  </w:style>
  <w:style w:type="paragraph" w:customStyle="1" w:styleId="CDRRationale">
    <w:name w:val="CDRRationale"/>
    <w:basedOn w:val="CDRBodyText"/>
    <w:rsid w:val="00157BB5"/>
    <w:pPr>
      <w:numPr>
        <w:ilvl w:val="5"/>
        <w:numId w:val="8"/>
      </w:numPr>
      <w:spacing w:after="360"/>
    </w:pPr>
    <w:rPr>
      <w:sz w:val="20"/>
      <w:szCs w:val="20"/>
    </w:rPr>
  </w:style>
  <w:style w:type="paragraph" w:customStyle="1" w:styleId="CDRStandard">
    <w:name w:val="CDRStandard"/>
    <w:basedOn w:val="BodyText"/>
    <w:link w:val="CDRStandardChar"/>
    <w:qFormat/>
    <w:rsid w:val="00157BB5"/>
    <w:pPr>
      <w:keepNext/>
      <w:keepLines/>
      <w:widowControl/>
      <w:numPr>
        <w:ilvl w:val="2"/>
        <w:numId w:val="8"/>
      </w:numPr>
      <w:spacing w:before="120" w:after="120"/>
    </w:pPr>
    <w:rPr>
      <w:rFonts w:ascii="Cambria" w:hAnsi="Cambria"/>
    </w:rPr>
  </w:style>
  <w:style w:type="character" w:customStyle="1" w:styleId="CDRStandardChar">
    <w:name w:val="CDRStandard Char"/>
    <w:link w:val="CDRStandard"/>
    <w:rsid w:val="00157BB5"/>
    <w:rPr>
      <w:rFonts w:ascii="Cambria" w:eastAsia="Times New Roman" w:hAnsi="Cambria" w:cs="Arial"/>
    </w:rPr>
  </w:style>
  <w:style w:type="paragraph" w:customStyle="1" w:styleId="CDRCode">
    <w:name w:val="CDRCode"/>
    <w:basedOn w:val="CDRBodyText"/>
    <w:link w:val="CDRCodeChar"/>
    <w:qFormat/>
    <w:rsid w:val="00157BB5"/>
    <w:pPr>
      <w:spacing w:after="240"/>
      <w:ind w:left="1080" w:firstLine="0"/>
      <w:contextualSpacing/>
    </w:pPr>
    <w:rPr>
      <w:rFonts w:ascii="Courier New" w:hAnsi="Courier New"/>
      <w:sz w:val="18"/>
      <w:szCs w:val="18"/>
    </w:rPr>
  </w:style>
  <w:style w:type="character" w:customStyle="1" w:styleId="CDRCodeChar">
    <w:name w:val="CDRCode Char"/>
    <w:link w:val="CDRCode"/>
    <w:rsid w:val="00157BB5"/>
    <w:rPr>
      <w:rFonts w:ascii="Courier New" w:eastAsia="Times New Roman" w:hAnsi="Courier New" w:cs="Arial"/>
      <w:sz w:val="18"/>
      <w:szCs w:val="18"/>
    </w:rPr>
  </w:style>
  <w:style w:type="paragraph" w:customStyle="1" w:styleId="CDRAlphaList">
    <w:name w:val="CDRAlphaList"/>
    <w:basedOn w:val="CDRBodyText"/>
    <w:link w:val="CDRAlphaListChar"/>
    <w:qFormat/>
    <w:rsid w:val="00157BB5"/>
    <w:pPr>
      <w:numPr>
        <w:ilvl w:val="1"/>
        <w:numId w:val="8"/>
      </w:numPr>
      <w:contextualSpacing/>
    </w:pPr>
  </w:style>
  <w:style w:type="character" w:customStyle="1" w:styleId="CDRAlphaListChar">
    <w:name w:val="CDRAlphaList Char"/>
    <w:link w:val="CDRAlphaList"/>
    <w:rsid w:val="00157BB5"/>
    <w:rPr>
      <w:rFonts w:ascii="Cambria" w:eastAsia="Times New Roman" w:hAnsi="Cambria" w:cs="Arial"/>
    </w:rPr>
  </w:style>
  <w:style w:type="numbering" w:customStyle="1" w:styleId="CDRLists">
    <w:name w:val="CDRLists"/>
    <w:uiPriority w:val="99"/>
    <w:rsid w:val="00157BB5"/>
    <w:pPr>
      <w:numPr>
        <w:numId w:val="2"/>
      </w:numPr>
    </w:pPr>
  </w:style>
  <w:style w:type="paragraph" w:customStyle="1" w:styleId="CDRExample">
    <w:name w:val="CDRExample"/>
    <w:basedOn w:val="CDRBodyText"/>
    <w:rsid w:val="00E57DAE"/>
    <w:pPr>
      <w:keepNext/>
      <w:numPr>
        <w:ilvl w:val="6"/>
        <w:numId w:val="3"/>
      </w:numPr>
      <w:spacing w:before="360"/>
    </w:pPr>
    <w:rPr>
      <w:b/>
    </w:rPr>
  </w:style>
  <w:style w:type="paragraph" w:customStyle="1" w:styleId="CDRBullet">
    <w:name w:val="CDRBullet"/>
    <w:basedOn w:val="CDRBodyText"/>
    <w:rsid w:val="00157BB5"/>
    <w:pPr>
      <w:numPr>
        <w:numId w:val="8"/>
      </w:numPr>
      <w:contextualSpacing/>
    </w:pPr>
  </w:style>
  <w:style w:type="paragraph" w:customStyle="1" w:styleId="CDRGuideline">
    <w:name w:val="CDRGuideline"/>
    <w:basedOn w:val="CDRBodyText"/>
    <w:rsid w:val="00157BB5"/>
    <w:pPr>
      <w:numPr>
        <w:ilvl w:val="3"/>
        <w:numId w:val="8"/>
      </w:numPr>
    </w:pPr>
  </w:style>
  <w:style w:type="paragraph" w:customStyle="1" w:styleId="CDRRecommendation">
    <w:name w:val="CDRRecommendation"/>
    <w:basedOn w:val="CDRBodyText"/>
    <w:rsid w:val="00157BB5"/>
    <w:pPr>
      <w:numPr>
        <w:ilvl w:val="4"/>
        <w:numId w:val="8"/>
      </w:numPr>
    </w:pPr>
  </w:style>
  <w:style w:type="paragraph" w:customStyle="1" w:styleId="CDRStandardSubPart">
    <w:name w:val="CDRStandardSubPart"/>
    <w:basedOn w:val="Normal"/>
    <w:rsid w:val="00157BB5"/>
    <w:pPr>
      <w:numPr>
        <w:ilvl w:val="7"/>
        <w:numId w:val="8"/>
      </w:numPr>
      <w:spacing w:after="120"/>
    </w:pPr>
    <w:rPr>
      <w:rFonts w:ascii="Cambria" w:hAnsi="Cambria"/>
      <w:sz w:val="24"/>
    </w:rPr>
  </w:style>
  <w:style w:type="paragraph" w:customStyle="1" w:styleId="CDRExampleHeading">
    <w:name w:val="CDRExampleHeading"/>
    <w:basedOn w:val="CDRBodyText"/>
    <w:rsid w:val="00157BB5"/>
    <w:pPr>
      <w:keepNext/>
      <w:numPr>
        <w:ilvl w:val="6"/>
        <w:numId w:val="8"/>
      </w:numPr>
      <w:spacing w:before="240"/>
    </w:pPr>
    <w:rPr>
      <w:b/>
    </w:rPr>
  </w:style>
  <w:style w:type="paragraph" w:customStyle="1" w:styleId="CDRExampleText">
    <w:name w:val="CDRExampleText"/>
    <w:basedOn w:val="CDRBodyText"/>
    <w:link w:val="CDRExampleTextChar"/>
    <w:qFormat/>
    <w:rsid w:val="00157BB5"/>
    <w:pPr>
      <w:ind w:left="1080" w:firstLine="0"/>
    </w:pPr>
  </w:style>
  <w:style w:type="character" w:customStyle="1" w:styleId="CDRExampleTextChar">
    <w:name w:val="CDRExampleText Char"/>
    <w:link w:val="CDRExampleText"/>
    <w:rsid w:val="00157BB5"/>
    <w:rPr>
      <w:rFonts w:ascii="Cambria" w:eastAsia="Times New Roman" w:hAnsi="Cambria" w:cs="Arial"/>
      <w:sz w:val="24"/>
      <w:szCs w:val="24"/>
    </w:rPr>
  </w:style>
  <w:style w:type="paragraph" w:customStyle="1" w:styleId="CDRPageNumber">
    <w:name w:val="CDRPageNumber"/>
    <w:basedOn w:val="Footer"/>
    <w:link w:val="CDRPageNumberChar"/>
    <w:qFormat/>
    <w:rsid w:val="00157BB5"/>
    <w:pPr>
      <w:spacing w:before="60"/>
      <w:jc w:val="center"/>
    </w:pPr>
    <w:rPr>
      <w:rFonts w:ascii="Calibri" w:hAnsi="Calibri"/>
    </w:rPr>
  </w:style>
  <w:style w:type="paragraph" w:customStyle="1" w:styleId="CDRPageHeader">
    <w:name w:val="CDRPageHeader"/>
    <w:basedOn w:val="Header"/>
    <w:qFormat/>
    <w:rsid w:val="00157BB5"/>
    <w:pPr>
      <w:jc w:val="both"/>
    </w:pPr>
  </w:style>
  <w:style w:type="numbering" w:customStyle="1" w:styleId="CDRHeadings0">
    <w:name w:val="CDRHeadings"/>
    <w:uiPriority w:val="99"/>
    <w:rsid w:val="00157BB5"/>
  </w:style>
  <w:style w:type="paragraph" w:customStyle="1" w:styleId="CDRHeading1">
    <w:name w:val="CDRHeading 1"/>
    <w:next w:val="CDRBodyText"/>
    <w:link w:val="CDRHeading1Char"/>
    <w:qFormat/>
    <w:rsid w:val="00157BB5"/>
    <w:pPr>
      <w:keepNext/>
      <w:pageBreakBefore/>
      <w:numPr>
        <w:numId w:val="1"/>
      </w:numPr>
      <w:spacing w:line="276" w:lineRule="auto"/>
    </w:pPr>
    <w:rPr>
      <w:b/>
      <w:sz w:val="40"/>
      <w:szCs w:val="22"/>
    </w:rPr>
  </w:style>
  <w:style w:type="paragraph" w:customStyle="1" w:styleId="CDRHeading2">
    <w:name w:val="CDRHeading 2"/>
    <w:basedOn w:val="CDRHeading1"/>
    <w:next w:val="CDRBodyText"/>
    <w:qFormat/>
    <w:rsid w:val="00157BB5"/>
    <w:pPr>
      <w:pageBreakBefore w:val="0"/>
      <w:numPr>
        <w:ilvl w:val="1"/>
      </w:numPr>
      <w:spacing w:before="120"/>
    </w:pPr>
    <w:rPr>
      <w:sz w:val="36"/>
      <w:szCs w:val="32"/>
    </w:rPr>
  </w:style>
  <w:style w:type="paragraph" w:customStyle="1" w:styleId="CDRHeading3">
    <w:name w:val="CDRHeading 3"/>
    <w:basedOn w:val="CDRHeading2"/>
    <w:next w:val="CDRBodyText"/>
    <w:qFormat/>
    <w:rsid w:val="00157BB5"/>
    <w:pPr>
      <w:numPr>
        <w:ilvl w:val="2"/>
      </w:numPr>
    </w:pPr>
    <w:rPr>
      <w:sz w:val="32"/>
    </w:rPr>
  </w:style>
  <w:style w:type="paragraph" w:customStyle="1" w:styleId="CDRHeading4">
    <w:name w:val="CDRHeading 4"/>
    <w:basedOn w:val="CDRHeading3"/>
    <w:next w:val="CDRBodyText"/>
    <w:qFormat/>
    <w:rsid w:val="00157BB5"/>
    <w:pPr>
      <w:numPr>
        <w:ilvl w:val="3"/>
      </w:numPr>
    </w:pPr>
    <w:rPr>
      <w:sz w:val="28"/>
    </w:rPr>
  </w:style>
  <w:style w:type="paragraph" w:customStyle="1" w:styleId="CDRHeading5">
    <w:name w:val="CDRHeading 5"/>
    <w:basedOn w:val="CDRHeading4"/>
    <w:next w:val="CDRBodyText"/>
    <w:qFormat/>
    <w:rsid w:val="00157BB5"/>
    <w:pPr>
      <w:numPr>
        <w:ilvl w:val="4"/>
      </w:numPr>
    </w:pPr>
    <w:rPr>
      <w:sz w:val="24"/>
    </w:rPr>
  </w:style>
  <w:style w:type="paragraph" w:customStyle="1" w:styleId="CDRHeading6">
    <w:name w:val="CDRHeading 6"/>
    <w:basedOn w:val="CDRHeading5"/>
    <w:next w:val="CDRBodyText"/>
    <w:qFormat/>
    <w:rsid w:val="00157BB5"/>
    <w:pPr>
      <w:numPr>
        <w:ilvl w:val="5"/>
      </w:numPr>
    </w:pPr>
  </w:style>
  <w:style w:type="paragraph" w:customStyle="1" w:styleId="CDRHeading7">
    <w:name w:val="CDRHeading 7"/>
    <w:basedOn w:val="CDRHeading6"/>
    <w:next w:val="CDRBodyText"/>
    <w:qFormat/>
    <w:rsid w:val="00157BB5"/>
    <w:pPr>
      <w:numPr>
        <w:ilvl w:val="6"/>
      </w:numPr>
    </w:pPr>
  </w:style>
  <w:style w:type="paragraph" w:customStyle="1" w:styleId="CDRHeading8">
    <w:name w:val="CDRHeading 8"/>
    <w:basedOn w:val="CDRHeading7"/>
    <w:next w:val="CDRBodyText"/>
    <w:qFormat/>
    <w:rsid w:val="00157BB5"/>
    <w:pPr>
      <w:numPr>
        <w:ilvl w:val="7"/>
      </w:numPr>
    </w:pPr>
  </w:style>
  <w:style w:type="paragraph" w:customStyle="1" w:styleId="CDRHeading9">
    <w:name w:val="CDRHeading 9"/>
    <w:basedOn w:val="CDRHeading8"/>
    <w:next w:val="CDRBodyText"/>
    <w:qFormat/>
    <w:rsid w:val="00157BB5"/>
    <w:pPr>
      <w:numPr>
        <w:ilvl w:val="8"/>
      </w:numPr>
    </w:pPr>
  </w:style>
  <w:style w:type="numbering" w:customStyle="1" w:styleId="CDRAppendixHeadings">
    <w:name w:val="CDRAppendixHeadings"/>
    <w:uiPriority w:val="99"/>
    <w:rsid w:val="00157BB5"/>
    <w:pPr>
      <w:numPr>
        <w:numId w:val="7"/>
      </w:numPr>
    </w:pPr>
  </w:style>
  <w:style w:type="paragraph" w:customStyle="1" w:styleId="CDRAppendixHeading">
    <w:name w:val="CDRAppendixHeading"/>
    <w:link w:val="CDRAppendixHeadingChar1"/>
    <w:qFormat/>
    <w:rsid w:val="00157BB5"/>
    <w:pPr>
      <w:pageBreakBefore/>
      <w:numPr>
        <w:numId w:val="7"/>
      </w:numPr>
      <w:spacing w:after="240" w:line="276" w:lineRule="auto"/>
    </w:pPr>
    <w:rPr>
      <w:b/>
      <w:sz w:val="40"/>
      <w:szCs w:val="22"/>
    </w:rPr>
  </w:style>
  <w:style w:type="character" w:customStyle="1" w:styleId="CDRHeading1Char">
    <w:name w:val="CDRHeading 1 Char"/>
    <w:link w:val="CDRHeading1"/>
    <w:rsid w:val="00157BB5"/>
    <w:rPr>
      <w:b/>
      <w:sz w:val="40"/>
      <w:szCs w:val="22"/>
    </w:rPr>
  </w:style>
  <w:style w:type="character" w:customStyle="1" w:styleId="CDRAppendixHeadingChar1">
    <w:name w:val="CDRAppendixHeading Char1"/>
    <w:link w:val="CDRAppendixHeading"/>
    <w:rsid w:val="00157BB5"/>
    <w:rPr>
      <w:b/>
      <w:sz w:val="40"/>
      <w:szCs w:val="22"/>
    </w:rPr>
  </w:style>
  <w:style w:type="paragraph" w:styleId="TOCHeading">
    <w:name w:val="TOC Heading"/>
    <w:basedOn w:val="Heading1"/>
    <w:next w:val="Normal"/>
    <w:uiPriority w:val="39"/>
    <w:semiHidden/>
    <w:unhideWhenUsed/>
    <w:qFormat/>
    <w:rsid w:val="00157BB5"/>
    <w:pPr>
      <w:keepLines/>
      <w:pageBreakBefore w:val="0"/>
      <w:spacing w:before="480" w:after="0"/>
      <w:outlineLvl w:val="9"/>
    </w:pPr>
    <w:rPr>
      <w:rFonts w:ascii="Cambria" w:hAnsi="Cambria" w:cs="Times New Roman"/>
      <w:bCs/>
      <w:color w:val="365F91"/>
      <w:sz w:val="28"/>
      <w:szCs w:val="28"/>
    </w:rPr>
  </w:style>
  <w:style w:type="paragraph" w:customStyle="1" w:styleId="CDRTableCaption">
    <w:name w:val="CDRTableCaption"/>
    <w:basedOn w:val="CDRTableText"/>
    <w:qFormat/>
    <w:rsid w:val="00157BB5"/>
    <w:pPr>
      <w:spacing w:before="240" w:after="240"/>
      <w:ind w:left="1080" w:right="1080"/>
    </w:pPr>
    <w:rPr>
      <w:b/>
    </w:rPr>
  </w:style>
  <w:style w:type="paragraph" w:styleId="ListBullet">
    <w:name w:val="List Bullet"/>
    <w:basedOn w:val="BodyText"/>
    <w:rsid w:val="00157BB5"/>
    <w:pPr>
      <w:contextualSpacing/>
    </w:pPr>
  </w:style>
  <w:style w:type="paragraph" w:customStyle="1" w:styleId="TOCI">
    <w:name w:val="TOCI"/>
    <w:basedOn w:val="Default"/>
    <w:next w:val="Default"/>
    <w:uiPriority w:val="99"/>
    <w:rsid w:val="00157BB5"/>
    <w:rPr>
      <w:color w:val="auto"/>
    </w:rPr>
  </w:style>
  <w:style w:type="paragraph" w:customStyle="1" w:styleId="Default1">
    <w:name w:val="Default1"/>
    <w:basedOn w:val="Default"/>
    <w:next w:val="Default"/>
    <w:uiPriority w:val="99"/>
    <w:rsid w:val="00157BB5"/>
    <w:rPr>
      <w:color w:val="auto"/>
    </w:rPr>
  </w:style>
  <w:style w:type="paragraph" w:customStyle="1" w:styleId="Version">
    <w:name w:val="Version"/>
    <w:basedOn w:val="Default"/>
    <w:next w:val="Default"/>
    <w:uiPriority w:val="99"/>
    <w:rsid w:val="00157BB5"/>
    <w:rPr>
      <w:color w:val="auto"/>
    </w:rPr>
  </w:style>
  <w:style w:type="paragraph" w:customStyle="1" w:styleId="DocDate">
    <w:name w:val="DocDate"/>
    <w:basedOn w:val="Default"/>
    <w:next w:val="Default"/>
    <w:uiPriority w:val="99"/>
    <w:rsid w:val="00157BB5"/>
    <w:rPr>
      <w:color w:val="auto"/>
    </w:rPr>
  </w:style>
  <w:style w:type="paragraph" w:customStyle="1" w:styleId="Address">
    <w:name w:val="Address"/>
    <w:basedOn w:val="BodyText"/>
    <w:rsid w:val="00157BB5"/>
    <w:pPr>
      <w:widowControl/>
      <w:autoSpaceDE/>
      <w:autoSpaceDN/>
      <w:adjustRightInd/>
      <w:spacing w:after="240" w:line="240" w:lineRule="atLeast"/>
      <w:jc w:val="right"/>
    </w:pPr>
    <w:rPr>
      <w:b/>
      <w:szCs w:val="20"/>
    </w:rPr>
  </w:style>
  <w:style w:type="paragraph" w:customStyle="1" w:styleId="Text">
    <w:name w:val="Text"/>
    <w:basedOn w:val="Normal"/>
    <w:rsid w:val="00157BB5"/>
    <w:pPr>
      <w:spacing w:after="240" w:line="360" w:lineRule="auto"/>
      <w:ind w:firstLine="720"/>
    </w:pPr>
    <w:rPr>
      <w:rFonts w:eastAsia="Times New Roman"/>
      <w:szCs w:val="20"/>
    </w:rPr>
  </w:style>
  <w:style w:type="paragraph" w:customStyle="1" w:styleId="ListAlphabetic">
    <w:name w:val="List Alphabetic"/>
    <w:basedOn w:val="BodyText"/>
    <w:qFormat/>
    <w:rsid w:val="00157BB5"/>
    <w:pPr>
      <w:numPr>
        <w:numId w:val="5"/>
      </w:numPr>
    </w:pPr>
    <w:rPr>
      <w:i/>
    </w:rPr>
  </w:style>
  <w:style w:type="numbering" w:customStyle="1" w:styleId="CDRHeadings">
    <w:name w:val="CDR_Headings"/>
    <w:uiPriority w:val="99"/>
    <w:rsid w:val="00157BB5"/>
    <w:pPr>
      <w:numPr>
        <w:numId w:val="6"/>
      </w:numPr>
    </w:pPr>
  </w:style>
  <w:style w:type="paragraph" w:customStyle="1" w:styleId="CDRFigureCaption">
    <w:name w:val="CDRFigureCaption"/>
    <w:basedOn w:val="CDRTableCaption"/>
    <w:qFormat/>
    <w:rsid w:val="00157BB5"/>
  </w:style>
  <w:style w:type="paragraph" w:customStyle="1" w:styleId="CDRPageHeaderRevisionNumber">
    <w:name w:val="CDRPageHeaderRevisionNumber"/>
    <w:basedOn w:val="CDRPageHeader"/>
    <w:qFormat/>
    <w:rsid w:val="00157BB5"/>
    <w:pPr>
      <w:jc w:val="right"/>
    </w:pPr>
  </w:style>
  <w:style w:type="paragraph" w:customStyle="1" w:styleId="CDRNumberedList">
    <w:name w:val="CDRNumberedList"/>
    <w:basedOn w:val="CDRAlphaList"/>
    <w:link w:val="CDRNumberedListChar"/>
    <w:qFormat/>
    <w:rsid w:val="00157BB5"/>
    <w:pPr>
      <w:numPr>
        <w:ilvl w:val="8"/>
      </w:numPr>
    </w:pPr>
  </w:style>
  <w:style w:type="character" w:customStyle="1" w:styleId="CDRNumberedListChar">
    <w:name w:val="CDRNumberedList Char"/>
    <w:link w:val="CDRNumberedList"/>
    <w:rsid w:val="00157BB5"/>
    <w:rPr>
      <w:rFonts w:ascii="Cambria" w:eastAsia="Times New Roman" w:hAnsi="Cambria" w:cs="Arial"/>
    </w:rPr>
  </w:style>
  <w:style w:type="paragraph" w:customStyle="1" w:styleId="CDRPageFooter">
    <w:name w:val="CDRPageFooter"/>
    <w:link w:val="CDRPageFooterChar"/>
    <w:qFormat/>
    <w:rsid w:val="00157BB5"/>
    <w:pPr>
      <w:spacing w:before="120" w:line="276" w:lineRule="auto"/>
      <w:contextualSpacing/>
      <w:jc w:val="center"/>
    </w:pPr>
    <w:rPr>
      <w:rFonts w:eastAsia="Times New Roman" w:cs="Arial"/>
    </w:rPr>
  </w:style>
  <w:style w:type="character" w:customStyle="1" w:styleId="CDRPageNumberChar">
    <w:name w:val="CDRPageNumber Char"/>
    <w:link w:val="CDRPageNumber"/>
    <w:rsid w:val="00157BB5"/>
    <w:rPr>
      <w:rFonts w:eastAsia="Times New Roman" w:cs="Arial"/>
      <w:szCs w:val="24"/>
    </w:rPr>
  </w:style>
  <w:style w:type="character" w:customStyle="1" w:styleId="CDRPageFooterChar">
    <w:name w:val="CDRPageFooter Char"/>
    <w:link w:val="CDRPageFooter"/>
    <w:rsid w:val="00157BB5"/>
    <w:rPr>
      <w:rFonts w:eastAsia="Times New Roman" w:cs="Arial"/>
      <w:szCs w:val="24"/>
    </w:rPr>
  </w:style>
  <w:style w:type="character" w:styleId="PlaceholderText">
    <w:name w:val="Placeholder Text"/>
    <w:basedOn w:val="DefaultParagraphFont"/>
    <w:uiPriority w:val="67"/>
    <w:rsid w:val="00DC76E8"/>
    <w:rPr>
      <w:color w:val="808080"/>
    </w:rPr>
  </w:style>
  <w:style w:type="character" w:styleId="PageNumber">
    <w:name w:val="page number"/>
    <w:basedOn w:val="DefaultParagraphFont"/>
    <w:uiPriority w:val="99"/>
    <w:semiHidden/>
    <w:unhideWhenUsed/>
    <w:rsid w:val="00BC775B"/>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List Bullet"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semiHidden="0" w:uiPriority="67" w:unhideWhenUsed="0"/>
    <w:lsdException w:name="No Spacing" w:semiHidden="0" w:uiPriority="68" w:unhideWhenUsed="0"/>
    <w:lsdException w:name="Light Shading" w:semiHidden="0" w:uiPriority="69" w:unhideWhenUsed="0"/>
    <w:lsdException w:name="Light List" w:semiHidden="0" w:uiPriority="70" w:unhideWhenUsed="0"/>
    <w:lsdException w:name="Light Grid" w:semiHidden="0" w:uiPriority="71" w:unhideWhenUsed="0"/>
    <w:lsdException w:name="Medium Shading 1" w:semiHidden="0" w:uiPriority="72" w:unhideWhenUsed="0"/>
    <w:lsdException w:name="Medium Shading 2" w:semiHidden="0" w:uiPriority="73" w:unhideWhenUsed="0"/>
    <w:lsdException w:name="Medium List 1" w:semiHidden="0" w:uiPriority="60" w:unhideWhenUsed="0"/>
    <w:lsdException w:name="Medium List 2" w:semiHidden="0" w:uiPriority="61" w:unhideWhenUsed="0"/>
    <w:lsdException w:name="Medium Grid 1" w:semiHidden="0" w:uiPriority="62" w:unhideWhenUsed="0"/>
    <w:lsdException w:name="Medium Grid 2" w:semiHidden="0" w:uiPriority="63" w:unhideWhenUsed="0"/>
    <w:lsdException w:name="Medium Grid 3" w:semiHidden="0" w:uiPriority="64" w:unhideWhenUsed="0"/>
    <w:lsdException w:name="Dark List" w:semiHidden="0" w:uiPriority="65" w:unhideWhenUsed="0"/>
    <w:lsdException w:name="Colorful Shading" w:unhideWhenUsed="0"/>
    <w:lsdException w:name="Colorful List" w:semiHidden="0" w:uiPriority="34" w:unhideWhenUsed="0" w:qFormat="1"/>
    <w:lsdException w:name="Colorful Grid" w:semiHidden="0" w:uiPriority="29" w:unhideWhenUsed="0" w:qFormat="1"/>
    <w:lsdException w:name="Light Shading Accent 1" w:semiHidden="0" w:uiPriority="30" w:unhideWhenUsed="0" w:qFormat="1"/>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72" w:unhideWhenUsed="0"/>
    <w:lsdException w:name="Quote" w:semiHidden="0" w:uiPriority="73" w:unhideWhenUsed="0"/>
    <w:lsdException w:name="Intense Quote" w:semiHidden="0" w:uiPriority="60" w:unhideWhenUsed="0"/>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iPriority="66" w:unhideWhenUsed="0"/>
    <w:lsdException w:name="Colorful List Accent 1" w:semiHidden="0" w:uiPriority="67" w:unhideWhenUsed="0"/>
    <w:lsdException w:name="Colorful Grid Accent 1" w:semiHidden="0" w:uiPriority="68" w:unhideWhenUsed="0"/>
    <w:lsdException w:name="Light Shading Accent 2" w:semiHidden="0" w:uiPriority="69" w:unhideWhenUsed="0"/>
    <w:lsdException w:name="Light List Accent 2" w:semiHidden="0" w:uiPriority="70" w:unhideWhenUsed="0"/>
    <w:lsdException w:name="Light Grid Accent 2" w:semiHidden="0" w:uiPriority="71" w:unhideWhenUsed="0"/>
    <w:lsdException w:name="Medium Shading 1 Accent 2" w:semiHidden="0" w:uiPriority="72" w:unhideWhenUsed="0"/>
    <w:lsdException w:name="Medium Shading 2 Accent 2" w:semiHidden="0" w:uiPriority="73" w:unhideWhenUsed="0"/>
    <w:lsdException w:name="Medium List 1 Accent 2" w:semiHidden="0" w:uiPriority="60" w:unhideWhenUsed="0"/>
    <w:lsdException w:name="Medium List 2 Accent 2" w:semiHidden="0" w:uiPriority="61" w:unhideWhenUsed="0"/>
    <w:lsdException w:name="Medium Grid 1 Accent 2" w:semiHidden="0" w:uiPriority="62" w:unhideWhenUsed="0"/>
    <w:lsdException w:name="Medium Grid 2 Accent 2" w:semiHidden="0" w:uiPriority="63" w:unhideWhenUsed="0"/>
    <w:lsdException w:name="Medium Grid 3 Accent 2" w:semiHidden="0" w:uiPriority="64" w:unhideWhenUsed="0"/>
    <w:lsdException w:name="Dark List Accent 2" w:semiHidden="0" w:uiPriority="65" w:unhideWhenUsed="0"/>
    <w:lsdException w:name="Colorful Shading Accent 2" w:semiHidden="0" w:uiPriority="66" w:unhideWhenUsed="0"/>
    <w:lsdException w:name="Colorful List Accent 2" w:semiHidden="0" w:uiPriority="67" w:unhideWhenUsed="0"/>
    <w:lsdException w:name="Colorful Grid Accent 2" w:semiHidden="0" w:uiPriority="68" w:unhideWhenUsed="0"/>
    <w:lsdException w:name="Light Shading Accent 3" w:semiHidden="0" w:uiPriority="69" w:unhideWhenUsed="0"/>
    <w:lsdException w:name="Light List Accent 3" w:semiHidden="0" w:uiPriority="70" w:unhideWhenUsed="0"/>
    <w:lsdException w:name="Light Grid Accent 3" w:semiHidden="0" w:uiPriority="71" w:unhideWhenUsed="0"/>
    <w:lsdException w:name="Medium Shading 1 Accent 3" w:semiHidden="0" w:uiPriority="72" w:unhideWhenUsed="0"/>
    <w:lsdException w:name="Medium Shading 2 Accent 3" w:semiHidden="0" w:uiPriority="73" w:unhideWhenUsed="0"/>
    <w:lsdException w:name="Medium List 1 Accent 3" w:semiHidden="0" w:uiPriority="60" w:unhideWhenUsed="0"/>
    <w:lsdException w:name="Medium List 2 Accent 3" w:semiHidden="0" w:uiPriority="61" w:unhideWhenUsed="0"/>
    <w:lsdException w:name="Medium Grid 1 Accent 3" w:semiHidden="0" w:uiPriority="62" w:unhideWhenUsed="0"/>
    <w:lsdException w:name="Medium Grid 2 Accent 3" w:semiHidden="0" w:uiPriority="63" w:unhideWhenUsed="0"/>
    <w:lsdException w:name="Medium Grid 3 Accent 3" w:semiHidden="0" w:uiPriority="64" w:unhideWhenUsed="0"/>
    <w:lsdException w:name="Dark List Accent 3" w:semiHidden="0" w:uiPriority="65" w:unhideWhenUsed="0"/>
    <w:lsdException w:name="Colorful Shading Accent 3" w:semiHidden="0" w:uiPriority="66" w:unhideWhenUsed="0"/>
    <w:lsdException w:name="Colorful List Accent 3" w:semiHidden="0" w:uiPriority="67" w:unhideWhenUsed="0"/>
    <w:lsdException w:name="Colorful Grid Accent 3" w:semiHidden="0" w:uiPriority="68" w:unhideWhenUsed="0"/>
    <w:lsdException w:name="Light Shading Accent 4" w:semiHidden="0" w:uiPriority="69" w:unhideWhenUsed="0"/>
    <w:lsdException w:name="Light List Accent 4" w:semiHidden="0" w:uiPriority="70" w:unhideWhenUsed="0"/>
    <w:lsdException w:name="Light Grid Accent 4" w:semiHidden="0" w:uiPriority="71" w:unhideWhenUsed="0"/>
    <w:lsdException w:name="Medium Shading 1 Accent 4" w:semiHidden="0" w:uiPriority="72" w:unhideWhenUsed="0"/>
    <w:lsdException w:name="Medium Shading 2 Accent 4" w:semiHidden="0" w:uiPriority="73" w:unhideWhenUsed="0"/>
    <w:lsdException w:name="Medium List 1 Accent 4" w:semiHidden="0" w:uiPriority="60" w:unhideWhenUsed="0"/>
    <w:lsdException w:name="Medium List 2 Accent 4" w:semiHidden="0" w:uiPriority="61" w:unhideWhenUsed="0"/>
    <w:lsdException w:name="Medium Grid 1 Accent 4" w:semiHidden="0" w:uiPriority="62" w:unhideWhenUsed="0"/>
    <w:lsdException w:name="Medium Grid 2 Accent 4" w:semiHidden="0" w:uiPriority="63" w:unhideWhenUsed="0"/>
    <w:lsdException w:name="Medium Grid 3 Accent 4" w:semiHidden="0" w:uiPriority="64" w:unhideWhenUsed="0"/>
    <w:lsdException w:name="Dark List Accent 4" w:semiHidden="0" w:uiPriority="65" w:unhideWhenUsed="0"/>
    <w:lsdException w:name="Colorful Shading Accent 4" w:semiHidden="0" w:uiPriority="66" w:unhideWhenUsed="0"/>
    <w:lsdException w:name="Colorful List Accent 4" w:semiHidden="0" w:uiPriority="67" w:unhideWhenUsed="0"/>
    <w:lsdException w:name="Colorful Grid Accent 4" w:semiHidden="0" w:uiPriority="68" w:unhideWhenUsed="0"/>
    <w:lsdException w:name="Light Shading Accent 5" w:semiHidden="0" w:uiPriority="69" w:unhideWhenUsed="0"/>
    <w:lsdException w:name="Light List Accent 5" w:semiHidden="0" w:uiPriority="70" w:unhideWhenUsed="0"/>
    <w:lsdException w:name="Light Grid Accent 5" w:semiHidden="0" w:uiPriority="71" w:unhideWhenUsed="0"/>
    <w:lsdException w:name="Medium Shading 1 Accent 5" w:semiHidden="0" w:uiPriority="72" w:unhideWhenUsed="0"/>
    <w:lsdException w:name="Medium Shading 2 Accent 5" w:semiHidden="0" w:uiPriority="73" w:unhideWhenUsed="0"/>
    <w:lsdException w:name="Medium List 1 Accent 5" w:semiHidden="0" w:uiPriority="60" w:unhideWhenUsed="0"/>
    <w:lsdException w:name="Medium List 2 Accent 5" w:semiHidden="0" w:uiPriority="61" w:unhideWhenUsed="0"/>
    <w:lsdException w:name="Medium Grid 1 Accent 5" w:semiHidden="0" w:uiPriority="62" w:unhideWhenUsed="0"/>
    <w:lsdException w:name="Medium Grid 2 Accent 5" w:semiHidden="0" w:uiPriority="63" w:unhideWhenUsed="0"/>
    <w:lsdException w:name="Medium Grid 3 Accent 5" w:semiHidden="0" w:uiPriority="64" w:unhideWhenUsed="0"/>
    <w:lsdException w:name="Dark List Accent 5" w:semiHidden="0" w:uiPriority="65" w:unhideWhenUsed="0"/>
    <w:lsdException w:name="Colorful Shading Accent 5" w:semiHidden="0" w:uiPriority="66" w:unhideWhenUsed="0"/>
    <w:lsdException w:name="Colorful List Accent 5" w:semiHidden="0" w:uiPriority="67" w:unhideWhenUsed="0"/>
    <w:lsdException w:name="Colorful Grid Accent 5" w:semiHidden="0" w:uiPriority="68" w:unhideWhenUsed="0"/>
    <w:lsdException w:name="Light Shading Accent 6" w:semiHidden="0" w:uiPriority="69" w:unhideWhenUsed="0"/>
    <w:lsdException w:name="Light List Accent 6" w:semiHidden="0" w:uiPriority="70" w:unhideWhenUsed="0"/>
    <w:lsdException w:name="Light Grid Accent 6" w:semiHidden="0" w:uiPriority="71" w:unhideWhenUsed="0"/>
    <w:lsdException w:name="Medium Shading 1 Accent 6" w:semiHidden="0" w:uiPriority="72" w:unhideWhenUsed="0"/>
    <w:lsdException w:name="Medium Shading 2 Accent 6" w:semiHidden="0" w:uiPriority="73" w:unhideWhenUsed="0"/>
    <w:lsdException w:name="Medium List 1 Accent 6" w:semiHidden="0" w:uiPriority="19" w:unhideWhenUsed="0" w:qFormat="1"/>
    <w:lsdException w:name="Medium List 2 Accent 6" w:semiHidden="0" w:uiPriority="21" w:unhideWhenUsed="0" w:qFormat="1"/>
    <w:lsdException w:name="Medium Grid 1 Accent 6" w:semiHidden="0" w:uiPriority="31" w:unhideWhenUsed="0" w:qFormat="1"/>
    <w:lsdException w:name="Medium Grid 2 Accent 6" w:semiHidden="0" w:uiPriority="32" w:unhideWhenUsed="0" w:qFormat="1"/>
    <w:lsdException w:name="Medium Grid 3 Accent 6" w:semiHidden="0" w:uiPriority="33" w:unhideWhenUsed="0" w:qFormat="1"/>
    <w:lsdException w:name="Dark List Accent 6" w:uiPriority="37"/>
    <w:lsdException w:name="Colorful Shading Accent 6" w:uiPriority="39" w:qFormat="1"/>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B3A76"/>
    <w:pPr>
      <w:spacing w:after="200" w:line="276" w:lineRule="auto"/>
    </w:pPr>
    <w:rPr>
      <w:sz w:val="22"/>
      <w:szCs w:val="22"/>
    </w:rPr>
  </w:style>
  <w:style w:type="paragraph" w:styleId="Heading1">
    <w:name w:val="heading 1"/>
    <w:next w:val="Heading2"/>
    <w:link w:val="Heading1Char"/>
    <w:uiPriority w:val="99"/>
    <w:unhideWhenUsed/>
    <w:qFormat/>
    <w:rsid w:val="00157BB5"/>
    <w:pPr>
      <w:keepNext/>
      <w:pageBreakBefore/>
      <w:spacing w:before="240" w:after="240" w:line="276" w:lineRule="auto"/>
      <w:outlineLvl w:val="0"/>
    </w:pPr>
    <w:rPr>
      <w:rFonts w:eastAsia="Times New Roman" w:cs="Arial"/>
      <w:b/>
      <w:sz w:val="36"/>
      <w:szCs w:val="32"/>
    </w:rPr>
  </w:style>
  <w:style w:type="paragraph" w:styleId="Heading2">
    <w:name w:val="heading 2"/>
    <w:basedOn w:val="Heading1"/>
    <w:next w:val="CDRBodyText"/>
    <w:link w:val="Heading2Char"/>
    <w:uiPriority w:val="99"/>
    <w:unhideWhenUsed/>
    <w:qFormat/>
    <w:rsid w:val="00157BB5"/>
    <w:pPr>
      <w:pageBreakBefore w:val="0"/>
      <w:numPr>
        <w:ilvl w:val="1"/>
      </w:numPr>
      <w:spacing w:before="0"/>
      <w:outlineLvl w:val="1"/>
    </w:pPr>
    <w:rPr>
      <w:rFonts w:eastAsia="Calibri"/>
      <w:sz w:val="32"/>
      <w:szCs w:val="26"/>
    </w:rPr>
  </w:style>
  <w:style w:type="paragraph" w:styleId="Heading3">
    <w:name w:val="heading 3"/>
    <w:basedOn w:val="Heading2"/>
    <w:next w:val="CDRBodyText"/>
    <w:link w:val="Heading3Char"/>
    <w:uiPriority w:val="99"/>
    <w:unhideWhenUsed/>
    <w:qFormat/>
    <w:rsid w:val="00157BB5"/>
    <w:pPr>
      <w:numPr>
        <w:ilvl w:val="2"/>
      </w:numPr>
      <w:outlineLvl w:val="2"/>
    </w:pPr>
    <w:rPr>
      <w:sz w:val="28"/>
    </w:rPr>
  </w:style>
  <w:style w:type="paragraph" w:styleId="Heading4">
    <w:name w:val="heading 4"/>
    <w:basedOn w:val="Heading3"/>
    <w:next w:val="CDRBodyText"/>
    <w:link w:val="Heading4Char"/>
    <w:uiPriority w:val="99"/>
    <w:unhideWhenUsed/>
    <w:qFormat/>
    <w:rsid w:val="00157BB5"/>
    <w:pPr>
      <w:numPr>
        <w:ilvl w:val="3"/>
      </w:numPr>
      <w:outlineLvl w:val="3"/>
    </w:pPr>
    <w:rPr>
      <w:rFonts w:eastAsia="Times New Roman" w:cs="Times New Roman"/>
      <w:bCs/>
      <w:iCs/>
      <w:sz w:val="24"/>
      <w:szCs w:val="24"/>
    </w:rPr>
  </w:style>
  <w:style w:type="paragraph" w:styleId="Heading5">
    <w:name w:val="heading 5"/>
    <w:basedOn w:val="Heading4"/>
    <w:next w:val="CDRBodyText"/>
    <w:link w:val="Heading5Char"/>
    <w:uiPriority w:val="99"/>
    <w:unhideWhenUsed/>
    <w:qFormat/>
    <w:rsid w:val="00157BB5"/>
    <w:pPr>
      <w:numPr>
        <w:ilvl w:val="4"/>
      </w:numPr>
      <w:outlineLvl w:val="4"/>
    </w:pPr>
    <w:rPr>
      <w:i/>
    </w:rPr>
  </w:style>
  <w:style w:type="paragraph" w:styleId="Heading6">
    <w:name w:val="heading 6"/>
    <w:next w:val="CDRBodyText"/>
    <w:link w:val="Heading6Char"/>
    <w:uiPriority w:val="99"/>
    <w:unhideWhenUsed/>
    <w:qFormat/>
    <w:rsid w:val="00157BB5"/>
    <w:pPr>
      <w:pageBreakBefore/>
      <w:numPr>
        <w:ilvl w:val="5"/>
        <w:numId w:val="4"/>
      </w:numPr>
      <w:spacing w:after="240" w:line="276" w:lineRule="auto"/>
      <w:outlineLvl w:val="5"/>
    </w:pPr>
    <w:rPr>
      <w:rFonts w:ascii="Arial" w:eastAsia="Times New Roman" w:hAnsi="Arial"/>
      <w:b/>
      <w:bCs/>
      <w:sz w:val="36"/>
    </w:rPr>
  </w:style>
  <w:style w:type="paragraph" w:styleId="Heading7">
    <w:name w:val="heading 7"/>
    <w:basedOn w:val="Heading6"/>
    <w:next w:val="Normal"/>
    <w:link w:val="Heading7Char"/>
    <w:uiPriority w:val="99"/>
    <w:semiHidden/>
    <w:unhideWhenUsed/>
    <w:qFormat/>
    <w:rsid w:val="00157BB5"/>
    <w:pPr>
      <w:numPr>
        <w:ilvl w:val="6"/>
      </w:numPr>
      <w:outlineLvl w:val="6"/>
    </w:pPr>
    <w:rPr>
      <w:i/>
      <w:iCs/>
      <w:color w:val="404040"/>
    </w:rPr>
  </w:style>
  <w:style w:type="paragraph" w:styleId="Heading8">
    <w:name w:val="heading 8"/>
    <w:basedOn w:val="Heading7"/>
    <w:next w:val="Normal"/>
    <w:link w:val="Heading8Char"/>
    <w:uiPriority w:val="99"/>
    <w:semiHidden/>
    <w:unhideWhenUsed/>
    <w:qFormat/>
    <w:rsid w:val="00157BB5"/>
    <w:pPr>
      <w:numPr>
        <w:ilvl w:val="7"/>
      </w:numPr>
      <w:outlineLvl w:val="7"/>
    </w:pPr>
    <w:rPr>
      <w:sz w:val="20"/>
      <w:szCs w:val="20"/>
    </w:rPr>
  </w:style>
  <w:style w:type="paragraph" w:styleId="Heading9">
    <w:name w:val="heading 9"/>
    <w:basedOn w:val="Heading8"/>
    <w:next w:val="BodyText"/>
    <w:link w:val="Heading9Char"/>
    <w:uiPriority w:val="99"/>
    <w:semiHidden/>
    <w:unhideWhenUsed/>
    <w:qFormat/>
    <w:rsid w:val="00157BB5"/>
    <w:pPr>
      <w:numPr>
        <w:ilvl w:val="8"/>
      </w:numPr>
      <w:outlineLvl w:val="8"/>
    </w:pPr>
    <w:rPr>
      <w:i w:val="0"/>
      <w:iCs w:val="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57BB5"/>
    <w:pPr>
      <w:ind w:left="720"/>
      <w:contextualSpacing/>
    </w:pPr>
  </w:style>
  <w:style w:type="paragraph" w:styleId="Header">
    <w:name w:val="header"/>
    <w:basedOn w:val="BodyText"/>
    <w:link w:val="HeaderChar"/>
    <w:uiPriority w:val="99"/>
    <w:unhideWhenUsed/>
    <w:rsid w:val="00157BB5"/>
    <w:pPr>
      <w:tabs>
        <w:tab w:val="center" w:pos="4680"/>
        <w:tab w:val="right" w:pos="9360"/>
      </w:tabs>
      <w:spacing w:after="0"/>
    </w:pPr>
    <w:rPr>
      <w:rFonts w:ascii="Calibri" w:hAnsi="Calibri"/>
      <w:sz w:val="20"/>
      <w:u w:val="single"/>
    </w:rPr>
  </w:style>
  <w:style w:type="character" w:customStyle="1" w:styleId="HeaderChar">
    <w:name w:val="Header Char"/>
    <w:link w:val="Header"/>
    <w:uiPriority w:val="99"/>
    <w:rsid w:val="00157BB5"/>
    <w:rPr>
      <w:rFonts w:eastAsia="Times New Roman" w:cs="Arial"/>
      <w:szCs w:val="24"/>
      <w:u w:val="single"/>
    </w:rPr>
  </w:style>
  <w:style w:type="paragraph" w:styleId="Footer">
    <w:name w:val="footer"/>
    <w:basedOn w:val="BodyText"/>
    <w:link w:val="FooterChar"/>
    <w:uiPriority w:val="99"/>
    <w:unhideWhenUsed/>
    <w:rsid w:val="00157BB5"/>
    <w:pPr>
      <w:tabs>
        <w:tab w:val="center" w:pos="4680"/>
        <w:tab w:val="right" w:pos="9360"/>
      </w:tabs>
      <w:spacing w:after="0"/>
    </w:pPr>
    <w:rPr>
      <w:sz w:val="20"/>
    </w:rPr>
  </w:style>
  <w:style w:type="character" w:customStyle="1" w:styleId="FooterChar">
    <w:name w:val="Footer Char"/>
    <w:link w:val="Footer"/>
    <w:uiPriority w:val="99"/>
    <w:rsid w:val="00157BB5"/>
    <w:rPr>
      <w:rFonts w:ascii="Arial" w:eastAsia="Times New Roman" w:hAnsi="Arial" w:cs="Arial"/>
      <w:szCs w:val="24"/>
    </w:rPr>
  </w:style>
  <w:style w:type="paragraph" w:styleId="BalloonText">
    <w:name w:val="Balloon Text"/>
    <w:basedOn w:val="Normal"/>
    <w:link w:val="BalloonTextChar"/>
    <w:uiPriority w:val="99"/>
    <w:semiHidden/>
    <w:unhideWhenUsed/>
    <w:rsid w:val="00157BB5"/>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157BB5"/>
    <w:rPr>
      <w:rFonts w:ascii="Tahoma" w:hAnsi="Tahoma" w:cs="Tahoma"/>
      <w:sz w:val="16"/>
      <w:szCs w:val="16"/>
    </w:rPr>
  </w:style>
  <w:style w:type="character" w:styleId="Hyperlink">
    <w:name w:val="Hyperlink"/>
    <w:uiPriority w:val="99"/>
    <w:unhideWhenUsed/>
    <w:rsid w:val="00157BB5"/>
    <w:rPr>
      <w:color w:val="0000FF"/>
      <w:u w:val="single"/>
    </w:rPr>
  </w:style>
  <w:style w:type="paragraph" w:styleId="Caption">
    <w:name w:val="caption"/>
    <w:basedOn w:val="Normal"/>
    <w:next w:val="CDRBodyText"/>
    <w:uiPriority w:val="99"/>
    <w:qFormat/>
    <w:rsid w:val="00157BB5"/>
    <w:pPr>
      <w:spacing w:before="120" w:after="120" w:line="240" w:lineRule="auto"/>
      <w:ind w:left="1440" w:right="1440"/>
      <w:jc w:val="center"/>
    </w:pPr>
    <w:rPr>
      <w:rFonts w:ascii="Arial" w:hAnsi="Arial"/>
      <w:bCs/>
      <w:sz w:val="20"/>
      <w:szCs w:val="18"/>
    </w:rPr>
  </w:style>
  <w:style w:type="table" w:styleId="TableGrid">
    <w:name w:val="Table Grid"/>
    <w:basedOn w:val="TableNormal"/>
    <w:uiPriority w:val="59"/>
    <w:rsid w:val="00157BB5"/>
    <w:pPr>
      <w:spacing w:after="200" w:line="276" w:lineRule="auto"/>
    </w:pPr>
    <w:rPr>
      <w:sz w:val="22"/>
      <w:szCs w:val="22"/>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HTMLPreformatted">
    <w:name w:val="HTML Preformatted"/>
    <w:basedOn w:val="Normal"/>
    <w:link w:val="HTMLPreformattedChar"/>
    <w:uiPriority w:val="99"/>
    <w:unhideWhenUsed/>
    <w:rsid w:val="00157B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link w:val="HTMLPreformatted"/>
    <w:uiPriority w:val="99"/>
    <w:rsid w:val="00157BB5"/>
    <w:rPr>
      <w:rFonts w:ascii="Courier New" w:eastAsia="Times New Roman" w:hAnsi="Courier New" w:cs="Courier New"/>
    </w:rPr>
  </w:style>
  <w:style w:type="paragraph" w:styleId="NoSpacing">
    <w:name w:val="No Spacing"/>
    <w:link w:val="NoSpacingChar"/>
    <w:uiPriority w:val="1"/>
    <w:qFormat/>
    <w:rsid w:val="00157BB5"/>
    <w:pPr>
      <w:spacing w:after="200" w:line="276" w:lineRule="auto"/>
    </w:pPr>
    <w:rPr>
      <w:sz w:val="22"/>
      <w:szCs w:val="22"/>
    </w:rPr>
  </w:style>
  <w:style w:type="paragraph" w:styleId="FootnoteText">
    <w:name w:val="footnote text"/>
    <w:basedOn w:val="Normal"/>
    <w:link w:val="FootnoteTextChar"/>
    <w:uiPriority w:val="99"/>
    <w:semiHidden/>
    <w:unhideWhenUsed/>
    <w:rsid w:val="00157BB5"/>
    <w:pPr>
      <w:spacing w:after="0" w:line="240" w:lineRule="auto"/>
    </w:pPr>
    <w:rPr>
      <w:sz w:val="20"/>
      <w:szCs w:val="20"/>
    </w:rPr>
  </w:style>
  <w:style w:type="character" w:customStyle="1" w:styleId="FootnoteTextChar">
    <w:name w:val="Footnote Text Char"/>
    <w:link w:val="FootnoteText"/>
    <w:uiPriority w:val="99"/>
    <w:semiHidden/>
    <w:rsid w:val="00157BB5"/>
  </w:style>
  <w:style w:type="character" w:styleId="FootnoteReference">
    <w:name w:val="footnote reference"/>
    <w:uiPriority w:val="99"/>
    <w:semiHidden/>
    <w:unhideWhenUsed/>
    <w:rsid w:val="00157BB5"/>
    <w:rPr>
      <w:vertAlign w:val="superscript"/>
    </w:rPr>
  </w:style>
  <w:style w:type="character" w:customStyle="1" w:styleId="NoSpacingChar">
    <w:name w:val="No Spacing Char"/>
    <w:link w:val="NoSpacing"/>
    <w:uiPriority w:val="1"/>
    <w:rsid w:val="00157BB5"/>
    <w:rPr>
      <w:sz w:val="22"/>
      <w:szCs w:val="22"/>
    </w:rPr>
  </w:style>
  <w:style w:type="paragraph" w:styleId="TOC2">
    <w:name w:val="toc 2"/>
    <w:basedOn w:val="Normal"/>
    <w:next w:val="Normal"/>
    <w:autoRedefine/>
    <w:uiPriority w:val="39"/>
    <w:unhideWhenUsed/>
    <w:rsid w:val="00157BB5"/>
    <w:pPr>
      <w:tabs>
        <w:tab w:val="left" w:pos="660"/>
        <w:tab w:val="right" w:leader="dot" w:pos="9350"/>
      </w:tabs>
      <w:spacing w:after="0"/>
    </w:pPr>
    <w:rPr>
      <w:b/>
      <w:bCs/>
      <w:sz w:val="20"/>
      <w:szCs w:val="20"/>
    </w:rPr>
  </w:style>
  <w:style w:type="paragraph" w:customStyle="1" w:styleId="CDRFrontPageProgramHeading">
    <w:name w:val="CDRFrontPageProgramHeading"/>
    <w:basedOn w:val="Normal"/>
    <w:qFormat/>
    <w:rsid w:val="00157BB5"/>
    <w:pPr>
      <w:spacing w:after="600" w:line="240" w:lineRule="auto"/>
      <w:jc w:val="right"/>
    </w:pPr>
    <w:rPr>
      <w:rFonts w:cs="Arial"/>
      <w:sz w:val="42"/>
      <w:szCs w:val="42"/>
    </w:rPr>
  </w:style>
  <w:style w:type="paragraph" w:customStyle="1" w:styleId="CDRFrontPageTitle">
    <w:name w:val="CDRFrontPageTitle"/>
    <w:basedOn w:val="Normal"/>
    <w:qFormat/>
    <w:rsid w:val="00157BB5"/>
    <w:pPr>
      <w:jc w:val="right"/>
    </w:pPr>
    <w:rPr>
      <w:rFonts w:cs="Arial"/>
      <w:b/>
      <w:sz w:val="34"/>
      <w:szCs w:val="34"/>
    </w:rPr>
  </w:style>
  <w:style w:type="paragraph" w:customStyle="1" w:styleId="CDRFrontPageVersion">
    <w:name w:val="CDRFrontPageVersion"/>
    <w:basedOn w:val="Normal"/>
    <w:qFormat/>
    <w:rsid w:val="00157BB5"/>
    <w:pPr>
      <w:tabs>
        <w:tab w:val="left" w:pos="3024"/>
      </w:tabs>
      <w:spacing w:after="0" w:line="240" w:lineRule="auto"/>
    </w:pPr>
    <w:rPr>
      <w:rFonts w:cs="Arial"/>
      <w:bCs/>
      <w:color w:val="000000"/>
      <w:sz w:val="20"/>
      <w:szCs w:val="20"/>
    </w:rPr>
  </w:style>
  <w:style w:type="paragraph" w:customStyle="1" w:styleId="CDRTableText">
    <w:name w:val="CDRTableText"/>
    <w:basedOn w:val="BodyText"/>
    <w:qFormat/>
    <w:rsid w:val="00157BB5"/>
    <w:pPr>
      <w:spacing w:before="40" w:after="40"/>
    </w:pPr>
    <w:rPr>
      <w:rFonts w:ascii="Calibri" w:hAnsi="Calibri"/>
      <w:sz w:val="22"/>
    </w:rPr>
  </w:style>
  <w:style w:type="character" w:customStyle="1" w:styleId="Heading1Char">
    <w:name w:val="Heading 1 Char"/>
    <w:link w:val="Heading1"/>
    <w:uiPriority w:val="99"/>
    <w:rsid w:val="00157BB5"/>
    <w:rPr>
      <w:rFonts w:eastAsia="Times New Roman" w:cs="Arial"/>
      <w:b/>
      <w:sz w:val="36"/>
      <w:szCs w:val="32"/>
    </w:rPr>
  </w:style>
  <w:style w:type="character" w:customStyle="1" w:styleId="Heading2Char">
    <w:name w:val="Heading 2 Char"/>
    <w:link w:val="Heading2"/>
    <w:uiPriority w:val="99"/>
    <w:rsid w:val="00157BB5"/>
    <w:rPr>
      <w:rFonts w:cs="Arial"/>
      <w:b/>
      <w:sz w:val="32"/>
      <w:szCs w:val="26"/>
    </w:rPr>
  </w:style>
  <w:style w:type="character" w:customStyle="1" w:styleId="Heading3Char">
    <w:name w:val="Heading 3 Char"/>
    <w:link w:val="Heading3"/>
    <w:uiPriority w:val="99"/>
    <w:rsid w:val="00157BB5"/>
    <w:rPr>
      <w:rFonts w:cs="Arial"/>
      <w:b/>
      <w:sz w:val="28"/>
      <w:szCs w:val="26"/>
    </w:rPr>
  </w:style>
  <w:style w:type="paragraph" w:styleId="NormalWeb">
    <w:name w:val="Normal (Web)"/>
    <w:basedOn w:val="Normal"/>
    <w:uiPriority w:val="99"/>
    <w:rsid w:val="00157BB5"/>
    <w:pPr>
      <w:widowControl w:val="0"/>
      <w:autoSpaceDE w:val="0"/>
      <w:autoSpaceDN w:val="0"/>
      <w:adjustRightInd w:val="0"/>
      <w:spacing w:after="0" w:line="240" w:lineRule="auto"/>
    </w:pPr>
    <w:rPr>
      <w:rFonts w:ascii="Arial" w:eastAsia="Times New Roman" w:hAnsi="Arial" w:cs="Arial"/>
      <w:sz w:val="24"/>
      <w:szCs w:val="24"/>
    </w:rPr>
  </w:style>
  <w:style w:type="paragraph" w:customStyle="1" w:styleId="CDRTableHeading">
    <w:name w:val="CDRTableHeading"/>
    <w:basedOn w:val="CDRTableText"/>
    <w:qFormat/>
    <w:rsid w:val="00157BB5"/>
    <w:rPr>
      <w:b/>
    </w:rPr>
  </w:style>
  <w:style w:type="paragraph" w:styleId="TOC3">
    <w:name w:val="toc 3"/>
    <w:basedOn w:val="Normal"/>
    <w:next w:val="Normal"/>
    <w:autoRedefine/>
    <w:uiPriority w:val="39"/>
    <w:unhideWhenUsed/>
    <w:rsid w:val="00157BB5"/>
    <w:pPr>
      <w:spacing w:after="0"/>
      <w:ind w:left="360"/>
    </w:pPr>
    <w:rPr>
      <w:sz w:val="20"/>
      <w:szCs w:val="20"/>
    </w:rPr>
  </w:style>
  <w:style w:type="paragraph" w:styleId="BodyText2">
    <w:name w:val="Body Text 2"/>
    <w:basedOn w:val="Normal"/>
    <w:link w:val="BodyText2Char"/>
    <w:uiPriority w:val="99"/>
    <w:unhideWhenUsed/>
    <w:rsid w:val="00157BB5"/>
    <w:pPr>
      <w:suppressLineNumbers/>
      <w:tabs>
        <w:tab w:val="right" w:pos="90"/>
      </w:tabs>
      <w:autoSpaceDE w:val="0"/>
      <w:autoSpaceDN w:val="0"/>
      <w:spacing w:after="0" w:line="240" w:lineRule="auto"/>
      <w:ind w:left="2160" w:hanging="2160"/>
    </w:pPr>
    <w:rPr>
      <w:rFonts w:ascii="Times New Roman" w:eastAsia="Times New Roman" w:hAnsi="Times New Roman"/>
      <w:sz w:val="24"/>
      <w:szCs w:val="24"/>
    </w:rPr>
  </w:style>
  <w:style w:type="character" w:customStyle="1" w:styleId="BodyText2Char">
    <w:name w:val="Body Text 2 Char"/>
    <w:link w:val="BodyText2"/>
    <w:uiPriority w:val="99"/>
    <w:rsid w:val="00157BB5"/>
    <w:rPr>
      <w:rFonts w:ascii="Times New Roman" w:eastAsia="Times New Roman" w:hAnsi="Times New Roman"/>
      <w:sz w:val="24"/>
      <w:szCs w:val="24"/>
    </w:rPr>
  </w:style>
  <w:style w:type="paragraph" w:styleId="TOC1">
    <w:name w:val="toc 1"/>
    <w:basedOn w:val="Normal"/>
    <w:next w:val="Normal"/>
    <w:autoRedefine/>
    <w:uiPriority w:val="39"/>
    <w:rsid w:val="00157BB5"/>
    <w:pPr>
      <w:spacing w:before="240" w:after="0"/>
    </w:pPr>
    <w:rPr>
      <w:rFonts w:ascii="Cambria" w:hAnsi="Cambria"/>
      <w:b/>
      <w:bCs/>
      <w:caps/>
      <w:sz w:val="24"/>
      <w:szCs w:val="24"/>
    </w:rPr>
  </w:style>
  <w:style w:type="paragraph" w:styleId="TOC4">
    <w:name w:val="toc 4"/>
    <w:basedOn w:val="Normal"/>
    <w:next w:val="Normal"/>
    <w:autoRedefine/>
    <w:uiPriority w:val="39"/>
    <w:unhideWhenUsed/>
    <w:rsid w:val="00157BB5"/>
    <w:pPr>
      <w:spacing w:after="0"/>
      <w:ind w:left="440"/>
    </w:pPr>
    <w:rPr>
      <w:sz w:val="20"/>
      <w:szCs w:val="20"/>
    </w:rPr>
  </w:style>
  <w:style w:type="paragraph" w:styleId="BodyText">
    <w:name w:val="Body Text"/>
    <w:basedOn w:val="Normal"/>
    <w:link w:val="BodyTextChar"/>
    <w:uiPriority w:val="99"/>
    <w:unhideWhenUsed/>
    <w:rsid w:val="00157BB5"/>
    <w:pPr>
      <w:widowControl w:val="0"/>
      <w:autoSpaceDE w:val="0"/>
      <w:autoSpaceDN w:val="0"/>
      <w:adjustRightInd w:val="0"/>
      <w:spacing w:after="280" w:line="240" w:lineRule="auto"/>
    </w:pPr>
    <w:rPr>
      <w:rFonts w:ascii="Arial" w:eastAsia="Times New Roman" w:hAnsi="Arial" w:cs="Arial"/>
      <w:sz w:val="24"/>
      <w:szCs w:val="24"/>
    </w:rPr>
  </w:style>
  <w:style w:type="character" w:customStyle="1" w:styleId="BodyTextChar">
    <w:name w:val="Body Text Char"/>
    <w:link w:val="BodyText"/>
    <w:uiPriority w:val="99"/>
    <w:rsid w:val="00157BB5"/>
    <w:rPr>
      <w:rFonts w:ascii="Arial" w:eastAsia="Times New Roman" w:hAnsi="Arial" w:cs="Arial"/>
      <w:sz w:val="24"/>
      <w:szCs w:val="24"/>
    </w:rPr>
  </w:style>
  <w:style w:type="paragraph" w:styleId="TOC8">
    <w:name w:val="toc 8"/>
    <w:basedOn w:val="Normal"/>
    <w:next w:val="Normal"/>
    <w:autoRedefine/>
    <w:uiPriority w:val="39"/>
    <w:unhideWhenUsed/>
    <w:rsid w:val="00157BB5"/>
    <w:pPr>
      <w:spacing w:after="0"/>
      <w:ind w:left="1320"/>
    </w:pPr>
    <w:rPr>
      <w:sz w:val="20"/>
      <w:szCs w:val="20"/>
    </w:rPr>
  </w:style>
  <w:style w:type="character" w:styleId="CommentReference">
    <w:name w:val="annotation reference"/>
    <w:uiPriority w:val="99"/>
    <w:semiHidden/>
    <w:unhideWhenUsed/>
    <w:rsid w:val="00157BB5"/>
    <w:rPr>
      <w:sz w:val="16"/>
      <w:szCs w:val="16"/>
    </w:rPr>
  </w:style>
  <w:style w:type="paragraph" w:styleId="CommentText">
    <w:name w:val="annotation text"/>
    <w:basedOn w:val="Normal"/>
    <w:link w:val="CommentTextChar"/>
    <w:uiPriority w:val="99"/>
    <w:semiHidden/>
    <w:unhideWhenUsed/>
    <w:rsid w:val="00157BB5"/>
    <w:pPr>
      <w:widowControl w:val="0"/>
      <w:autoSpaceDE w:val="0"/>
      <w:autoSpaceDN w:val="0"/>
      <w:adjustRightInd w:val="0"/>
      <w:spacing w:after="0" w:line="240" w:lineRule="auto"/>
    </w:pPr>
    <w:rPr>
      <w:rFonts w:ascii="Arial" w:eastAsia="Times New Roman" w:hAnsi="Arial" w:cs="Arial"/>
      <w:sz w:val="20"/>
      <w:szCs w:val="20"/>
    </w:rPr>
  </w:style>
  <w:style w:type="character" w:customStyle="1" w:styleId="CommentTextChar">
    <w:name w:val="Comment Text Char"/>
    <w:link w:val="CommentText"/>
    <w:uiPriority w:val="99"/>
    <w:semiHidden/>
    <w:rsid w:val="00157BB5"/>
    <w:rPr>
      <w:rFonts w:ascii="Arial" w:eastAsia="Times New Roman" w:hAnsi="Arial" w:cs="Arial"/>
    </w:rPr>
  </w:style>
  <w:style w:type="paragraph" w:styleId="CommentSubject">
    <w:name w:val="annotation subject"/>
    <w:basedOn w:val="CommentText"/>
    <w:next w:val="CommentText"/>
    <w:link w:val="CommentSubjectChar"/>
    <w:uiPriority w:val="99"/>
    <w:semiHidden/>
    <w:unhideWhenUsed/>
    <w:rsid w:val="00157BB5"/>
    <w:rPr>
      <w:b/>
      <w:bCs/>
    </w:rPr>
  </w:style>
  <w:style w:type="character" w:customStyle="1" w:styleId="CommentSubjectChar">
    <w:name w:val="Comment Subject Char"/>
    <w:link w:val="CommentSubject"/>
    <w:uiPriority w:val="99"/>
    <w:semiHidden/>
    <w:rsid w:val="00157BB5"/>
    <w:rPr>
      <w:rFonts w:ascii="Arial" w:eastAsia="Times New Roman" w:hAnsi="Arial" w:cs="Arial"/>
      <w:b/>
      <w:bCs/>
    </w:rPr>
  </w:style>
  <w:style w:type="paragraph" w:styleId="TOC5">
    <w:name w:val="toc 5"/>
    <w:basedOn w:val="Normal"/>
    <w:next w:val="Normal"/>
    <w:autoRedefine/>
    <w:uiPriority w:val="39"/>
    <w:unhideWhenUsed/>
    <w:rsid w:val="00157BB5"/>
    <w:pPr>
      <w:spacing w:after="0"/>
      <w:ind w:left="660"/>
    </w:pPr>
    <w:rPr>
      <w:sz w:val="20"/>
      <w:szCs w:val="20"/>
    </w:rPr>
  </w:style>
  <w:style w:type="numbering" w:customStyle="1" w:styleId="CDRHeadingListStyle">
    <w:name w:val="CDRHeadingListStyle"/>
    <w:uiPriority w:val="99"/>
    <w:rsid w:val="00157BB5"/>
    <w:pPr>
      <w:numPr>
        <w:numId w:val="1"/>
      </w:numPr>
    </w:pPr>
  </w:style>
  <w:style w:type="character" w:customStyle="1" w:styleId="Heading4Char">
    <w:name w:val="Heading 4 Char"/>
    <w:link w:val="Heading4"/>
    <w:uiPriority w:val="99"/>
    <w:rsid w:val="00157BB5"/>
    <w:rPr>
      <w:rFonts w:eastAsia="Times New Roman"/>
      <w:b/>
      <w:bCs/>
      <w:iCs/>
      <w:sz w:val="24"/>
      <w:szCs w:val="24"/>
    </w:rPr>
  </w:style>
  <w:style w:type="character" w:customStyle="1" w:styleId="Heading5Char">
    <w:name w:val="Heading 5 Char"/>
    <w:link w:val="Heading5"/>
    <w:uiPriority w:val="99"/>
    <w:rsid w:val="00157BB5"/>
    <w:rPr>
      <w:rFonts w:eastAsia="Times New Roman"/>
      <w:b/>
      <w:bCs/>
      <w:i/>
      <w:iCs/>
      <w:sz w:val="24"/>
      <w:szCs w:val="24"/>
    </w:rPr>
  </w:style>
  <w:style w:type="character" w:customStyle="1" w:styleId="Heading6Char">
    <w:name w:val="Heading 6 Char"/>
    <w:link w:val="Heading6"/>
    <w:uiPriority w:val="99"/>
    <w:rsid w:val="00157BB5"/>
    <w:rPr>
      <w:rFonts w:ascii="Arial" w:eastAsia="Times New Roman" w:hAnsi="Arial"/>
      <w:b/>
      <w:bCs/>
      <w:sz w:val="36"/>
    </w:rPr>
  </w:style>
  <w:style w:type="character" w:customStyle="1" w:styleId="Heading7Char">
    <w:name w:val="Heading 7 Char"/>
    <w:link w:val="Heading7"/>
    <w:uiPriority w:val="99"/>
    <w:semiHidden/>
    <w:rsid w:val="00157BB5"/>
    <w:rPr>
      <w:rFonts w:ascii="Arial" w:eastAsia="Times New Roman" w:hAnsi="Arial"/>
      <w:b/>
      <w:bCs/>
      <w:i/>
      <w:iCs/>
      <w:color w:val="404040"/>
      <w:sz w:val="36"/>
    </w:rPr>
  </w:style>
  <w:style w:type="character" w:customStyle="1" w:styleId="Heading8Char">
    <w:name w:val="Heading 8 Char"/>
    <w:link w:val="Heading8"/>
    <w:uiPriority w:val="99"/>
    <w:semiHidden/>
    <w:rsid w:val="00157BB5"/>
    <w:rPr>
      <w:rFonts w:ascii="Arial" w:eastAsia="Times New Roman" w:hAnsi="Arial"/>
      <w:b/>
      <w:bCs/>
      <w:i/>
      <w:iCs/>
      <w:color w:val="404040"/>
      <w:sz w:val="20"/>
      <w:szCs w:val="20"/>
    </w:rPr>
  </w:style>
  <w:style w:type="character" w:customStyle="1" w:styleId="Heading9Char">
    <w:name w:val="Heading 9 Char"/>
    <w:link w:val="Heading9"/>
    <w:uiPriority w:val="99"/>
    <w:semiHidden/>
    <w:rsid w:val="00157BB5"/>
    <w:rPr>
      <w:rFonts w:ascii="Arial" w:eastAsia="Times New Roman" w:hAnsi="Arial"/>
      <w:b/>
      <w:bCs/>
      <w:color w:val="404040"/>
      <w:sz w:val="20"/>
      <w:szCs w:val="20"/>
    </w:rPr>
  </w:style>
  <w:style w:type="paragraph" w:styleId="BlockText">
    <w:name w:val="Block Text"/>
    <w:basedOn w:val="Normal"/>
    <w:uiPriority w:val="99"/>
    <w:unhideWhenUsed/>
    <w:rsid w:val="00157BB5"/>
    <w:pPr>
      <w:pBdr>
        <w:top w:val="single" w:sz="2" w:space="10" w:color="4F81BD" w:shadow="1"/>
        <w:left w:val="single" w:sz="2" w:space="10" w:color="4F81BD" w:shadow="1"/>
        <w:bottom w:val="single" w:sz="2" w:space="10" w:color="4F81BD" w:shadow="1"/>
        <w:right w:val="single" w:sz="2" w:space="10" w:color="4F81BD" w:shadow="1"/>
      </w:pBdr>
      <w:ind w:left="1152" w:right="1152"/>
    </w:pPr>
    <w:rPr>
      <w:rFonts w:eastAsia="Times New Roman"/>
      <w:i/>
      <w:iCs/>
      <w:color w:val="4F81BD"/>
    </w:rPr>
  </w:style>
  <w:style w:type="paragraph" w:styleId="TOC6">
    <w:name w:val="toc 6"/>
    <w:basedOn w:val="Normal"/>
    <w:next w:val="Normal"/>
    <w:autoRedefine/>
    <w:uiPriority w:val="39"/>
    <w:unhideWhenUsed/>
    <w:rsid w:val="00157BB5"/>
    <w:pPr>
      <w:spacing w:after="0"/>
      <w:ind w:left="880"/>
    </w:pPr>
    <w:rPr>
      <w:sz w:val="20"/>
      <w:szCs w:val="20"/>
    </w:rPr>
  </w:style>
  <w:style w:type="paragraph" w:styleId="TOC7">
    <w:name w:val="toc 7"/>
    <w:basedOn w:val="Normal"/>
    <w:next w:val="Normal"/>
    <w:autoRedefine/>
    <w:uiPriority w:val="39"/>
    <w:unhideWhenUsed/>
    <w:rsid w:val="00157BB5"/>
    <w:pPr>
      <w:spacing w:after="0"/>
      <w:ind w:left="1100"/>
    </w:pPr>
    <w:rPr>
      <w:sz w:val="20"/>
      <w:szCs w:val="20"/>
    </w:rPr>
  </w:style>
  <w:style w:type="paragraph" w:styleId="TOC9">
    <w:name w:val="toc 9"/>
    <w:basedOn w:val="Normal"/>
    <w:next w:val="Normal"/>
    <w:autoRedefine/>
    <w:uiPriority w:val="39"/>
    <w:unhideWhenUsed/>
    <w:rsid w:val="00157BB5"/>
    <w:pPr>
      <w:spacing w:after="0"/>
      <w:ind w:left="1540"/>
    </w:pPr>
    <w:rPr>
      <w:sz w:val="20"/>
      <w:szCs w:val="20"/>
    </w:rPr>
  </w:style>
  <w:style w:type="character" w:styleId="FollowedHyperlink">
    <w:name w:val="FollowedHyperlink"/>
    <w:uiPriority w:val="99"/>
    <w:semiHidden/>
    <w:unhideWhenUsed/>
    <w:rsid w:val="00157BB5"/>
    <w:rPr>
      <w:color w:val="800080"/>
      <w:u w:val="single"/>
    </w:rPr>
  </w:style>
  <w:style w:type="paragraph" w:customStyle="1" w:styleId="CDRFrontMatterHeading">
    <w:name w:val="CDRFrontMatterHeading"/>
    <w:basedOn w:val="BodyText"/>
    <w:next w:val="BodyText"/>
    <w:link w:val="CDRFrontMatterHeadingChar"/>
    <w:qFormat/>
    <w:rsid w:val="00157BB5"/>
    <w:pPr>
      <w:spacing w:before="480" w:after="240"/>
      <w:contextualSpacing/>
      <w:jc w:val="center"/>
    </w:pPr>
    <w:rPr>
      <w:rFonts w:ascii="Calibri" w:hAnsi="Calibri"/>
      <w:b/>
      <w:sz w:val="28"/>
    </w:rPr>
  </w:style>
  <w:style w:type="character" w:customStyle="1" w:styleId="CDRFrontMatterHeadingChar">
    <w:name w:val="CDRFrontMatterHeading Char"/>
    <w:link w:val="CDRFrontMatterHeading"/>
    <w:rsid w:val="00157BB5"/>
    <w:rPr>
      <w:rFonts w:eastAsia="Times New Roman" w:cs="Arial"/>
      <w:b/>
      <w:sz w:val="28"/>
      <w:szCs w:val="24"/>
    </w:rPr>
  </w:style>
  <w:style w:type="paragraph" w:styleId="BodyTextFirstIndent">
    <w:name w:val="Body Text First Indent"/>
    <w:basedOn w:val="BodyText"/>
    <w:link w:val="BodyTextFirstIndentChar"/>
    <w:uiPriority w:val="99"/>
    <w:unhideWhenUsed/>
    <w:rsid w:val="00157BB5"/>
    <w:pPr>
      <w:widowControl/>
      <w:autoSpaceDE/>
      <w:autoSpaceDN/>
      <w:adjustRightInd/>
      <w:spacing w:after="120"/>
      <w:ind w:left="360"/>
    </w:pPr>
    <w:rPr>
      <w:rFonts w:eastAsia="Calibri" w:cs="Times New Roman"/>
      <w:szCs w:val="22"/>
    </w:rPr>
  </w:style>
  <w:style w:type="paragraph" w:customStyle="1" w:styleId="Style1">
    <w:name w:val="Style1"/>
    <w:basedOn w:val="CDRTableText"/>
    <w:qFormat/>
    <w:rsid w:val="00157BB5"/>
    <w:pPr>
      <w:keepNext/>
    </w:pPr>
  </w:style>
  <w:style w:type="character" w:customStyle="1" w:styleId="BodyTextFirstIndentChar">
    <w:name w:val="Body Text First Indent Char"/>
    <w:link w:val="BodyTextFirstIndent"/>
    <w:uiPriority w:val="99"/>
    <w:rsid w:val="00157BB5"/>
    <w:rPr>
      <w:rFonts w:ascii="Arial" w:hAnsi="Arial"/>
      <w:sz w:val="24"/>
      <w:szCs w:val="22"/>
    </w:rPr>
  </w:style>
  <w:style w:type="paragraph" w:styleId="PlainText">
    <w:name w:val="Plain Text"/>
    <w:basedOn w:val="Normal"/>
    <w:link w:val="PlainTextChar"/>
    <w:uiPriority w:val="99"/>
    <w:unhideWhenUsed/>
    <w:rsid w:val="00157BB5"/>
    <w:rPr>
      <w:rFonts w:ascii="Courier New" w:hAnsi="Courier New" w:cs="Courier New"/>
      <w:sz w:val="20"/>
      <w:szCs w:val="20"/>
    </w:rPr>
  </w:style>
  <w:style w:type="paragraph" w:customStyle="1" w:styleId="CDRBodyText">
    <w:name w:val="CDRBodyText"/>
    <w:basedOn w:val="BodyText"/>
    <w:link w:val="CDRBodyTextChar"/>
    <w:qFormat/>
    <w:rsid w:val="00157BB5"/>
    <w:pPr>
      <w:widowControl/>
      <w:spacing w:before="60" w:after="180"/>
      <w:ind w:firstLine="1080"/>
    </w:pPr>
    <w:rPr>
      <w:rFonts w:ascii="Cambria" w:hAnsi="Cambria"/>
    </w:rPr>
  </w:style>
  <w:style w:type="character" w:customStyle="1" w:styleId="CDRBodyTextChar">
    <w:name w:val="CDRBodyText Char"/>
    <w:link w:val="CDRBodyText"/>
    <w:rsid w:val="00157BB5"/>
    <w:rPr>
      <w:rFonts w:ascii="Cambria" w:eastAsia="Times New Roman" w:hAnsi="Cambria" w:cs="Arial"/>
      <w:sz w:val="24"/>
      <w:szCs w:val="24"/>
    </w:rPr>
  </w:style>
  <w:style w:type="character" w:customStyle="1" w:styleId="PlainTextChar">
    <w:name w:val="Plain Text Char"/>
    <w:link w:val="PlainText"/>
    <w:uiPriority w:val="99"/>
    <w:rsid w:val="00157BB5"/>
    <w:rPr>
      <w:rFonts w:ascii="Courier New" w:hAnsi="Courier New" w:cs="Courier New"/>
    </w:rPr>
  </w:style>
  <w:style w:type="paragraph" w:customStyle="1" w:styleId="CDRGuidance">
    <w:name w:val="CDRGuidance"/>
    <w:basedOn w:val="CDRBodyText"/>
    <w:link w:val="CDRGuidanceChar"/>
    <w:qFormat/>
    <w:rsid w:val="00157BB5"/>
    <w:pPr>
      <w:ind w:firstLine="0"/>
    </w:pPr>
    <w:rPr>
      <w:rFonts w:ascii="Calibri" w:hAnsi="Calibri"/>
      <w:i/>
    </w:rPr>
  </w:style>
  <w:style w:type="character" w:customStyle="1" w:styleId="CDRGuidanceChar">
    <w:name w:val="CDRGuidance Char"/>
    <w:link w:val="CDRGuidance"/>
    <w:rsid w:val="00157BB5"/>
    <w:rPr>
      <w:rFonts w:eastAsia="Times New Roman" w:cs="Arial"/>
      <w:i/>
      <w:sz w:val="24"/>
      <w:szCs w:val="24"/>
    </w:rPr>
  </w:style>
  <w:style w:type="paragraph" w:customStyle="1" w:styleId="CDREquation">
    <w:name w:val="CDREquation"/>
    <w:basedOn w:val="CDRBodyText"/>
    <w:link w:val="CDREquationChar"/>
    <w:qFormat/>
    <w:rsid w:val="00157BB5"/>
    <w:pPr>
      <w:ind w:firstLine="0"/>
      <w:jc w:val="right"/>
    </w:pPr>
    <w:rPr>
      <w:i/>
    </w:rPr>
  </w:style>
  <w:style w:type="character" w:customStyle="1" w:styleId="CDREquationChar">
    <w:name w:val="CDREquation Char"/>
    <w:link w:val="CDREquation"/>
    <w:rsid w:val="00157BB5"/>
    <w:rPr>
      <w:rFonts w:ascii="Cambria" w:eastAsia="Times New Roman" w:hAnsi="Cambria" w:cs="Arial"/>
      <w:i/>
      <w:sz w:val="24"/>
      <w:szCs w:val="24"/>
    </w:rPr>
  </w:style>
  <w:style w:type="paragraph" w:customStyle="1" w:styleId="Default">
    <w:name w:val="Default"/>
    <w:rsid w:val="00157BB5"/>
    <w:pPr>
      <w:widowControl w:val="0"/>
      <w:autoSpaceDE w:val="0"/>
      <w:autoSpaceDN w:val="0"/>
      <w:adjustRightInd w:val="0"/>
      <w:spacing w:after="200" w:line="276" w:lineRule="auto"/>
    </w:pPr>
    <w:rPr>
      <w:rFonts w:ascii="Arial" w:eastAsia="Times New Roman" w:hAnsi="Arial" w:cs="Arial"/>
      <w:color w:val="000000"/>
    </w:rPr>
  </w:style>
  <w:style w:type="paragraph" w:customStyle="1" w:styleId="CDRReference">
    <w:name w:val="CDRReference"/>
    <w:basedOn w:val="CDRBodyText"/>
    <w:link w:val="CDRReferenceChar"/>
    <w:qFormat/>
    <w:rsid w:val="00157BB5"/>
    <w:pPr>
      <w:keepLines/>
      <w:spacing w:before="240" w:after="240"/>
      <w:ind w:left="360" w:hanging="360"/>
    </w:pPr>
    <w:rPr>
      <w:sz w:val="22"/>
    </w:rPr>
  </w:style>
  <w:style w:type="character" w:customStyle="1" w:styleId="CDRReferenceChar">
    <w:name w:val="CDRReference Char"/>
    <w:link w:val="CDRReference"/>
    <w:rsid w:val="00157BB5"/>
    <w:rPr>
      <w:rFonts w:ascii="Cambria" w:eastAsia="Times New Roman" w:hAnsi="Cambria" w:cs="Arial"/>
      <w:sz w:val="22"/>
      <w:szCs w:val="24"/>
    </w:rPr>
  </w:style>
  <w:style w:type="paragraph" w:styleId="TableofFigures">
    <w:name w:val="table of figures"/>
    <w:basedOn w:val="Normal"/>
    <w:next w:val="Normal"/>
    <w:uiPriority w:val="99"/>
    <w:unhideWhenUsed/>
    <w:rsid w:val="00157BB5"/>
  </w:style>
  <w:style w:type="paragraph" w:customStyle="1" w:styleId="CDRRationale">
    <w:name w:val="CDRRationale"/>
    <w:basedOn w:val="CDRBodyText"/>
    <w:rsid w:val="00157BB5"/>
    <w:pPr>
      <w:numPr>
        <w:ilvl w:val="5"/>
        <w:numId w:val="8"/>
      </w:numPr>
      <w:spacing w:after="360"/>
    </w:pPr>
    <w:rPr>
      <w:sz w:val="20"/>
      <w:szCs w:val="20"/>
    </w:rPr>
  </w:style>
  <w:style w:type="paragraph" w:customStyle="1" w:styleId="CDRStandard">
    <w:name w:val="CDRStandard"/>
    <w:basedOn w:val="BodyText"/>
    <w:link w:val="CDRStandardChar"/>
    <w:qFormat/>
    <w:rsid w:val="00157BB5"/>
    <w:pPr>
      <w:keepNext/>
      <w:keepLines/>
      <w:widowControl/>
      <w:numPr>
        <w:ilvl w:val="2"/>
        <w:numId w:val="8"/>
      </w:numPr>
      <w:spacing w:before="120" w:after="120"/>
    </w:pPr>
    <w:rPr>
      <w:rFonts w:ascii="Cambria" w:hAnsi="Cambria"/>
    </w:rPr>
  </w:style>
  <w:style w:type="character" w:customStyle="1" w:styleId="CDRStandardChar">
    <w:name w:val="CDRStandard Char"/>
    <w:link w:val="CDRStandard"/>
    <w:rsid w:val="00157BB5"/>
    <w:rPr>
      <w:rFonts w:ascii="Cambria" w:eastAsia="Times New Roman" w:hAnsi="Cambria" w:cs="Arial"/>
    </w:rPr>
  </w:style>
  <w:style w:type="paragraph" w:customStyle="1" w:styleId="CDRCode">
    <w:name w:val="CDRCode"/>
    <w:basedOn w:val="CDRBodyText"/>
    <w:link w:val="CDRCodeChar"/>
    <w:qFormat/>
    <w:rsid w:val="00157BB5"/>
    <w:pPr>
      <w:spacing w:after="240"/>
      <w:ind w:left="1080" w:firstLine="0"/>
      <w:contextualSpacing/>
    </w:pPr>
    <w:rPr>
      <w:rFonts w:ascii="Courier New" w:hAnsi="Courier New"/>
      <w:sz w:val="18"/>
      <w:szCs w:val="18"/>
    </w:rPr>
  </w:style>
  <w:style w:type="character" w:customStyle="1" w:styleId="CDRCodeChar">
    <w:name w:val="CDRCode Char"/>
    <w:link w:val="CDRCode"/>
    <w:rsid w:val="00157BB5"/>
    <w:rPr>
      <w:rFonts w:ascii="Courier New" w:eastAsia="Times New Roman" w:hAnsi="Courier New" w:cs="Arial"/>
      <w:sz w:val="18"/>
      <w:szCs w:val="18"/>
    </w:rPr>
  </w:style>
  <w:style w:type="paragraph" w:customStyle="1" w:styleId="CDRAlphaList">
    <w:name w:val="CDRAlphaList"/>
    <w:basedOn w:val="CDRBodyText"/>
    <w:link w:val="CDRAlphaListChar"/>
    <w:qFormat/>
    <w:rsid w:val="00157BB5"/>
    <w:pPr>
      <w:numPr>
        <w:ilvl w:val="1"/>
        <w:numId w:val="8"/>
      </w:numPr>
      <w:contextualSpacing/>
    </w:pPr>
  </w:style>
  <w:style w:type="character" w:customStyle="1" w:styleId="CDRAlphaListChar">
    <w:name w:val="CDRAlphaList Char"/>
    <w:link w:val="CDRAlphaList"/>
    <w:rsid w:val="00157BB5"/>
    <w:rPr>
      <w:rFonts w:ascii="Cambria" w:eastAsia="Times New Roman" w:hAnsi="Cambria" w:cs="Arial"/>
    </w:rPr>
  </w:style>
  <w:style w:type="numbering" w:customStyle="1" w:styleId="CDRLists">
    <w:name w:val="CDRLists"/>
    <w:uiPriority w:val="99"/>
    <w:rsid w:val="00157BB5"/>
    <w:pPr>
      <w:numPr>
        <w:numId w:val="2"/>
      </w:numPr>
    </w:pPr>
  </w:style>
  <w:style w:type="paragraph" w:customStyle="1" w:styleId="CDRExample">
    <w:name w:val="CDRExample"/>
    <w:basedOn w:val="CDRBodyText"/>
    <w:rsid w:val="00E57DAE"/>
    <w:pPr>
      <w:keepNext/>
      <w:numPr>
        <w:ilvl w:val="6"/>
        <w:numId w:val="3"/>
      </w:numPr>
      <w:spacing w:before="360"/>
    </w:pPr>
    <w:rPr>
      <w:b/>
    </w:rPr>
  </w:style>
  <w:style w:type="paragraph" w:customStyle="1" w:styleId="CDRBullet">
    <w:name w:val="CDRBullet"/>
    <w:basedOn w:val="CDRBodyText"/>
    <w:rsid w:val="00157BB5"/>
    <w:pPr>
      <w:numPr>
        <w:numId w:val="8"/>
      </w:numPr>
      <w:contextualSpacing/>
    </w:pPr>
  </w:style>
  <w:style w:type="paragraph" w:customStyle="1" w:styleId="CDRGuideline">
    <w:name w:val="CDRGuideline"/>
    <w:basedOn w:val="CDRBodyText"/>
    <w:rsid w:val="00157BB5"/>
    <w:pPr>
      <w:numPr>
        <w:ilvl w:val="3"/>
        <w:numId w:val="8"/>
      </w:numPr>
    </w:pPr>
  </w:style>
  <w:style w:type="paragraph" w:customStyle="1" w:styleId="CDRRecommendation">
    <w:name w:val="CDRRecommendation"/>
    <w:basedOn w:val="CDRBodyText"/>
    <w:rsid w:val="00157BB5"/>
    <w:pPr>
      <w:numPr>
        <w:ilvl w:val="4"/>
        <w:numId w:val="8"/>
      </w:numPr>
    </w:pPr>
  </w:style>
  <w:style w:type="paragraph" w:customStyle="1" w:styleId="CDRStandardSubPart">
    <w:name w:val="CDRStandardSubPart"/>
    <w:basedOn w:val="Normal"/>
    <w:rsid w:val="00157BB5"/>
    <w:pPr>
      <w:numPr>
        <w:ilvl w:val="7"/>
        <w:numId w:val="8"/>
      </w:numPr>
      <w:spacing w:after="120"/>
    </w:pPr>
    <w:rPr>
      <w:rFonts w:ascii="Cambria" w:hAnsi="Cambria"/>
      <w:sz w:val="24"/>
    </w:rPr>
  </w:style>
  <w:style w:type="paragraph" w:customStyle="1" w:styleId="CDRExampleHeading">
    <w:name w:val="CDRExampleHeading"/>
    <w:basedOn w:val="CDRBodyText"/>
    <w:rsid w:val="00157BB5"/>
    <w:pPr>
      <w:keepNext/>
      <w:numPr>
        <w:ilvl w:val="6"/>
        <w:numId w:val="8"/>
      </w:numPr>
      <w:spacing w:before="240"/>
    </w:pPr>
    <w:rPr>
      <w:b/>
    </w:rPr>
  </w:style>
  <w:style w:type="paragraph" w:customStyle="1" w:styleId="CDRExampleText">
    <w:name w:val="CDRExampleText"/>
    <w:basedOn w:val="CDRBodyText"/>
    <w:link w:val="CDRExampleTextChar"/>
    <w:qFormat/>
    <w:rsid w:val="00157BB5"/>
    <w:pPr>
      <w:ind w:left="1080" w:firstLine="0"/>
    </w:pPr>
  </w:style>
  <w:style w:type="character" w:customStyle="1" w:styleId="CDRExampleTextChar">
    <w:name w:val="CDRExampleText Char"/>
    <w:link w:val="CDRExampleText"/>
    <w:rsid w:val="00157BB5"/>
    <w:rPr>
      <w:rFonts w:ascii="Cambria" w:eastAsia="Times New Roman" w:hAnsi="Cambria" w:cs="Arial"/>
      <w:sz w:val="24"/>
      <w:szCs w:val="24"/>
    </w:rPr>
  </w:style>
  <w:style w:type="paragraph" w:customStyle="1" w:styleId="CDRPageNumber">
    <w:name w:val="CDRPageNumber"/>
    <w:basedOn w:val="Footer"/>
    <w:link w:val="CDRPageNumberChar"/>
    <w:qFormat/>
    <w:rsid w:val="00157BB5"/>
    <w:pPr>
      <w:spacing w:before="60"/>
      <w:jc w:val="center"/>
    </w:pPr>
    <w:rPr>
      <w:rFonts w:ascii="Calibri" w:hAnsi="Calibri"/>
    </w:rPr>
  </w:style>
  <w:style w:type="paragraph" w:customStyle="1" w:styleId="CDRPageHeader">
    <w:name w:val="CDRPageHeader"/>
    <w:basedOn w:val="Header"/>
    <w:qFormat/>
    <w:rsid w:val="00157BB5"/>
    <w:pPr>
      <w:jc w:val="both"/>
    </w:pPr>
  </w:style>
  <w:style w:type="numbering" w:customStyle="1" w:styleId="CDRHeadings0">
    <w:name w:val="CDRHeadings"/>
    <w:uiPriority w:val="99"/>
    <w:rsid w:val="00157BB5"/>
  </w:style>
  <w:style w:type="paragraph" w:customStyle="1" w:styleId="CDRHeading1">
    <w:name w:val="CDRHeading 1"/>
    <w:next w:val="CDRBodyText"/>
    <w:link w:val="CDRHeading1Char"/>
    <w:qFormat/>
    <w:rsid w:val="00157BB5"/>
    <w:pPr>
      <w:keepNext/>
      <w:pageBreakBefore/>
      <w:numPr>
        <w:numId w:val="1"/>
      </w:numPr>
      <w:spacing w:line="276" w:lineRule="auto"/>
    </w:pPr>
    <w:rPr>
      <w:b/>
      <w:sz w:val="40"/>
      <w:szCs w:val="22"/>
    </w:rPr>
  </w:style>
  <w:style w:type="paragraph" w:customStyle="1" w:styleId="CDRHeading2">
    <w:name w:val="CDRHeading 2"/>
    <w:basedOn w:val="CDRHeading1"/>
    <w:next w:val="CDRBodyText"/>
    <w:qFormat/>
    <w:rsid w:val="00157BB5"/>
    <w:pPr>
      <w:pageBreakBefore w:val="0"/>
      <w:numPr>
        <w:ilvl w:val="1"/>
      </w:numPr>
      <w:spacing w:before="120"/>
    </w:pPr>
    <w:rPr>
      <w:sz w:val="36"/>
      <w:szCs w:val="32"/>
    </w:rPr>
  </w:style>
  <w:style w:type="paragraph" w:customStyle="1" w:styleId="CDRHeading3">
    <w:name w:val="CDRHeading 3"/>
    <w:basedOn w:val="CDRHeading2"/>
    <w:next w:val="CDRBodyText"/>
    <w:qFormat/>
    <w:rsid w:val="00157BB5"/>
    <w:pPr>
      <w:numPr>
        <w:ilvl w:val="2"/>
      </w:numPr>
    </w:pPr>
    <w:rPr>
      <w:sz w:val="32"/>
    </w:rPr>
  </w:style>
  <w:style w:type="paragraph" w:customStyle="1" w:styleId="CDRHeading4">
    <w:name w:val="CDRHeading 4"/>
    <w:basedOn w:val="CDRHeading3"/>
    <w:next w:val="CDRBodyText"/>
    <w:qFormat/>
    <w:rsid w:val="00157BB5"/>
    <w:pPr>
      <w:numPr>
        <w:ilvl w:val="3"/>
      </w:numPr>
    </w:pPr>
    <w:rPr>
      <w:sz w:val="28"/>
    </w:rPr>
  </w:style>
  <w:style w:type="paragraph" w:customStyle="1" w:styleId="CDRHeading5">
    <w:name w:val="CDRHeading 5"/>
    <w:basedOn w:val="CDRHeading4"/>
    <w:next w:val="CDRBodyText"/>
    <w:qFormat/>
    <w:rsid w:val="00157BB5"/>
    <w:pPr>
      <w:numPr>
        <w:ilvl w:val="4"/>
      </w:numPr>
    </w:pPr>
    <w:rPr>
      <w:sz w:val="24"/>
    </w:rPr>
  </w:style>
  <w:style w:type="paragraph" w:customStyle="1" w:styleId="CDRHeading6">
    <w:name w:val="CDRHeading 6"/>
    <w:basedOn w:val="CDRHeading5"/>
    <w:next w:val="CDRBodyText"/>
    <w:qFormat/>
    <w:rsid w:val="00157BB5"/>
    <w:pPr>
      <w:numPr>
        <w:ilvl w:val="5"/>
      </w:numPr>
    </w:pPr>
  </w:style>
  <w:style w:type="paragraph" w:customStyle="1" w:styleId="CDRHeading7">
    <w:name w:val="CDRHeading 7"/>
    <w:basedOn w:val="CDRHeading6"/>
    <w:next w:val="CDRBodyText"/>
    <w:qFormat/>
    <w:rsid w:val="00157BB5"/>
    <w:pPr>
      <w:numPr>
        <w:ilvl w:val="6"/>
      </w:numPr>
    </w:pPr>
  </w:style>
  <w:style w:type="paragraph" w:customStyle="1" w:styleId="CDRHeading8">
    <w:name w:val="CDRHeading 8"/>
    <w:basedOn w:val="CDRHeading7"/>
    <w:next w:val="CDRBodyText"/>
    <w:qFormat/>
    <w:rsid w:val="00157BB5"/>
    <w:pPr>
      <w:numPr>
        <w:ilvl w:val="7"/>
      </w:numPr>
    </w:pPr>
  </w:style>
  <w:style w:type="paragraph" w:customStyle="1" w:styleId="CDRHeading9">
    <w:name w:val="CDRHeading 9"/>
    <w:basedOn w:val="CDRHeading8"/>
    <w:next w:val="CDRBodyText"/>
    <w:qFormat/>
    <w:rsid w:val="00157BB5"/>
    <w:pPr>
      <w:numPr>
        <w:ilvl w:val="8"/>
      </w:numPr>
    </w:pPr>
  </w:style>
  <w:style w:type="numbering" w:customStyle="1" w:styleId="CDRAppendixHeadings">
    <w:name w:val="CDRAppendixHeadings"/>
    <w:uiPriority w:val="99"/>
    <w:rsid w:val="00157BB5"/>
    <w:pPr>
      <w:numPr>
        <w:numId w:val="7"/>
      </w:numPr>
    </w:pPr>
  </w:style>
  <w:style w:type="paragraph" w:customStyle="1" w:styleId="CDRAppendixHeading">
    <w:name w:val="CDRAppendixHeading"/>
    <w:link w:val="CDRAppendixHeadingChar1"/>
    <w:qFormat/>
    <w:rsid w:val="00157BB5"/>
    <w:pPr>
      <w:pageBreakBefore/>
      <w:numPr>
        <w:numId w:val="7"/>
      </w:numPr>
      <w:spacing w:after="240" w:line="276" w:lineRule="auto"/>
    </w:pPr>
    <w:rPr>
      <w:b/>
      <w:sz w:val="40"/>
      <w:szCs w:val="22"/>
    </w:rPr>
  </w:style>
  <w:style w:type="character" w:customStyle="1" w:styleId="CDRHeading1Char">
    <w:name w:val="CDRHeading 1 Char"/>
    <w:link w:val="CDRHeading1"/>
    <w:rsid w:val="00157BB5"/>
    <w:rPr>
      <w:b/>
      <w:sz w:val="40"/>
      <w:szCs w:val="22"/>
    </w:rPr>
  </w:style>
  <w:style w:type="character" w:customStyle="1" w:styleId="CDRAppendixHeadingChar1">
    <w:name w:val="CDRAppendixHeading Char1"/>
    <w:link w:val="CDRAppendixHeading"/>
    <w:rsid w:val="00157BB5"/>
    <w:rPr>
      <w:b/>
      <w:sz w:val="40"/>
      <w:szCs w:val="22"/>
    </w:rPr>
  </w:style>
  <w:style w:type="paragraph" w:styleId="TOCHeading">
    <w:name w:val="TOC Heading"/>
    <w:basedOn w:val="Heading1"/>
    <w:next w:val="Normal"/>
    <w:uiPriority w:val="39"/>
    <w:semiHidden/>
    <w:unhideWhenUsed/>
    <w:qFormat/>
    <w:rsid w:val="00157BB5"/>
    <w:pPr>
      <w:keepLines/>
      <w:pageBreakBefore w:val="0"/>
      <w:spacing w:before="480" w:after="0"/>
      <w:outlineLvl w:val="9"/>
    </w:pPr>
    <w:rPr>
      <w:rFonts w:ascii="Cambria" w:hAnsi="Cambria" w:cs="Times New Roman"/>
      <w:bCs/>
      <w:color w:val="365F91"/>
      <w:sz w:val="28"/>
      <w:szCs w:val="28"/>
    </w:rPr>
  </w:style>
  <w:style w:type="paragraph" w:customStyle="1" w:styleId="CDRTableCaption">
    <w:name w:val="CDRTableCaption"/>
    <w:basedOn w:val="CDRTableText"/>
    <w:qFormat/>
    <w:rsid w:val="00157BB5"/>
    <w:pPr>
      <w:spacing w:before="240" w:after="240"/>
      <w:ind w:left="1080" w:right="1080"/>
    </w:pPr>
    <w:rPr>
      <w:b/>
    </w:rPr>
  </w:style>
  <w:style w:type="paragraph" w:styleId="ListBullet">
    <w:name w:val="List Bullet"/>
    <w:basedOn w:val="BodyText"/>
    <w:rsid w:val="00157BB5"/>
    <w:pPr>
      <w:contextualSpacing/>
    </w:pPr>
  </w:style>
  <w:style w:type="paragraph" w:customStyle="1" w:styleId="TOCI">
    <w:name w:val="TOCI"/>
    <w:basedOn w:val="Default"/>
    <w:next w:val="Default"/>
    <w:uiPriority w:val="99"/>
    <w:rsid w:val="00157BB5"/>
    <w:rPr>
      <w:color w:val="auto"/>
    </w:rPr>
  </w:style>
  <w:style w:type="paragraph" w:customStyle="1" w:styleId="Default1">
    <w:name w:val="Default1"/>
    <w:basedOn w:val="Default"/>
    <w:next w:val="Default"/>
    <w:uiPriority w:val="99"/>
    <w:rsid w:val="00157BB5"/>
    <w:rPr>
      <w:color w:val="auto"/>
    </w:rPr>
  </w:style>
  <w:style w:type="paragraph" w:customStyle="1" w:styleId="Version">
    <w:name w:val="Version"/>
    <w:basedOn w:val="Default"/>
    <w:next w:val="Default"/>
    <w:uiPriority w:val="99"/>
    <w:rsid w:val="00157BB5"/>
    <w:rPr>
      <w:color w:val="auto"/>
    </w:rPr>
  </w:style>
  <w:style w:type="paragraph" w:customStyle="1" w:styleId="DocDate">
    <w:name w:val="DocDate"/>
    <w:basedOn w:val="Default"/>
    <w:next w:val="Default"/>
    <w:uiPriority w:val="99"/>
    <w:rsid w:val="00157BB5"/>
    <w:rPr>
      <w:color w:val="auto"/>
    </w:rPr>
  </w:style>
  <w:style w:type="paragraph" w:customStyle="1" w:styleId="Address">
    <w:name w:val="Address"/>
    <w:basedOn w:val="BodyText"/>
    <w:rsid w:val="00157BB5"/>
    <w:pPr>
      <w:widowControl/>
      <w:autoSpaceDE/>
      <w:autoSpaceDN/>
      <w:adjustRightInd/>
      <w:spacing w:after="240" w:line="240" w:lineRule="atLeast"/>
      <w:jc w:val="right"/>
    </w:pPr>
    <w:rPr>
      <w:b/>
      <w:szCs w:val="20"/>
    </w:rPr>
  </w:style>
  <w:style w:type="paragraph" w:customStyle="1" w:styleId="Text">
    <w:name w:val="Text"/>
    <w:basedOn w:val="Normal"/>
    <w:rsid w:val="00157BB5"/>
    <w:pPr>
      <w:spacing w:after="240" w:line="360" w:lineRule="auto"/>
      <w:ind w:firstLine="720"/>
    </w:pPr>
    <w:rPr>
      <w:rFonts w:eastAsia="Times New Roman"/>
      <w:szCs w:val="20"/>
    </w:rPr>
  </w:style>
  <w:style w:type="paragraph" w:customStyle="1" w:styleId="ListAlphabetic">
    <w:name w:val="List Alphabetic"/>
    <w:basedOn w:val="BodyText"/>
    <w:qFormat/>
    <w:rsid w:val="00157BB5"/>
    <w:pPr>
      <w:numPr>
        <w:numId w:val="5"/>
      </w:numPr>
    </w:pPr>
    <w:rPr>
      <w:i/>
    </w:rPr>
  </w:style>
  <w:style w:type="numbering" w:customStyle="1" w:styleId="CDRHeadings">
    <w:name w:val="CDR_Headings"/>
    <w:uiPriority w:val="99"/>
    <w:rsid w:val="00157BB5"/>
    <w:pPr>
      <w:numPr>
        <w:numId w:val="6"/>
      </w:numPr>
    </w:pPr>
  </w:style>
  <w:style w:type="paragraph" w:customStyle="1" w:styleId="CDRFigureCaption">
    <w:name w:val="CDRFigureCaption"/>
    <w:basedOn w:val="CDRTableCaption"/>
    <w:qFormat/>
    <w:rsid w:val="00157BB5"/>
  </w:style>
  <w:style w:type="paragraph" w:customStyle="1" w:styleId="CDRPageHeaderRevisionNumber">
    <w:name w:val="CDRPageHeaderRevisionNumber"/>
    <w:basedOn w:val="CDRPageHeader"/>
    <w:qFormat/>
    <w:rsid w:val="00157BB5"/>
    <w:pPr>
      <w:jc w:val="right"/>
    </w:pPr>
  </w:style>
  <w:style w:type="paragraph" w:customStyle="1" w:styleId="CDRNumberedList">
    <w:name w:val="CDRNumberedList"/>
    <w:basedOn w:val="CDRAlphaList"/>
    <w:link w:val="CDRNumberedListChar"/>
    <w:qFormat/>
    <w:rsid w:val="00157BB5"/>
    <w:pPr>
      <w:numPr>
        <w:ilvl w:val="8"/>
      </w:numPr>
    </w:pPr>
  </w:style>
  <w:style w:type="character" w:customStyle="1" w:styleId="CDRNumberedListChar">
    <w:name w:val="CDRNumberedList Char"/>
    <w:link w:val="CDRNumberedList"/>
    <w:rsid w:val="00157BB5"/>
    <w:rPr>
      <w:rFonts w:ascii="Cambria" w:eastAsia="Times New Roman" w:hAnsi="Cambria" w:cs="Arial"/>
    </w:rPr>
  </w:style>
  <w:style w:type="paragraph" w:customStyle="1" w:styleId="CDRPageFooter">
    <w:name w:val="CDRPageFooter"/>
    <w:link w:val="CDRPageFooterChar"/>
    <w:qFormat/>
    <w:rsid w:val="00157BB5"/>
    <w:pPr>
      <w:spacing w:before="120" w:line="276" w:lineRule="auto"/>
      <w:contextualSpacing/>
      <w:jc w:val="center"/>
    </w:pPr>
    <w:rPr>
      <w:rFonts w:eastAsia="Times New Roman" w:cs="Arial"/>
    </w:rPr>
  </w:style>
  <w:style w:type="character" w:customStyle="1" w:styleId="CDRPageNumberChar">
    <w:name w:val="CDRPageNumber Char"/>
    <w:link w:val="CDRPageNumber"/>
    <w:rsid w:val="00157BB5"/>
    <w:rPr>
      <w:rFonts w:eastAsia="Times New Roman" w:cs="Arial"/>
      <w:szCs w:val="24"/>
    </w:rPr>
  </w:style>
  <w:style w:type="character" w:customStyle="1" w:styleId="CDRPageFooterChar">
    <w:name w:val="CDRPageFooter Char"/>
    <w:link w:val="CDRPageFooter"/>
    <w:rsid w:val="00157BB5"/>
    <w:rPr>
      <w:rFonts w:eastAsia="Times New Roman" w:cs="Arial"/>
      <w:szCs w:val="24"/>
    </w:rPr>
  </w:style>
  <w:style w:type="character" w:styleId="PlaceholderText">
    <w:name w:val="Placeholder Text"/>
    <w:basedOn w:val="DefaultParagraphFont"/>
    <w:uiPriority w:val="67"/>
    <w:rsid w:val="00DC76E8"/>
    <w:rPr>
      <w:color w:val="808080"/>
    </w:rPr>
  </w:style>
  <w:style w:type="character" w:styleId="PageNumber">
    <w:name w:val="page number"/>
    <w:basedOn w:val="DefaultParagraphFont"/>
    <w:uiPriority w:val="99"/>
    <w:semiHidden/>
    <w:unhideWhenUsed/>
    <w:rsid w:val="00BC775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89295879">
      <w:bodyDiv w:val="1"/>
      <w:marLeft w:val="0"/>
      <w:marRight w:val="0"/>
      <w:marTop w:val="0"/>
      <w:marBottom w:val="0"/>
      <w:divBdr>
        <w:top w:val="none" w:sz="0" w:space="0" w:color="auto"/>
        <w:left w:val="none" w:sz="0" w:space="0" w:color="auto"/>
        <w:bottom w:val="none" w:sz="0" w:space="0" w:color="auto"/>
        <w:right w:val="none" w:sz="0" w:space="0" w:color="auto"/>
      </w:divBdr>
    </w:div>
    <w:div w:id="1065033667">
      <w:bodyDiv w:val="1"/>
      <w:marLeft w:val="0"/>
      <w:marRight w:val="0"/>
      <w:marTop w:val="0"/>
      <w:marBottom w:val="0"/>
      <w:divBdr>
        <w:top w:val="none" w:sz="0" w:space="0" w:color="auto"/>
        <w:left w:val="none" w:sz="0" w:space="0" w:color="auto"/>
        <w:bottom w:val="none" w:sz="0" w:space="0" w:color="auto"/>
        <w:right w:val="none" w:sz="0" w:space="0" w:color="auto"/>
      </w:divBdr>
    </w:div>
    <w:div w:id="1769885795">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21" Type="http://schemas.openxmlformats.org/officeDocument/2006/relationships/image" Target="media/image7.png"/><Relationship Id="rId22" Type="http://schemas.openxmlformats.org/officeDocument/2006/relationships/image" Target="media/image8.png"/><Relationship Id="rId23" Type="http://schemas.openxmlformats.org/officeDocument/2006/relationships/image" Target="media/image9.png"/><Relationship Id="rId24" Type="http://schemas.openxmlformats.org/officeDocument/2006/relationships/image" Target="media/image10.png"/><Relationship Id="rId25" Type="http://schemas.openxmlformats.org/officeDocument/2006/relationships/image" Target="media/image11.png"/><Relationship Id="rId26" Type="http://schemas.openxmlformats.org/officeDocument/2006/relationships/image" Target="media/image12.png"/><Relationship Id="rId27" Type="http://schemas.openxmlformats.org/officeDocument/2006/relationships/image" Target="media/image13.png"/><Relationship Id="rId28" Type="http://schemas.openxmlformats.org/officeDocument/2006/relationships/image" Target="media/image14.png"/><Relationship Id="rId29" Type="http://schemas.openxmlformats.org/officeDocument/2006/relationships/image" Target="media/image15.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16.png"/><Relationship Id="rId31" Type="http://schemas.openxmlformats.org/officeDocument/2006/relationships/hyperlink" Target="http://www.nso.edu/staff/fwatson/STARA" TargetMode="External"/><Relationship Id="rId32" Type="http://schemas.openxmlformats.org/officeDocument/2006/relationships/hyperlink" Target="http://fenyi.solarobs.unideb.hu/DPD/" TargetMode="External"/><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fontTable" Target="fontTable.xml"/><Relationship Id="rId34" Type="http://schemas.openxmlformats.org/officeDocument/2006/relationships/theme" Target="theme/theme1.xml"/><Relationship Id="rId10" Type="http://schemas.openxmlformats.org/officeDocument/2006/relationships/header" Target="header1.xml"/><Relationship Id="rId11" Type="http://schemas.openxmlformats.org/officeDocument/2006/relationships/footer" Target="footer1.xml"/><Relationship Id="rId12" Type="http://schemas.openxmlformats.org/officeDocument/2006/relationships/footer" Target="footer2.xml"/><Relationship Id="rId13" Type="http://schemas.openxmlformats.org/officeDocument/2006/relationships/comments" Target="comments.xml"/><Relationship Id="rId14" Type="http://schemas.openxmlformats.org/officeDocument/2006/relationships/hyperlink" Target="http://www.iup.physik.uni-bremen.de/gome/gomemgii.html" TargetMode="External"/><Relationship Id="rId15" Type="http://schemas.openxmlformats.org/officeDocument/2006/relationships/hyperlink" Target="http://www.ngdc.noaa.gov/stp/spaceweather.html" TargetMode="External"/><Relationship Id="rId16" Type="http://schemas.openxmlformats.org/officeDocument/2006/relationships/image" Target="media/image2.png"/><Relationship Id="rId17" Type="http://schemas.openxmlformats.org/officeDocument/2006/relationships/image" Target="media/image3.png"/><Relationship Id="rId18" Type="http://schemas.openxmlformats.org/officeDocument/2006/relationships/image" Target="media/image4.png"/><Relationship Id="rId1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51B2AD5-BCEF-E048-9094-676ACE4CB5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50</Pages>
  <Words>14400</Words>
  <Characters>82082</Characters>
  <Application>Microsoft Macintosh Word</Application>
  <DocSecurity>0</DocSecurity>
  <Lines>684</Lines>
  <Paragraphs>192</Paragraphs>
  <ScaleCrop>false</ScaleCrop>
  <HeadingPairs>
    <vt:vector size="2" baseType="variant">
      <vt:variant>
        <vt:lpstr>Title</vt:lpstr>
      </vt:variant>
      <vt:variant>
        <vt:i4>1</vt:i4>
      </vt:variant>
    </vt:vector>
  </HeadingPairs>
  <TitlesOfParts>
    <vt:vector size="1" baseType="lpstr">
      <vt:lpstr/>
    </vt:vector>
  </TitlesOfParts>
  <Company>NCDC</Company>
  <LinksUpToDate>false</LinksUpToDate>
  <CharactersWithSpaces>96290</CharactersWithSpaces>
  <SharedDoc>false</SharedDoc>
  <HLinks>
    <vt:vector size="312" baseType="variant">
      <vt:variant>
        <vt:i4>1572872</vt:i4>
      </vt:variant>
      <vt:variant>
        <vt:i4>318</vt:i4>
      </vt:variant>
      <vt:variant>
        <vt:i4>0</vt:i4>
      </vt:variant>
      <vt:variant>
        <vt:i4>5</vt:i4>
      </vt:variant>
      <vt:variant>
        <vt:lpwstr/>
      </vt:variant>
      <vt:variant>
        <vt:lpwstr>_Toc315961961</vt:lpwstr>
      </vt:variant>
      <vt:variant>
        <vt:i4>1572873</vt:i4>
      </vt:variant>
      <vt:variant>
        <vt:i4>309</vt:i4>
      </vt:variant>
      <vt:variant>
        <vt:i4>0</vt:i4>
      </vt:variant>
      <vt:variant>
        <vt:i4>5</vt:i4>
      </vt:variant>
      <vt:variant>
        <vt:lpwstr/>
      </vt:variant>
      <vt:variant>
        <vt:lpwstr>_Toc315961960</vt:lpwstr>
      </vt:variant>
      <vt:variant>
        <vt:i4>1769472</vt:i4>
      </vt:variant>
      <vt:variant>
        <vt:i4>300</vt:i4>
      </vt:variant>
      <vt:variant>
        <vt:i4>0</vt:i4>
      </vt:variant>
      <vt:variant>
        <vt:i4>5</vt:i4>
      </vt:variant>
      <vt:variant>
        <vt:lpwstr/>
      </vt:variant>
      <vt:variant>
        <vt:lpwstr>_Toc315961959</vt:lpwstr>
      </vt:variant>
      <vt:variant>
        <vt:i4>1769473</vt:i4>
      </vt:variant>
      <vt:variant>
        <vt:i4>294</vt:i4>
      </vt:variant>
      <vt:variant>
        <vt:i4>0</vt:i4>
      </vt:variant>
      <vt:variant>
        <vt:i4>5</vt:i4>
      </vt:variant>
      <vt:variant>
        <vt:lpwstr/>
      </vt:variant>
      <vt:variant>
        <vt:lpwstr>_Toc315961958</vt:lpwstr>
      </vt:variant>
      <vt:variant>
        <vt:i4>1769486</vt:i4>
      </vt:variant>
      <vt:variant>
        <vt:i4>288</vt:i4>
      </vt:variant>
      <vt:variant>
        <vt:i4>0</vt:i4>
      </vt:variant>
      <vt:variant>
        <vt:i4>5</vt:i4>
      </vt:variant>
      <vt:variant>
        <vt:lpwstr/>
      </vt:variant>
      <vt:variant>
        <vt:lpwstr>_Toc315961957</vt:lpwstr>
      </vt:variant>
      <vt:variant>
        <vt:i4>1769487</vt:i4>
      </vt:variant>
      <vt:variant>
        <vt:i4>282</vt:i4>
      </vt:variant>
      <vt:variant>
        <vt:i4>0</vt:i4>
      </vt:variant>
      <vt:variant>
        <vt:i4>5</vt:i4>
      </vt:variant>
      <vt:variant>
        <vt:lpwstr/>
      </vt:variant>
      <vt:variant>
        <vt:lpwstr>_Toc315961956</vt:lpwstr>
      </vt:variant>
      <vt:variant>
        <vt:i4>1769484</vt:i4>
      </vt:variant>
      <vt:variant>
        <vt:i4>276</vt:i4>
      </vt:variant>
      <vt:variant>
        <vt:i4>0</vt:i4>
      </vt:variant>
      <vt:variant>
        <vt:i4>5</vt:i4>
      </vt:variant>
      <vt:variant>
        <vt:lpwstr/>
      </vt:variant>
      <vt:variant>
        <vt:lpwstr>_Toc315961955</vt:lpwstr>
      </vt:variant>
      <vt:variant>
        <vt:i4>1769485</vt:i4>
      </vt:variant>
      <vt:variant>
        <vt:i4>270</vt:i4>
      </vt:variant>
      <vt:variant>
        <vt:i4>0</vt:i4>
      </vt:variant>
      <vt:variant>
        <vt:i4>5</vt:i4>
      </vt:variant>
      <vt:variant>
        <vt:lpwstr/>
      </vt:variant>
      <vt:variant>
        <vt:lpwstr>_Toc315961954</vt:lpwstr>
      </vt:variant>
      <vt:variant>
        <vt:i4>1769482</vt:i4>
      </vt:variant>
      <vt:variant>
        <vt:i4>264</vt:i4>
      </vt:variant>
      <vt:variant>
        <vt:i4>0</vt:i4>
      </vt:variant>
      <vt:variant>
        <vt:i4>5</vt:i4>
      </vt:variant>
      <vt:variant>
        <vt:lpwstr/>
      </vt:variant>
      <vt:variant>
        <vt:lpwstr>_Toc315961953</vt:lpwstr>
      </vt:variant>
      <vt:variant>
        <vt:i4>1769483</vt:i4>
      </vt:variant>
      <vt:variant>
        <vt:i4>258</vt:i4>
      </vt:variant>
      <vt:variant>
        <vt:i4>0</vt:i4>
      </vt:variant>
      <vt:variant>
        <vt:i4>5</vt:i4>
      </vt:variant>
      <vt:variant>
        <vt:lpwstr/>
      </vt:variant>
      <vt:variant>
        <vt:lpwstr>_Toc315961952</vt:lpwstr>
      </vt:variant>
      <vt:variant>
        <vt:i4>1769480</vt:i4>
      </vt:variant>
      <vt:variant>
        <vt:i4>252</vt:i4>
      </vt:variant>
      <vt:variant>
        <vt:i4>0</vt:i4>
      </vt:variant>
      <vt:variant>
        <vt:i4>5</vt:i4>
      </vt:variant>
      <vt:variant>
        <vt:lpwstr/>
      </vt:variant>
      <vt:variant>
        <vt:lpwstr>_Toc315961951</vt:lpwstr>
      </vt:variant>
      <vt:variant>
        <vt:i4>1769481</vt:i4>
      </vt:variant>
      <vt:variant>
        <vt:i4>246</vt:i4>
      </vt:variant>
      <vt:variant>
        <vt:i4>0</vt:i4>
      </vt:variant>
      <vt:variant>
        <vt:i4>5</vt:i4>
      </vt:variant>
      <vt:variant>
        <vt:lpwstr/>
      </vt:variant>
      <vt:variant>
        <vt:lpwstr>_Toc315961950</vt:lpwstr>
      </vt:variant>
      <vt:variant>
        <vt:i4>1703936</vt:i4>
      </vt:variant>
      <vt:variant>
        <vt:i4>240</vt:i4>
      </vt:variant>
      <vt:variant>
        <vt:i4>0</vt:i4>
      </vt:variant>
      <vt:variant>
        <vt:i4>5</vt:i4>
      </vt:variant>
      <vt:variant>
        <vt:lpwstr/>
      </vt:variant>
      <vt:variant>
        <vt:lpwstr>_Toc315961949</vt:lpwstr>
      </vt:variant>
      <vt:variant>
        <vt:i4>1703937</vt:i4>
      </vt:variant>
      <vt:variant>
        <vt:i4>234</vt:i4>
      </vt:variant>
      <vt:variant>
        <vt:i4>0</vt:i4>
      </vt:variant>
      <vt:variant>
        <vt:i4>5</vt:i4>
      </vt:variant>
      <vt:variant>
        <vt:lpwstr/>
      </vt:variant>
      <vt:variant>
        <vt:lpwstr>_Toc315961948</vt:lpwstr>
      </vt:variant>
      <vt:variant>
        <vt:i4>1703950</vt:i4>
      </vt:variant>
      <vt:variant>
        <vt:i4>228</vt:i4>
      </vt:variant>
      <vt:variant>
        <vt:i4>0</vt:i4>
      </vt:variant>
      <vt:variant>
        <vt:i4>5</vt:i4>
      </vt:variant>
      <vt:variant>
        <vt:lpwstr/>
      </vt:variant>
      <vt:variant>
        <vt:lpwstr>_Toc315961947</vt:lpwstr>
      </vt:variant>
      <vt:variant>
        <vt:i4>1703951</vt:i4>
      </vt:variant>
      <vt:variant>
        <vt:i4>222</vt:i4>
      </vt:variant>
      <vt:variant>
        <vt:i4>0</vt:i4>
      </vt:variant>
      <vt:variant>
        <vt:i4>5</vt:i4>
      </vt:variant>
      <vt:variant>
        <vt:lpwstr/>
      </vt:variant>
      <vt:variant>
        <vt:lpwstr>_Toc315961946</vt:lpwstr>
      </vt:variant>
      <vt:variant>
        <vt:i4>1703948</vt:i4>
      </vt:variant>
      <vt:variant>
        <vt:i4>216</vt:i4>
      </vt:variant>
      <vt:variant>
        <vt:i4>0</vt:i4>
      </vt:variant>
      <vt:variant>
        <vt:i4>5</vt:i4>
      </vt:variant>
      <vt:variant>
        <vt:lpwstr/>
      </vt:variant>
      <vt:variant>
        <vt:lpwstr>_Toc315961945</vt:lpwstr>
      </vt:variant>
      <vt:variant>
        <vt:i4>1703949</vt:i4>
      </vt:variant>
      <vt:variant>
        <vt:i4>210</vt:i4>
      </vt:variant>
      <vt:variant>
        <vt:i4>0</vt:i4>
      </vt:variant>
      <vt:variant>
        <vt:i4>5</vt:i4>
      </vt:variant>
      <vt:variant>
        <vt:lpwstr/>
      </vt:variant>
      <vt:variant>
        <vt:lpwstr>_Toc315961944</vt:lpwstr>
      </vt:variant>
      <vt:variant>
        <vt:i4>1703946</vt:i4>
      </vt:variant>
      <vt:variant>
        <vt:i4>204</vt:i4>
      </vt:variant>
      <vt:variant>
        <vt:i4>0</vt:i4>
      </vt:variant>
      <vt:variant>
        <vt:i4>5</vt:i4>
      </vt:variant>
      <vt:variant>
        <vt:lpwstr/>
      </vt:variant>
      <vt:variant>
        <vt:lpwstr>_Toc315961943</vt:lpwstr>
      </vt:variant>
      <vt:variant>
        <vt:i4>1703947</vt:i4>
      </vt:variant>
      <vt:variant>
        <vt:i4>198</vt:i4>
      </vt:variant>
      <vt:variant>
        <vt:i4>0</vt:i4>
      </vt:variant>
      <vt:variant>
        <vt:i4>5</vt:i4>
      </vt:variant>
      <vt:variant>
        <vt:lpwstr/>
      </vt:variant>
      <vt:variant>
        <vt:lpwstr>_Toc315961942</vt:lpwstr>
      </vt:variant>
      <vt:variant>
        <vt:i4>1703944</vt:i4>
      </vt:variant>
      <vt:variant>
        <vt:i4>192</vt:i4>
      </vt:variant>
      <vt:variant>
        <vt:i4>0</vt:i4>
      </vt:variant>
      <vt:variant>
        <vt:i4>5</vt:i4>
      </vt:variant>
      <vt:variant>
        <vt:lpwstr/>
      </vt:variant>
      <vt:variant>
        <vt:lpwstr>_Toc315961941</vt:lpwstr>
      </vt:variant>
      <vt:variant>
        <vt:i4>1703945</vt:i4>
      </vt:variant>
      <vt:variant>
        <vt:i4>186</vt:i4>
      </vt:variant>
      <vt:variant>
        <vt:i4>0</vt:i4>
      </vt:variant>
      <vt:variant>
        <vt:i4>5</vt:i4>
      </vt:variant>
      <vt:variant>
        <vt:lpwstr/>
      </vt:variant>
      <vt:variant>
        <vt:lpwstr>_Toc315961940</vt:lpwstr>
      </vt:variant>
      <vt:variant>
        <vt:i4>1900544</vt:i4>
      </vt:variant>
      <vt:variant>
        <vt:i4>180</vt:i4>
      </vt:variant>
      <vt:variant>
        <vt:i4>0</vt:i4>
      </vt:variant>
      <vt:variant>
        <vt:i4>5</vt:i4>
      </vt:variant>
      <vt:variant>
        <vt:lpwstr/>
      </vt:variant>
      <vt:variant>
        <vt:lpwstr>_Toc315961939</vt:lpwstr>
      </vt:variant>
      <vt:variant>
        <vt:i4>1900545</vt:i4>
      </vt:variant>
      <vt:variant>
        <vt:i4>174</vt:i4>
      </vt:variant>
      <vt:variant>
        <vt:i4>0</vt:i4>
      </vt:variant>
      <vt:variant>
        <vt:i4>5</vt:i4>
      </vt:variant>
      <vt:variant>
        <vt:lpwstr/>
      </vt:variant>
      <vt:variant>
        <vt:lpwstr>_Toc315961938</vt:lpwstr>
      </vt:variant>
      <vt:variant>
        <vt:i4>1900558</vt:i4>
      </vt:variant>
      <vt:variant>
        <vt:i4>168</vt:i4>
      </vt:variant>
      <vt:variant>
        <vt:i4>0</vt:i4>
      </vt:variant>
      <vt:variant>
        <vt:i4>5</vt:i4>
      </vt:variant>
      <vt:variant>
        <vt:lpwstr/>
      </vt:variant>
      <vt:variant>
        <vt:lpwstr>_Toc315961937</vt:lpwstr>
      </vt:variant>
      <vt:variant>
        <vt:i4>1900559</vt:i4>
      </vt:variant>
      <vt:variant>
        <vt:i4>162</vt:i4>
      </vt:variant>
      <vt:variant>
        <vt:i4>0</vt:i4>
      </vt:variant>
      <vt:variant>
        <vt:i4>5</vt:i4>
      </vt:variant>
      <vt:variant>
        <vt:lpwstr/>
      </vt:variant>
      <vt:variant>
        <vt:lpwstr>_Toc315961936</vt:lpwstr>
      </vt:variant>
      <vt:variant>
        <vt:i4>1900556</vt:i4>
      </vt:variant>
      <vt:variant>
        <vt:i4>156</vt:i4>
      </vt:variant>
      <vt:variant>
        <vt:i4>0</vt:i4>
      </vt:variant>
      <vt:variant>
        <vt:i4>5</vt:i4>
      </vt:variant>
      <vt:variant>
        <vt:lpwstr/>
      </vt:variant>
      <vt:variant>
        <vt:lpwstr>_Toc315961935</vt:lpwstr>
      </vt:variant>
      <vt:variant>
        <vt:i4>1900557</vt:i4>
      </vt:variant>
      <vt:variant>
        <vt:i4>150</vt:i4>
      </vt:variant>
      <vt:variant>
        <vt:i4>0</vt:i4>
      </vt:variant>
      <vt:variant>
        <vt:i4>5</vt:i4>
      </vt:variant>
      <vt:variant>
        <vt:lpwstr/>
      </vt:variant>
      <vt:variant>
        <vt:lpwstr>_Toc315961934</vt:lpwstr>
      </vt:variant>
      <vt:variant>
        <vt:i4>1900554</vt:i4>
      </vt:variant>
      <vt:variant>
        <vt:i4>144</vt:i4>
      </vt:variant>
      <vt:variant>
        <vt:i4>0</vt:i4>
      </vt:variant>
      <vt:variant>
        <vt:i4>5</vt:i4>
      </vt:variant>
      <vt:variant>
        <vt:lpwstr/>
      </vt:variant>
      <vt:variant>
        <vt:lpwstr>_Toc315961933</vt:lpwstr>
      </vt:variant>
      <vt:variant>
        <vt:i4>1900555</vt:i4>
      </vt:variant>
      <vt:variant>
        <vt:i4>138</vt:i4>
      </vt:variant>
      <vt:variant>
        <vt:i4>0</vt:i4>
      </vt:variant>
      <vt:variant>
        <vt:i4>5</vt:i4>
      </vt:variant>
      <vt:variant>
        <vt:lpwstr/>
      </vt:variant>
      <vt:variant>
        <vt:lpwstr>_Toc315961932</vt:lpwstr>
      </vt:variant>
      <vt:variant>
        <vt:i4>1900552</vt:i4>
      </vt:variant>
      <vt:variant>
        <vt:i4>132</vt:i4>
      </vt:variant>
      <vt:variant>
        <vt:i4>0</vt:i4>
      </vt:variant>
      <vt:variant>
        <vt:i4>5</vt:i4>
      </vt:variant>
      <vt:variant>
        <vt:lpwstr/>
      </vt:variant>
      <vt:variant>
        <vt:lpwstr>_Toc315961931</vt:lpwstr>
      </vt:variant>
      <vt:variant>
        <vt:i4>1900553</vt:i4>
      </vt:variant>
      <vt:variant>
        <vt:i4>126</vt:i4>
      </vt:variant>
      <vt:variant>
        <vt:i4>0</vt:i4>
      </vt:variant>
      <vt:variant>
        <vt:i4>5</vt:i4>
      </vt:variant>
      <vt:variant>
        <vt:lpwstr/>
      </vt:variant>
      <vt:variant>
        <vt:lpwstr>_Toc315961930</vt:lpwstr>
      </vt:variant>
      <vt:variant>
        <vt:i4>1835008</vt:i4>
      </vt:variant>
      <vt:variant>
        <vt:i4>120</vt:i4>
      </vt:variant>
      <vt:variant>
        <vt:i4>0</vt:i4>
      </vt:variant>
      <vt:variant>
        <vt:i4>5</vt:i4>
      </vt:variant>
      <vt:variant>
        <vt:lpwstr/>
      </vt:variant>
      <vt:variant>
        <vt:lpwstr>_Toc315961929</vt:lpwstr>
      </vt:variant>
      <vt:variant>
        <vt:i4>1835009</vt:i4>
      </vt:variant>
      <vt:variant>
        <vt:i4>114</vt:i4>
      </vt:variant>
      <vt:variant>
        <vt:i4>0</vt:i4>
      </vt:variant>
      <vt:variant>
        <vt:i4>5</vt:i4>
      </vt:variant>
      <vt:variant>
        <vt:lpwstr/>
      </vt:variant>
      <vt:variant>
        <vt:lpwstr>_Toc315961928</vt:lpwstr>
      </vt:variant>
      <vt:variant>
        <vt:i4>1835022</vt:i4>
      </vt:variant>
      <vt:variant>
        <vt:i4>108</vt:i4>
      </vt:variant>
      <vt:variant>
        <vt:i4>0</vt:i4>
      </vt:variant>
      <vt:variant>
        <vt:i4>5</vt:i4>
      </vt:variant>
      <vt:variant>
        <vt:lpwstr/>
      </vt:variant>
      <vt:variant>
        <vt:lpwstr>_Toc315961927</vt:lpwstr>
      </vt:variant>
      <vt:variant>
        <vt:i4>1835023</vt:i4>
      </vt:variant>
      <vt:variant>
        <vt:i4>102</vt:i4>
      </vt:variant>
      <vt:variant>
        <vt:i4>0</vt:i4>
      </vt:variant>
      <vt:variant>
        <vt:i4>5</vt:i4>
      </vt:variant>
      <vt:variant>
        <vt:lpwstr/>
      </vt:variant>
      <vt:variant>
        <vt:lpwstr>_Toc315961926</vt:lpwstr>
      </vt:variant>
      <vt:variant>
        <vt:i4>1835020</vt:i4>
      </vt:variant>
      <vt:variant>
        <vt:i4>96</vt:i4>
      </vt:variant>
      <vt:variant>
        <vt:i4>0</vt:i4>
      </vt:variant>
      <vt:variant>
        <vt:i4>5</vt:i4>
      </vt:variant>
      <vt:variant>
        <vt:lpwstr/>
      </vt:variant>
      <vt:variant>
        <vt:lpwstr>_Toc315961925</vt:lpwstr>
      </vt:variant>
      <vt:variant>
        <vt:i4>1835021</vt:i4>
      </vt:variant>
      <vt:variant>
        <vt:i4>90</vt:i4>
      </vt:variant>
      <vt:variant>
        <vt:i4>0</vt:i4>
      </vt:variant>
      <vt:variant>
        <vt:i4>5</vt:i4>
      </vt:variant>
      <vt:variant>
        <vt:lpwstr/>
      </vt:variant>
      <vt:variant>
        <vt:lpwstr>_Toc315961924</vt:lpwstr>
      </vt:variant>
      <vt:variant>
        <vt:i4>1835018</vt:i4>
      </vt:variant>
      <vt:variant>
        <vt:i4>84</vt:i4>
      </vt:variant>
      <vt:variant>
        <vt:i4>0</vt:i4>
      </vt:variant>
      <vt:variant>
        <vt:i4>5</vt:i4>
      </vt:variant>
      <vt:variant>
        <vt:lpwstr/>
      </vt:variant>
      <vt:variant>
        <vt:lpwstr>_Toc315961923</vt:lpwstr>
      </vt:variant>
      <vt:variant>
        <vt:i4>1835019</vt:i4>
      </vt:variant>
      <vt:variant>
        <vt:i4>78</vt:i4>
      </vt:variant>
      <vt:variant>
        <vt:i4>0</vt:i4>
      </vt:variant>
      <vt:variant>
        <vt:i4>5</vt:i4>
      </vt:variant>
      <vt:variant>
        <vt:lpwstr/>
      </vt:variant>
      <vt:variant>
        <vt:lpwstr>_Toc315961922</vt:lpwstr>
      </vt:variant>
      <vt:variant>
        <vt:i4>1835016</vt:i4>
      </vt:variant>
      <vt:variant>
        <vt:i4>72</vt:i4>
      </vt:variant>
      <vt:variant>
        <vt:i4>0</vt:i4>
      </vt:variant>
      <vt:variant>
        <vt:i4>5</vt:i4>
      </vt:variant>
      <vt:variant>
        <vt:lpwstr/>
      </vt:variant>
      <vt:variant>
        <vt:lpwstr>_Toc315961921</vt:lpwstr>
      </vt:variant>
      <vt:variant>
        <vt:i4>1835017</vt:i4>
      </vt:variant>
      <vt:variant>
        <vt:i4>66</vt:i4>
      </vt:variant>
      <vt:variant>
        <vt:i4>0</vt:i4>
      </vt:variant>
      <vt:variant>
        <vt:i4>5</vt:i4>
      </vt:variant>
      <vt:variant>
        <vt:lpwstr/>
      </vt:variant>
      <vt:variant>
        <vt:lpwstr>_Toc315961920</vt:lpwstr>
      </vt:variant>
      <vt:variant>
        <vt:i4>2031616</vt:i4>
      </vt:variant>
      <vt:variant>
        <vt:i4>60</vt:i4>
      </vt:variant>
      <vt:variant>
        <vt:i4>0</vt:i4>
      </vt:variant>
      <vt:variant>
        <vt:i4>5</vt:i4>
      </vt:variant>
      <vt:variant>
        <vt:lpwstr/>
      </vt:variant>
      <vt:variant>
        <vt:lpwstr>_Toc315961919</vt:lpwstr>
      </vt:variant>
      <vt:variant>
        <vt:i4>2031617</vt:i4>
      </vt:variant>
      <vt:variant>
        <vt:i4>54</vt:i4>
      </vt:variant>
      <vt:variant>
        <vt:i4>0</vt:i4>
      </vt:variant>
      <vt:variant>
        <vt:i4>5</vt:i4>
      </vt:variant>
      <vt:variant>
        <vt:lpwstr/>
      </vt:variant>
      <vt:variant>
        <vt:lpwstr>_Toc315961918</vt:lpwstr>
      </vt:variant>
      <vt:variant>
        <vt:i4>2031630</vt:i4>
      </vt:variant>
      <vt:variant>
        <vt:i4>48</vt:i4>
      </vt:variant>
      <vt:variant>
        <vt:i4>0</vt:i4>
      </vt:variant>
      <vt:variant>
        <vt:i4>5</vt:i4>
      </vt:variant>
      <vt:variant>
        <vt:lpwstr/>
      </vt:variant>
      <vt:variant>
        <vt:lpwstr>_Toc315961917</vt:lpwstr>
      </vt:variant>
      <vt:variant>
        <vt:i4>2031631</vt:i4>
      </vt:variant>
      <vt:variant>
        <vt:i4>42</vt:i4>
      </vt:variant>
      <vt:variant>
        <vt:i4>0</vt:i4>
      </vt:variant>
      <vt:variant>
        <vt:i4>5</vt:i4>
      </vt:variant>
      <vt:variant>
        <vt:lpwstr/>
      </vt:variant>
      <vt:variant>
        <vt:lpwstr>_Toc315961916</vt:lpwstr>
      </vt:variant>
      <vt:variant>
        <vt:i4>2031628</vt:i4>
      </vt:variant>
      <vt:variant>
        <vt:i4>36</vt:i4>
      </vt:variant>
      <vt:variant>
        <vt:i4>0</vt:i4>
      </vt:variant>
      <vt:variant>
        <vt:i4>5</vt:i4>
      </vt:variant>
      <vt:variant>
        <vt:lpwstr/>
      </vt:variant>
      <vt:variant>
        <vt:lpwstr>_Toc315961915</vt:lpwstr>
      </vt:variant>
      <vt:variant>
        <vt:i4>2031629</vt:i4>
      </vt:variant>
      <vt:variant>
        <vt:i4>30</vt:i4>
      </vt:variant>
      <vt:variant>
        <vt:i4>0</vt:i4>
      </vt:variant>
      <vt:variant>
        <vt:i4>5</vt:i4>
      </vt:variant>
      <vt:variant>
        <vt:lpwstr/>
      </vt:variant>
      <vt:variant>
        <vt:lpwstr>_Toc315961914</vt:lpwstr>
      </vt:variant>
      <vt:variant>
        <vt:i4>2031626</vt:i4>
      </vt:variant>
      <vt:variant>
        <vt:i4>24</vt:i4>
      </vt:variant>
      <vt:variant>
        <vt:i4>0</vt:i4>
      </vt:variant>
      <vt:variant>
        <vt:i4>5</vt:i4>
      </vt:variant>
      <vt:variant>
        <vt:lpwstr/>
      </vt:variant>
      <vt:variant>
        <vt:lpwstr>_Toc315961913</vt:lpwstr>
      </vt:variant>
      <vt:variant>
        <vt:i4>2555979</vt:i4>
      </vt:variant>
      <vt:variant>
        <vt:i4>11</vt:i4>
      </vt:variant>
      <vt:variant>
        <vt:i4>0</vt:i4>
      </vt:variant>
      <vt:variant>
        <vt:i4>5</vt:i4>
      </vt:variant>
      <vt:variant>
        <vt:lpwstr>http://www.shaunakelly.com/</vt:lpwstr>
      </vt:variant>
      <vt:variant>
        <vt:lpwstr/>
      </vt:variant>
      <vt:variant>
        <vt:i4>3473524</vt:i4>
      </vt:variant>
      <vt:variant>
        <vt:i4>8</vt:i4>
      </vt:variant>
      <vt:variant>
        <vt:i4>0</vt:i4>
      </vt:variant>
      <vt:variant>
        <vt:i4>5</vt:i4>
      </vt:variant>
      <vt:variant>
        <vt:lpwstr>http://www.star.nesdis.noaa.gov/star/documents/PAL/Version3/DocumentGuidelines/STAR_DG-01.1.0_ATBD_v3r0.pdf</vt:lpwstr>
      </vt:variant>
      <vt:variant>
        <vt:lpwstr/>
      </vt:variant>
      <vt:variant>
        <vt:i4>3735679</vt:i4>
      </vt:variant>
      <vt:variant>
        <vt:i4>22206</vt:i4>
      </vt:variant>
      <vt:variant>
        <vt:i4>1027</vt:i4>
      </vt:variant>
      <vt:variant>
        <vt:i4>1</vt:i4>
      </vt:variant>
      <vt:variant>
        <vt:lpwstr>Slide1</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Brian J. Newport</dc:creator>
  <cp:lastModifiedBy>Odele Coddington</cp:lastModifiedBy>
  <cp:revision>6</cp:revision>
  <cp:lastPrinted>2014-09-22T17:03:00Z</cp:lastPrinted>
  <dcterms:created xsi:type="dcterms:W3CDTF">2014-10-10T17:13:00Z</dcterms:created>
  <dcterms:modified xsi:type="dcterms:W3CDTF">2014-10-10T17:27:00Z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DRDocNum">
    <vt:lpwstr>CDRP-TMP-0006</vt:lpwstr>
  </property>
</Properties>
</file>