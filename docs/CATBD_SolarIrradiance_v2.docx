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2FC94A8D" w:rsidR="00BD0310" w:rsidRDefault="00BD0310" w:rsidP="00BD0310">
      <w:pPr>
        <w:pStyle w:val="CDRFrontPageVersion"/>
      </w:pPr>
      <w:r>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241"/>
        <w:gridCol w:w="1080"/>
        <w:gridCol w:w="4046"/>
        <w:gridCol w:w="1462"/>
      </w:tblGrid>
      <w:tr w:rsidR="00C51DEC" w:rsidRPr="007B4003" w14:paraId="68473B65" w14:textId="77777777" w:rsidTr="00DF6128">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241"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046" w:type="dxa"/>
            <w:shd w:val="clear" w:color="auto" w:fill="D9D9D9"/>
          </w:tcPr>
          <w:p w14:paraId="2F345E4C" w14:textId="77777777" w:rsidR="00C51DEC" w:rsidRPr="00CF533C" w:rsidRDefault="00C51DEC" w:rsidP="00D16658">
            <w:pPr>
              <w:pStyle w:val="CDRTableHeading"/>
            </w:pPr>
            <w:r>
              <w:t>Description</w:t>
            </w:r>
          </w:p>
        </w:tc>
        <w:tc>
          <w:tcPr>
            <w:tcW w:w="1462"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F6128">
        <w:trPr>
          <w:cantSplit/>
          <w:jc w:val="center"/>
        </w:trPr>
        <w:tc>
          <w:tcPr>
            <w:tcW w:w="747" w:type="dxa"/>
          </w:tcPr>
          <w:p w14:paraId="0FBE7D84" w14:textId="77777777" w:rsidR="00C51DEC" w:rsidRDefault="00AE7559" w:rsidP="00D16658">
            <w:pPr>
              <w:pStyle w:val="CDRTableText"/>
              <w:keepNext/>
            </w:pPr>
            <w:r>
              <w:t>1</w:t>
            </w:r>
          </w:p>
        </w:tc>
        <w:tc>
          <w:tcPr>
            <w:tcW w:w="2241" w:type="dxa"/>
          </w:tcPr>
          <w:p w14:paraId="64DA80B2" w14:textId="7F7D442C" w:rsidR="00FB3F4E" w:rsidRDefault="00FB3F4E" w:rsidP="00D16658">
            <w:pPr>
              <w:pStyle w:val="CDRTableText"/>
              <w:keepNext/>
            </w:pPr>
            <w:r>
              <w:t>Odele Coddington</w:t>
            </w:r>
            <w:r w:rsidR="00DF6128">
              <w:t>, LASP</w:t>
            </w:r>
          </w:p>
          <w:p w14:paraId="0C35A86B" w14:textId="03AD47C5" w:rsidR="00F078F8" w:rsidRPr="00F078F8" w:rsidRDefault="00F078F8" w:rsidP="00D16658">
            <w:pPr>
              <w:pStyle w:val="CDRTableText"/>
              <w:keepNext/>
              <w:rPr>
                <w:color w:val="000000" w:themeColor="text1"/>
              </w:rPr>
            </w:pPr>
            <w:r w:rsidRPr="00F33F91">
              <w:rPr>
                <w:color w:val="000000" w:themeColor="text1"/>
              </w:rPr>
              <w:t>Judith Lean</w:t>
            </w:r>
            <w:r w:rsidR="00DF6128">
              <w:rPr>
                <w:color w:val="000000" w:themeColor="text1"/>
              </w:rPr>
              <w:t>, NRL</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046"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462"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F6128">
        <w:trPr>
          <w:cantSplit/>
          <w:jc w:val="center"/>
        </w:trPr>
        <w:tc>
          <w:tcPr>
            <w:tcW w:w="747" w:type="dxa"/>
          </w:tcPr>
          <w:p w14:paraId="5427E152" w14:textId="77777777" w:rsidR="00C51DEC" w:rsidRDefault="00C51DEC" w:rsidP="00D16658">
            <w:pPr>
              <w:pStyle w:val="CDRTableText"/>
              <w:keepNext/>
            </w:pPr>
          </w:p>
        </w:tc>
        <w:tc>
          <w:tcPr>
            <w:tcW w:w="2241"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046" w:type="dxa"/>
          </w:tcPr>
          <w:p w14:paraId="58D3A68C" w14:textId="77777777" w:rsidR="00C51DEC" w:rsidRDefault="00C51DEC" w:rsidP="00D16658">
            <w:pPr>
              <w:pStyle w:val="CDRTableText"/>
              <w:keepNext/>
            </w:pPr>
          </w:p>
        </w:tc>
        <w:tc>
          <w:tcPr>
            <w:tcW w:w="1462" w:type="dxa"/>
          </w:tcPr>
          <w:p w14:paraId="4AA92ED6" w14:textId="77777777" w:rsidR="00C51DEC" w:rsidRDefault="00C51DEC" w:rsidP="00D16658">
            <w:pPr>
              <w:pStyle w:val="CDRTableText"/>
              <w:keepNext/>
            </w:pPr>
          </w:p>
        </w:tc>
      </w:tr>
      <w:tr w:rsidR="00C51DEC" w:rsidRPr="007B4003" w14:paraId="39FBC956" w14:textId="77777777" w:rsidTr="00DF6128">
        <w:trPr>
          <w:cantSplit/>
          <w:jc w:val="center"/>
        </w:trPr>
        <w:tc>
          <w:tcPr>
            <w:tcW w:w="747" w:type="dxa"/>
          </w:tcPr>
          <w:p w14:paraId="7E5AF4B3" w14:textId="77777777" w:rsidR="00C51DEC" w:rsidRPr="007B4003" w:rsidRDefault="00C51DEC" w:rsidP="00D16658">
            <w:pPr>
              <w:pStyle w:val="CDRTableText"/>
              <w:keepNext/>
            </w:pPr>
          </w:p>
        </w:tc>
        <w:tc>
          <w:tcPr>
            <w:tcW w:w="2241"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046" w:type="dxa"/>
          </w:tcPr>
          <w:p w14:paraId="0AD29F4F" w14:textId="77777777" w:rsidR="00C51DEC" w:rsidRDefault="00C51DEC" w:rsidP="00D16658">
            <w:pPr>
              <w:pStyle w:val="CDRTableText"/>
              <w:keepNext/>
            </w:pPr>
          </w:p>
        </w:tc>
        <w:tc>
          <w:tcPr>
            <w:tcW w:w="1462" w:type="dxa"/>
          </w:tcPr>
          <w:p w14:paraId="4D365F88" w14:textId="77777777" w:rsidR="00C51DEC" w:rsidRDefault="00C51DEC" w:rsidP="00D16658">
            <w:pPr>
              <w:pStyle w:val="CDRTableText"/>
              <w:keepNext/>
            </w:pPr>
          </w:p>
        </w:tc>
      </w:tr>
      <w:tr w:rsidR="00C51DEC" w:rsidRPr="007B4003" w14:paraId="12B5E343" w14:textId="77777777" w:rsidTr="00DF6128">
        <w:trPr>
          <w:cantSplit/>
          <w:jc w:val="center"/>
        </w:trPr>
        <w:tc>
          <w:tcPr>
            <w:tcW w:w="747" w:type="dxa"/>
          </w:tcPr>
          <w:p w14:paraId="0B67B56C" w14:textId="77777777" w:rsidR="00C51DEC" w:rsidRDefault="00C51DEC" w:rsidP="00D16658">
            <w:pPr>
              <w:pStyle w:val="CDRTableText"/>
              <w:keepNext/>
            </w:pPr>
          </w:p>
        </w:tc>
        <w:tc>
          <w:tcPr>
            <w:tcW w:w="2241"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046" w:type="dxa"/>
          </w:tcPr>
          <w:p w14:paraId="64C27BBE" w14:textId="77777777" w:rsidR="00C51DEC" w:rsidRDefault="00C51DEC" w:rsidP="00D16658">
            <w:pPr>
              <w:pStyle w:val="CDRTableText"/>
              <w:keepNext/>
            </w:pPr>
          </w:p>
        </w:tc>
        <w:tc>
          <w:tcPr>
            <w:tcW w:w="1462" w:type="dxa"/>
          </w:tcPr>
          <w:p w14:paraId="1412077C" w14:textId="77777777" w:rsidR="00C51DEC" w:rsidRDefault="00C51DEC" w:rsidP="00D16658">
            <w:pPr>
              <w:pStyle w:val="CDRTableText"/>
              <w:keepNext/>
            </w:pPr>
          </w:p>
        </w:tc>
      </w:tr>
      <w:tr w:rsidR="00C51DEC" w:rsidRPr="007B4003" w14:paraId="5F1530C4" w14:textId="77777777" w:rsidTr="00DF6128">
        <w:trPr>
          <w:cantSplit/>
          <w:jc w:val="center"/>
        </w:trPr>
        <w:tc>
          <w:tcPr>
            <w:tcW w:w="747" w:type="dxa"/>
          </w:tcPr>
          <w:p w14:paraId="66DC3231" w14:textId="77777777" w:rsidR="00C51DEC" w:rsidRDefault="00C51DEC" w:rsidP="00D16658">
            <w:pPr>
              <w:pStyle w:val="CDRTableText"/>
              <w:keepNext/>
            </w:pPr>
          </w:p>
        </w:tc>
        <w:tc>
          <w:tcPr>
            <w:tcW w:w="2241"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046" w:type="dxa"/>
          </w:tcPr>
          <w:p w14:paraId="42919496" w14:textId="77777777" w:rsidR="00C51DEC" w:rsidRDefault="00C51DEC" w:rsidP="00D16658">
            <w:pPr>
              <w:pStyle w:val="CDRTableText"/>
              <w:keepNext/>
            </w:pPr>
          </w:p>
        </w:tc>
        <w:tc>
          <w:tcPr>
            <w:tcW w:w="1462" w:type="dxa"/>
          </w:tcPr>
          <w:p w14:paraId="65FE1269" w14:textId="77777777" w:rsidR="00C51DEC" w:rsidRDefault="00C51DEC" w:rsidP="00D16658">
            <w:pPr>
              <w:pStyle w:val="CDRTableText"/>
              <w:keepNext/>
            </w:pPr>
          </w:p>
        </w:tc>
      </w:tr>
      <w:tr w:rsidR="00C51DEC" w:rsidRPr="007B4003" w14:paraId="3EF40A74" w14:textId="77777777" w:rsidTr="00DF6128">
        <w:trPr>
          <w:cantSplit/>
          <w:jc w:val="center"/>
        </w:trPr>
        <w:tc>
          <w:tcPr>
            <w:tcW w:w="747" w:type="dxa"/>
          </w:tcPr>
          <w:p w14:paraId="4AFCBB40" w14:textId="77777777" w:rsidR="00C51DEC" w:rsidRDefault="00C51DEC" w:rsidP="00D16658">
            <w:pPr>
              <w:pStyle w:val="CDRTableText"/>
              <w:keepNext/>
            </w:pPr>
          </w:p>
        </w:tc>
        <w:tc>
          <w:tcPr>
            <w:tcW w:w="2241"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046" w:type="dxa"/>
          </w:tcPr>
          <w:p w14:paraId="2AAE4217" w14:textId="77777777" w:rsidR="00C51DEC" w:rsidRDefault="00C51DEC" w:rsidP="00D16658">
            <w:pPr>
              <w:pStyle w:val="CDRTableText"/>
              <w:keepNext/>
            </w:pPr>
          </w:p>
        </w:tc>
        <w:tc>
          <w:tcPr>
            <w:tcW w:w="1462" w:type="dxa"/>
          </w:tcPr>
          <w:p w14:paraId="7A2A2C57" w14:textId="77777777" w:rsidR="00C51DEC" w:rsidRDefault="00C51DEC" w:rsidP="00D16658">
            <w:pPr>
              <w:pStyle w:val="CDRTableText"/>
              <w:keepNext/>
            </w:pPr>
          </w:p>
        </w:tc>
      </w:tr>
      <w:tr w:rsidR="00C51DEC" w:rsidRPr="007B4003" w14:paraId="28124207" w14:textId="77777777" w:rsidTr="00DF6128">
        <w:trPr>
          <w:cantSplit/>
          <w:jc w:val="center"/>
        </w:trPr>
        <w:tc>
          <w:tcPr>
            <w:tcW w:w="747" w:type="dxa"/>
          </w:tcPr>
          <w:p w14:paraId="3341DFEE" w14:textId="77777777" w:rsidR="00C51DEC" w:rsidRDefault="00C51DEC" w:rsidP="00D16658">
            <w:pPr>
              <w:pStyle w:val="CDRTableText"/>
              <w:keepNext/>
            </w:pPr>
          </w:p>
        </w:tc>
        <w:tc>
          <w:tcPr>
            <w:tcW w:w="2241"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046" w:type="dxa"/>
          </w:tcPr>
          <w:p w14:paraId="5B83CEC6" w14:textId="77777777" w:rsidR="00C51DEC" w:rsidRDefault="00C51DEC" w:rsidP="00D16658">
            <w:pPr>
              <w:pStyle w:val="CDRTableText"/>
              <w:keepNext/>
            </w:pPr>
          </w:p>
        </w:tc>
        <w:tc>
          <w:tcPr>
            <w:tcW w:w="1462" w:type="dxa"/>
          </w:tcPr>
          <w:p w14:paraId="6AA070BF" w14:textId="77777777" w:rsidR="00C51DEC" w:rsidRDefault="00C51DEC" w:rsidP="00D16658">
            <w:pPr>
              <w:pStyle w:val="CDRTableText"/>
              <w:keepNext/>
            </w:pPr>
          </w:p>
        </w:tc>
      </w:tr>
      <w:tr w:rsidR="00C51DEC" w:rsidRPr="007B4003" w14:paraId="1E0EA21D" w14:textId="77777777" w:rsidTr="00DF6128">
        <w:trPr>
          <w:cantSplit/>
          <w:jc w:val="center"/>
        </w:trPr>
        <w:tc>
          <w:tcPr>
            <w:tcW w:w="747" w:type="dxa"/>
          </w:tcPr>
          <w:p w14:paraId="5F7BDCEF" w14:textId="77777777" w:rsidR="00C51DEC" w:rsidRDefault="00C51DEC" w:rsidP="00D16658">
            <w:pPr>
              <w:pStyle w:val="CDRTableText"/>
              <w:keepNext/>
            </w:pPr>
          </w:p>
        </w:tc>
        <w:tc>
          <w:tcPr>
            <w:tcW w:w="2241"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046" w:type="dxa"/>
          </w:tcPr>
          <w:p w14:paraId="6BF4C42F" w14:textId="77777777" w:rsidR="00C51DEC" w:rsidRDefault="00C51DEC" w:rsidP="00D16658">
            <w:pPr>
              <w:pStyle w:val="CDRTableText"/>
              <w:keepNext/>
            </w:pPr>
          </w:p>
        </w:tc>
        <w:tc>
          <w:tcPr>
            <w:tcW w:w="1462" w:type="dxa"/>
          </w:tcPr>
          <w:p w14:paraId="281739BC" w14:textId="77777777" w:rsidR="00C51DEC" w:rsidRDefault="00C51DEC" w:rsidP="00D16658">
            <w:pPr>
              <w:pStyle w:val="CDRTableText"/>
              <w:keepNext/>
            </w:pPr>
          </w:p>
        </w:tc>
      </w:tr>
      <w:tr w:rsidR="00C51DEC" w:rsidRPr="007B4003" w14:paraId="1B6C2215" w14:textId="77777777" w:rsidTr="00DF6128">
        <w:trPr>
          <w:cantSplit/>
          <w:jc w:val="center"/>
        </w:trPr>
        <w:tc>
          <w:tcPr>
            <w:tcW w:w="747" w:type="dxa"/>
          </w:tcPr>
          <w:p w14:paraId="326DEA95" w14:textId="77777777" w:rsidR="00C51DEC" w:rsidRDefault="00C51DEC" w:rsidP="00D16658">
            <w:pPr>
              <w:pStyle w:val="CDRTableText"/>
              <w:keepNext/>
            </w:pPr>
          </w:p>
        </w:tc>
        <w:tc>
          <w:tcPr>
            <w:tcW w:w="2241"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046" w:type="dxa"/>
          </w:tcPr>
          <w:p w14:paraId="2FAD2E07" w14:textId="77777777" w:rsidR="00C51DEC" w:rsidRDefault="00C51DEC" w:rsidP="00D16658">
            <w:pPr>
              <w:pStyle w:val="CDRTableText"/>
              <w:keepNext/>
            </w:pPr>
          </w:p>
        </w:tc>
        <w:tc>
          <w:tcPr>
            <w:tcW w:w="1462" w:type="dxa"/>
          </w:tcPr>
          <w:p w14:paraId="21CB9DA9" w14:textId="77777777" w:rsidR="00C51DEC" w:rsidRDefault="00C51DEC" w:rsidP="00D16658">
            <w:pPr>
              <w:pStyle w:val="CDRTableText"/>
              <w:keepNext/>
            </w:pPr>
          </w:p>
        </w:tc>
      </w:tr>
      <w:tr w:rsidR="00C51DEC" w:rsidRPr="007B4003" w14:paraId="6DD8EA4B" w14:textId="77777777" w:rsidTr="00DF6128">
        <w:trPr>
          <w:cantSplit/>
          <w:jc w:val="center"/>
        </w:trPr>
        <w:tc>
          <w:tcPr>
            <w:tcW w:w="747" w:type="dxa"/>
          </w:tcPr>
          <w:p w14:paraId="1E643042" w14:textId="77777777" w:rsidR="00C51DEC" w:rsidRDefault="00C51DEC" w:rsidP="00D16658">
            <w:pPr>
              <w:pStyle w:val="CDRTableText"/>
              <w:keepNext/>
            </w:pPr>
          </w:p>
        </w:tc>
        <w:tc>
          <w:tcPr>
            <w:tcW w:w="2241"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046" w:type="dxa"/>
          </w:tcPr>
          <w:p w14:paraId="1BFC6B6D" w14:textId="77777777" w:rsidR="00C51DEC" w:rsidRDefault="00C51DEC" w:rsidP="00D16658">
            <w:pPr>
              <w:pStyle w:val="CDRTableText"/>
              <w:keepNext/>
            </w:pPr>
          </w:p>
        </w:tc>
        <w:tc>
          <w:tcPr>
            <w:tcW w:w="1462"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lastRenderedPageBreak/>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2C5470">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sidR="002C5470">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sidR="002C5470">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sidR="002C5470">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sidR="002C5470">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sidR="002C5470">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sidR="002C5470">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sidR="002C5470">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sidR="002C5470">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sidR="002C5470">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sidR="002C5470">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sidR="002C5470">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sidR="002C5470">
        <w:rPr>
          <w:noProof/>
        </w:rPr>
        <w:t>9</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sidR="002C5470">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sidR="002C5470">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sidR="002C5470">
        <w:rPr>
          <w:noProof/>
        </w:rPr>
        <w:t>11</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sidR="002C5470">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sidR="002C5470">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sidR="002C5470">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sidR="002C5470">
        <w:rPr>
          <w:noProof/>
        </w:rPr>
        <w:t>19</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sidR="002C5470">
        <w:rPr>
          <w:noProof/>
        </w:rPr>
        <w:t>19</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sidR="002C5470">
        <w:rPr>
          <w:noProof/>
        </w:rPr>
        <w:t>19</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sidR="002C5470">
        <w:rPr>
          <w:noProof/>
        </w:rPr>
        <w:t>19</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sidR="002C5470">
        <w:rPr>
          <w:noProof/>
        </w:rPr>
        <w:t>22</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sidR="002C5470">
        <w:rPr>
          <w:noProof/>
        </w:rPr>
        <w:t>22</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sidR="002C5470">
        <w:rPr>
          <w:noProof/>
        </w:rPr>
        <w:t>24</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sidR="002C5470">
        <w:rPr>
          <w:noProof/>
        </w:rPr>
        <w:t>24</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sidR="002C5470">
        <w:rPr>
          <w:noProof/>
        </w:rPr>
        <w:t>24</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sidR="002C5470">
        <w:rPr>
          <w:noProof/>
        </w:rPr>
        <w:t>24</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sidR="002C5470">
        <w:rPr>
          <w:noProof/>
        </w:rPr>
        <w:t>26</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sidR="002C5470">
        <w:rPr>
          <w:noProof/>
        </w:rPr>
        <w:t>26</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sidR="002C5470">
        <w:rPr>
          <w:noProof/>
        </w:rPr>
        <w:t>26</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sidR="002C5470">
        <w:rPr>
          <w:noProof/>
        </w:rPr>
        <w:t>26</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sidR="002C5470">
        <w:rPr>
          <w:noProof/>
        </w:rPr>
        <w:t>27</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sidR="002C5470">
        <w:rPr>
          <w:noProof/>
        </w:rPr>
        <w:t>27</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sidR="002C5470">
        <w:rPr>
          <w:noProof/>
        </w:rPr>
        <w:t>29</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sidR="002C5470">
        <w:rPr>
          <w:noProof/>
        </w:rPr>
        <w:t>31</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lastRenderedPageBreak/>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sidR="002C5470">
        <w:rPr>
          <w:noProof/>
        </w:rPr>
        <w:t>34</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sidR="002C5470">
        <w:rPr>
          <w:noProof/>
        </w:rPr>
        <w:t>34</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sidR="002C5470">
        <w:rPr>
          <w:noProof/>
        </w:rPr>
        <w:t>37</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sidR="002C5470">
        <w:rPr>
          <w:noProof/>
        </w:rPr>
        <w:t>37</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sidR="002C5470">
        <w:rPr>
          <w:noProof/>
        </w:rPr>
        <w:t>38</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sidR="002C5470">
        <w:rPr>
          <w:noProof/>
        </w:rPr>
        <w:t>38</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sidR="002C5470">
        <w:rPr>
          <w:noProof/>
        </w:rPr>
        <w:t>40</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sidR="002C5470">
        <w:rPr>
          <w:noProof/>
        </w:rPr>
        <w:t>43</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B5720C">
      <w:pPr>
        <w:pStyle w:val="CDRFrontMatterHeading"/>
        <w:spacing w:after="120"/>
      </w:pPr>
      <w:r>
        <w:br w:type="page"/>
      </w:r>
      <w:r w:rsidR="00B10196">
        <w:lastRenderedPageBreak/>
        <w:t xml:space="preserve">LIST of </w:t>
      </w:r>
      <w:r w:rsidR="00205467">
        <w:t>FIGURES</w:t>
      </w:r>
    </w:p>
    <w:p w14:paraId="01B0DD9C" w14:textId="4E49157F" w:rsidR="00F70510" w:rsidRDefault="001B6FD1" w:rsidP="00B5720C">
      <w:pPr>
        <w:pStyle w:val="BodyText"/>
        <w:spacing w:before="240" w:after="0"/>
        <w:rPr>
          <w:rFonts w:asciiTheme="majorHAnsi" w:hAnsiTheme="majorHAnsi"/>
        </w:rPr>
      </w:pPr>
      <w:r w:rsidRPr="00CC3AB6">
        <w:rPr>
          <w:rFonts w:asciiTheme="majorHAnsi" w:hAnsiTheme="majorHAnsi"/>
        </w:rPr>
        <w:t xml:space="preserve">Figure 1: </w:t>
      </w:r>
      <w:r w:rsidR="001E5DEB">
        <w:rPr>
          <w:rFonts w:asciiTheme="majorHAnsi" w:hAnsiTheme="majorHAnsi"/>
        </w:rPr>
        <w:t>Flow diagram of the algorithm p</w:t>
      </w:r>
      <w:r w:rsidR="00F70510" w:rsidRPr="00F70510">
        <w:rPr>
          <w:rFonts w:asciiTheme="majorHAnsi" w:hAnsiTheme="majorHAnsi"/>
        </w:rPr>
        <w:t xml:space="preserve">rocessing </w:t>
      </w:r>
    </w:p>
    <w:p w14:paraId="62BE3F0B" w14:textId="089365B6" w:rsidR="00C56745" w:rsidRDefault="00B008D9" w:rsidP="00B5720C">
      <w:pPr>
        <w:pStyle w:val="BodyText"/>
        <w:spacing w:before="240" w:after="0"/>
        <w:rPr>
          <w:rFonts w:asciiTheme="majorHAnsi" w:hAnsiTheme="majorHAnsi"/>
        </w:rPr>
      </w:pPr>
      <w:r>
        <w:rPr>
          <w:rFonts w:asciiTheme="majorHAnsi" w:hAnsiTheme="majorHAnsi"/>
        </w:rPr>
        <w:t>Figure 2</w:t>
      </w:r>
      <w:r w:rsidR="00C56745" w:rsidRPr="00CC3AB6">
        <w:rPr>
          <w:rFonts w:asciiTheme="majorHAnsi" w:hAnsiTheme="majorHAnsi"/>
        </w:rPr>
        <w:t xml:space="preserve">: </w:t>
      </w:r>
      <w:r w:rsidR="0068399D" w:rsidRPr="0068399D">
        <w:rPr>
          <w:rFonts w:asciiTheme="majorHAnsi" w:hAnsiTheme="majorHAnsi"/>
        </w:rPr>
        <w:t>Facular brightening and sunspot darkening time series during the solar cycle</w:t>
      </w:r>
      <w:r w:rsidR="001A7B0C">
        <w:rPr>
          <w:rFonts w:asciiTheme="majorHAnsi" w:hAnsiTheme="majorHAnsi"/>
        </w:rPr>
        <w:t>.</w:t>
      </w:r>
    </w:p>
    <w:p w14:paraId="70D1D00B" w14:textId="5C31D24C" w:rsidR="00B008D9" w:rsidRPr="00CC3AB6" w:rsidRDefault="00B008D9" w:rsidP="00B5720C">
      <w:pPr>
        <w:pStyle w:val="BodyText"/>
        <w:spacing w:before="240" w:after="0"/>
        <w:rPr>
          <w:rFonts w:asciiTheme="majorHAnsi" w:hAnsiTheme="majorHAnsi"/>
        </w:rPr>
      </w:pPr>
      <w:r>
        <w:rPr>
          <w:rFonts w:asciiTheme="majorHAnsi" w:hAnsiTheme="majorHAnsi"/>
        </w:rPr>
        <w:t>Figure 3</w:t>
      </w:r>
      <w:r w:rsidRPr="00CC3AB6">
        <w:rPr>
          <w:rFonts w:asciiTheme="majorHAnsi" w:hAnsiTheme="majorHAnsi"/>
        </w:rPr>
        <w:t xml:space="preserve">: </w:t>
      </w:r>
      <w:r w:rsidR="0068399D" w:rsidRPr="0068399D">
        <w:rPr>
          <w:rFonts w:asciiTheme="majorHAnsi" w:hAnsiTheme="majorHAnsi"/>
        </w:rPr>
        <w:t xml:space="preserve">Facular brightening and sunspot darkening time series during </w:t>
      </w:r>
      <w:r w:rsidR="0068399D">
        <w:rPr>
          <w:rFonts w:asciiTheme="majorHAnsi" w:hAnsiTheme="majorHAnsi"/>
        </w:rPr>
        <w:t>solar rotation.</w:t>
      </w:r>
    </w:p>
    <w:p w14:paraId="385B308B" w14:textId="6B2B7AC5" w:rsidR="00B40DA6" w:rsidRDefault="001A7B0C" w:rsidP="00B5720C">
      <w:pPr>
        <w:pStyle w:val="BodyText"/>
        <w:spacing w:before="240" w:after="0"/>
        <w:rPr>
          <w:rFonts w:asciiTheme="majorHAnsi" w:hAnsiTheme="majorHAnsi"/>
        </w:rPr>
      </w:pPr>
      <w:r>
        <w:rPr>
          <w:rFonts w:asciiTheme="majorHAnsi" w:hAnsiTheme="majorHAnsi"/>
        </w:rPr>
        <w:t>Figure 4</w:t>
      </w:r>
      <w:r w:rsidR="00B40DA6" w:rsidRPr="00CC3AB6">
        <w:rPr>
          <w:rFonts w:asciiTheme="majorHAnsi" w:hAnsiTheme="majorHAnsi"/>
        </w:rPr>
        <w:t xml:space="preserve">: </w:t>
      </w:r>
      <w:r w:rsidR="00CD37FD">
        <w:rPr>
          <w:rFonts w:asciiTheme="majorHAnsi" w:hAnsiTheme="majorHAnsi"/>
        </w:rPr>
        <w:t>Reference Spectrum of the q</w:t>
      </w:r>
      <w:r w:rsidR="00CD37FD" w:rsidRPr="00CD37FD">
        <w:rPr>
          <w:rFonts w:asciiTheme="majorHAnsi" w:hAnsiTheme="majorHAnsi"/>
        </w:rPr>
        <w:t>uiet Sun in NRLSSI2</w:t>
      </w:r>
      <w:r>
        <w:rPr>
          <w:rFonts w:asciiTheme="majorHAnsi" w:hAnsiTheme="majorHAnsi"/>
        </w:rPr>
        <w:t>.</w:t>
      </w:r>
    </w:p>
    <w:p w14:paraId="3A9EC412" w14:textId="035429F1" w:rsidR="001A7B0C" w:rsidRDefault="001A7B0C" w:rsidP="00B5720C">
      <w:pPr>
        <w:pStyle w:val="BodyText"/>
        <w:spacing w:before="240" w:after="0"/>
        <w:rPr>
          <w:rFonts w:asciiTheme="majorHAnsi" w:hAnsiTheme="majorHAnsi"/>
        </w:rPr>
      </w:pPr>
      <w:r>
        <w:rPr>
          <w:rFonts w:asciiTheme="majorHAnsi" w:hAnsiTheme="majorHAnsi"/>
        </w:rPr>
        <w:t>Figure 5</w:t>
      </w:r>
      <w:r w:rsidRPr="00CC3AB6">
        <w:rPr>
          <w:rFonts w:asciiTheme="majorHAnsi" w:hAnsiTheme="majorHAnsi"/>
        </w:rPr>
        <w:t xml:space="preserve">: </w:t>
      </w:r>
      <w:r w:rsidR="00CD37FD" w:rsidRPr="00CD37FD">
        <w:rPr>
          <w:rFonts w:asciiTheme="majorHAnsi" w:hAnsiTheme="majorHAnsi"/>
        </w:rPr>
        <w:t>Scaling coefficients that convert the facular brightening and sunspot darkening indices in Figures 2 and 3 to their equivalent irr</w:t>
      </w:r>
      <w:r w:rsidR="00CD37FD">
        <w:rPr>
          <w:rFonts w:asciiTheme="majorHAnsi" w:hAnsiTheme="majorHAnsi"/>
        </w:rPr>
        <w:t>adiance change, in energy units</w:t>
      </w:r>
      <w:r>
        <w:rPr>
          <w:rFonts w:asciiTheme="majorHAnsi" w:hAnsiTheme="majorHAnsi"/>
        </w:rPr>
        <w:t xml:space="preserve">. </w:t>
      </w:r>
    </w:p>
    <w:p w14:paraId="576A10F9" w14:textId="77777777" w:rsidR="00CD37FD" w:rsidRDefault="000309AB" w:rsidP="00B5720C">
      <w:pPr>
        <w:pStyle w:val="BodyText"/>
        <w:spacing w:before="240" w:after="0"/>
        <w:rPr>
          <w:rFonts w:asciiTheme="majorHAnsi" w:hAnsiTheme="majorHAnsi"/>
        </w:rPr>
      </w:pPr>
      <w:r>
        <w:rPr>
          <w:rFonts w:asciiTheme="majorHAnsi" w:hAnsiTheme="majorHAnsi"/>
        </w:rPr>
        <w:t xml:space="preserve">Figure 6: </w:t>
      </w:r>
      <w:r w:rsidR="00CD37FD" w:rsidRPr="00CD37FD">
        <w:rPr>
          <w:rFonts w:asciiTheme="majorHAnsi" w:hAnsiTheme="majorHAnsi"/>
        </w:rPr>
        <w:t>Total solar irradiance reconstructed with the NRLTSI2 model (upper), and the corresponding the facular and sunspot contributions (lower).</w:t>
      </w:r>
    </w:p>
    <w:p w14:paraId="5FED426F" w14:textId="60133209" w:rsidR="00CD37FD" w:rsidRDefault="000309AB" w:rsidP="00B5720C">
      <w:pPr>
        <w:pStyle w:val="BodyText"/>
        <w:spacing w:before="240" w:after="0"/>
        <w:rPr>
          <w:rFonts w:asciiTheme="majorHAnsi" w:hAnsiTheme="majorHAnsi"/>
        </w:rPr>
      </w:pPr>
      <w:r>
        <w:rPr>
          <w:rFonts w:asciiTheme="majorHAnsi" w:hAnsiTheme="majorHAnsi"/>
        </w:rPr>
        <w:t xml:space="preserve">Figure 7: </w:t>
      </w:r>
      <w:r w:rsidR="00CD37FD" w:rsidRPr="00CD37FD">
        <w:rPr>
          <w:rFonts w:asciiTheme="majorHAnsi" w:hAnsiTheme="majorHAnsi"/>
        </w:rPr>
        <w:t xml:space="preserve">Spectral irradiance in broad </w:t>
      </w:r>
      <w:r w:rsidR="00CD37FD">
        <w:rPr>
          <w:rFonts w:asciiTheme="majorHAnsi" w:hAnsiTheme="majorHAnsi"/>
        </w:rPr>
        <w:t xml:space="preserve">wavelength </w:t>
      </w:r>
      <w:r w:rsidR="00CD37FD" w:rsidRPr="00CD37FD">
        <w:rPr>
          <w:rFonts w:asciiTheme="majorHAnsi" w:hAnsiTheme="majorHAnsi"/>
        </w:rPr>
        <w:t>bands reconstructed with the NRLSSI2 model.</w:t>
      </w:r>
    </w:p>
    <w:p w14:paraId="0E2E3B31" w14:textId="79C41E5D" w:rsidR="00CD37FD" w:rsidRPr="00CD37FD" w:rsidRDefault="00C27F94" w:rsidP="00B5720C">
      <w:pPr>
        <w:pStyle w:val="BodyText"/>
        <w:spacing w:before="240" w:after="0"/>
        <w:rPr>
          <w:rFonts w:asciiTheme="majorHAnsi" w:hAnsiTheme="majorHAnsi"/>
        </w:rPr>
      </w:pPr>
      <w:r w:rsidRPr="00FE0672">
        <w:rPr>
          <w:rFonts w:asciiTheme="majorHAnsi" w:hAnsiTheme="majorHAnsi"/>
        </w:rPr>
        <w:t>Figure</w:t>
      </w:r>
      <w:r w:rsidR="00FE0672" w:rsidRPr="00FE0672">
        <w:rPr>
          <w:rFonts w:asciiTheme="majorHAnsi" w:hAnsiTheme="majorHAnsi"/>
        </w:rPr>
        <w:t xml:space="preserve"> 8</w:t>
      </w:r>
      <w:r w:rsidR="00BE61C3">
        <w:rPr>
          <w:rFonts w:asciiTheme="majorHAnsi" w:hAnsiTheme="majorHAnsi"/>
        </w:rPr>
        <w:t xml:space="preserve">: </w:t>
      </w:r>
      <w:r w:rsidR="00712C7F" w:rsidRPr="00712C7F">
        <w:rPr>
          <w:rFonts w:asciiTheme="majorHAnsi" w:hAnsiTheme="majorHAnsi"/>
        </w:rPr>
        <w:t>Comparison of NRLTSI2 total irradiance calculated by the C-ATBD algorithm, with the integral of the NRLSSI2 spectra also calculated by the algorithm, upper, and of their respective facular and sunspot components (lower).</w:t>
      </w:r>
    </w:p>
    <w:p w14:paraId="683E94FB" w14:textId="47F92008" w:rsidR="00FE0672" w:rsidRDefault="00EF72B9" w:rsidP="00B5720C">
      <w:pPr>
        <w:pStyle w:val="CDRGuidance"/>
        <w:spacing w:before="240" w:after="0"/>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w:t>
      </w:r>
      <w:r w:rsidR="00051332">
        <w:rPr>
          <w:rFonts w:asciiTheme="majorHAnsi" w:hAnsiTheme="majorHAnsi"/>
          <w:i w:val="0"/>
        </w:rPr>
        <w:t xml:space="preserve">Comparison of </w:t>
      </w:r>
      <w:r w:rsidR="00712C7F" w:rsidRPr="00712C7F">
        <w:rPr>
          <w:rFonts w:asciiTheme="majorHAnsi" w:hAnsiTheme="majorHAnsi"/>
          <w:i w:val="0"/>
        </w:rPr>
        <w:t>NRLTSI2 total solar irradiance, calculated by the C-ATBD algorithm with an earlier model, NRLTSI.</w:t>
      </w:r>
    </w:p>
    <w:p w14:paraId="5C661873" w14:textId="77777777" w:rsidR="00B373D5"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w:t>
      </w:r>
      <w:r w:rsidR="00B373D5" w:rsidRPr="00B373D5">
        <w:rPr>
          <w:rFonts w:asciiTheme="majorHAnsi" w:hAnsiTheme="majorHAnsi"/>
          <w:i w:val="0"/>
        </w:rPr>
        <w:t xml:space="preserve">Figure 10: Comparison of NRLSSI2 solar spectral irradiance in the selected broad wavelength bands shown in Figure 7, calculated by the C-ATBD algorithm, with an earlier model, NRLSSI. On the left are the time series and on the right </w:t>
      </w:r>
      <w:r w:rsidR="00B373D5">
        <w:rPr>
          <w:rFonts w:asciiTheme="majorHAnsi" w:hAnsiTheme="majorHAnsi"/>
          <w:i w:val="0"/>
        </w:rPr>
        <w:t>are the percentage differences.</w:t>
      </w:r>
    </w:p>
    <w:p w14:paraId="74C6BA30" w14:textId="53C4DFE6" w:rsidR="002B17FB" w:rsidRDefault="00EF72B9" w:rsidP="00B5720C">
      <w:pPr>
        <w:pStyle w:val="CDRGuidance"/>
        <w:spacing w:before="240" w:after="0"/>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w:t>
      </w:r>
      <w:r w:rsidR="002B17FB" w:rsidRPr="002B17FB">
        <w:rPr>
          <w:rFonts w:asciiTheme="majorHAnsi" w:hAnsiTheme="majorHAnsi"/>
          <w:i w:val="0"/>
        </w:rPr>
        <w:t>Comparison modeled total solar irradiance time series with observations made by TIM on SORCE, during solar rotation (upper panel) and during the solar cycle (middle and lower panels).</w:t>
      </w:r>
    </w:p>
    <w:p w14:paraId="0E014028" w14:textId="37132CE4" w:rsidR="003561BE" w:rsidRDefault="002B17FB" w:rsidP="00B5720C">
      <w:pPr>
        <w:pStyle w:val="CDRGuidance"/>
        <w:spacing w:before="240" w:after="0"/>
        <w:rPr>
          <w:rFonts w:asciiTheme="majorHAnsi" w:hAnsiTheme="majorHAnsi"/>
          <w:i w:val="0"/>
        </w:rPr>
      </w:pPr>
      <w:r>
        <w:rPr>
          <w:rFonts w:asciiTheme="majorHAnsi" w:hAnsiTheme="majorHAnsi"/>
          <w:i w:val="0"/>
        </w:rPr>
        <w:t xml:space="preserve">Figure 12: </w:t>
      </w:r>
      <w:r w:rsidR="00AF04A6">
        <w:rPr>
          <w:rFonts w:asciiTheme="majorHAnsi" w:hAnsiTheme="majorHAnsi"/>
          <w:i w:val="0"/>
        </w:rPr>
        <w:t>Differences</w:t>
      </w:r>
      <w:r w:rsidR="003561BE" w:rsidRPr="003561BE">
        <w:rPr>
          <w:rFonts w:asciiTheme="majorHAnsi" w:hAnsiTheme="majorHAnsi"/>
          <w:i w:val="0"/>
        </w:rPr>
        <w:t xml:space="preserve"> of NRLTSI2 and NRLTSI models </w:t>
      </w:r>
      <w:r w:rsidR="00AF04A6">
        <w:rPr>
          <w:rFonts w:asciiTheme="majorHAnsi" w:hAnsiTheme="majorHAnsi"/>
          <w:i w:val="0"/>
        </w:rPr>
        <w:t>from</w:t>
      </w:r>
      <w:r w:rsidR="003561BE" w:rsidRPr="003561BE">
        <w:rPr>
          <w:rFonts w:asciiTheme="majorHAnsi" w:hAnsiTheme="majorHAnsi"/>
          <w:i w:val="0"/>
        </w:rPr>
        <w:t xml:space="preserve"> TIM observations of total solar irradiance variability.</w:t>
      </w:r>
    </w:p>
    <w:p w14:paraId="3F3AB115" w14:textId="26835C27" w:rsidR="00EF72B9" w:rsidRPr="00FE0672" w:rsidRDefault="003561BE" w:rsidP="00B5720C">
      <w:pPr>
        <w:pStyle w:val="CDRGuidance"/>
        <w:spacing w:before="240" w:after="0"/>
        <w:rPr>
          <w:rFonts w:asciiTheme="majorHAnsi" w:hAnsiTheme="majorHAnsi"/>
          <w:i w:val="0"/>
        </w:rPr>
      </w:pPr>
      <w:r>
        <w:rPr>
          <w:rFonts w:asciiTheme="majorHAnsi" w:hAnsiTheme="majorHAnsi"/>
          <w:i w:val="0"/>
        </w:rPr>
        <w:t xml:space="preserve">Figure 13: </w:t>
      </w:r>
      <w:r w:rsidR="003502F8" w:rsidRPr="003502F8">
        <w:rPr>
          <w:rFonts w:asciiTheme="majorHAnsi" w:hAnsiTheme="majorHAnsi"/>
          <w:i w:val="0"/>
        </w:rPr>
        <w:t>Comparisons of NRLSSI2 solar spectral irradiance in broad wavelength bands with SIM observations. Both the model and observed time series have been detrended; the variations are associated with the Sun’s 27-day rotation.</w:t>
      </w:r>
    </w:p>
    <w:p w14:paraId="0C52B1F5" w14:textId="6CD752ED" w:rsidR="00FE0672" w:rsidRPr="00FE0672" w:rsidRDefault="00C27F94" w:rsidP="00B5720C">
      <w:pPr>
        <w:pStyle w:val="CDRGuidance"/>
        <w:spacing w:before="240" w:after="0"/>
        <w:rPr>
          <w:rFonts w:asciiTheme="majorHAnsi" w:hAnsiTheme="majorHAnsi"/>
          <w:i w:val="0"/>
        </w:rPr>
      </w:pPr>
      <w:r w:rsidRPr="00FE0672">
        <w:rPr>
          <w:rFonts w:asciiTheme="majorHAnsi" w:hAnsiTheme="majorHAnsi"/>
          <w:i w:val="0"/>
        </w:rPr>
        <w:t>Figure</w:t>
      </w:r>
      <w:r w:rsidR="003561BE">
        <w:rPr>
          <w:rFonts w:asciiTheme="majorHAnsi" w:hAnsiTheme="majorHAnsi"/>
          <w:i w:val="0"/>
        </w:rPr>
        <w:t xml:space="preserve"> 14</w:t>
      </w:r>
      <w:r w:rsidR="002B17FB">
        <w:rPr>
          <w:rFonts w:asciiTheme="majorHAnsi" w:hAnsiTheme="majorHAnsi"/>
          <w:i w:val="0"/>
        </w:rPr>
        <w:t xml:space="preserve">: </w:t>
      </w:r>
      <w:r w:rsidR="00614B99" w:rsidRPr="00614B99">
        <w:rPr>
          <w:rFonts w:asciiTheme="majorHAnsi" w:hAnsiTheme="majorHAnsi"/>
          <w:i w:val="0"/>
        </w:rPr>
        <w:t>Solar cycle (24) changes shown as percentages (upper) and in energy units (lower) in the NRLSSI2 model, compared with NRLSSI.</w:t>
      </w:r>
    </w:p>
    <w:p w14:paraId="39FD41A6" w14:textId="77777777" w:rsidR="00B5720C" w:rsidRDefault="00B5720C" w:rsidP="00614B99">
      <w:pPr>
        <w:pStyle w:val="CDRFrontMatterHeading"/>
        <w:spacing w:before="300" w:after="120"/>
      </w:pPr>
    </w:p>
    <w:p w14:paraId="43CC61A2" w14:textId="77777777" w:rsidR="00B5720C" w:rsidRDefault="00B5720C" w:rsidP="00614B99">
      <w:pPr>
        <w:pStyle w:val="CDRFrontMatterHeading"/>
        <w:spacing w:before="300" w:after="120"/>
      </w:pPr>
    </w:p>
    <w:p w14:paraId="12CA6603" w14:textId="77777777" w:rsidR="00B5720C" w:rsidRDefault="00B5720C" w:rsidP="00614B99">
      <w:pPr>
        <w:pStyle w:val="CDRFrontMatterHeading"/>
        <w:spacing w:before="300" w:after="120"/>
      </w:pPr>
    </w:p>
    <w:p w14:paraId="63F05F09" w14:textId="77777777" w:rsidR="00205467" w:rsidRDefault="00B10196" w:rsidP="00B5720C">
      <w:pPr>
        <w:pStyle w:val="CDRFrontMatterHeading"/>
        <w:spacing w:after="120"/>
      </w:pPr>
      <w:r>
        <w:lastRenderedPageBreak/>
        <w:t xml:space="preserve">LIST of </w:t>
      </w:r>
      <w:r w:rsidR="00205467">
        <w:t>TABLES</w:t>
      </w:r>
    </w:p>
    <w:p w14:paraId="4BA26CD9" w14:textId="77777777" w:rsidR="00471138" w:rsidRDefault="00331695" w:rsidP="00B5720C">
      <w:pPr>
        <w:pStyle w:val="BodyText"/>
        <w:spacing w:before="240" w:after="0"/>
        <w:rPr>
          <w:rFonts w:asciiTheme="majorHAnsi" w:hAnsiTheme="majorHAnsi"/>
        </w:rPr>
      </w:pPr>
      <w:r>
        <w:rPr>
          <w:rFonts w:asciiTheme="majorHAnsi" w:hAnsiTheme="majorHAnsi"/>
        </w:rPr>
        <w:t>Table 1</w:t>
      </w:r>
      <w:r w:rsidRPr="00CC3AB6">
        <w:rPr>
          <w:rFonts w:asciiTheme="majorHAnsi" w:hAnsiTheme="majorHAnsi"/>
        </w:rPr>
        <w:t xml:space="preserve">: </w:t>
      </w:r>
      <w:r w:rsidR="00CC5FA7" w:rsidRPr="00CC5FA7">
        <w:rPr>
          <w:rFonts w:asciiTheme="majorHAnsi" w:hAnsiTheme="majorHAnsi"/>
        </w:rPr>
        <w:t>Definitions of symbols used in the C-ATBD</w:t>
      </w:r>
      <w:r w:rsidR="00CC5FA7">
        <w:rPr>
          <w:rFonts w:asciiTheme="majorHAnsi" w:hAnsiTheme="majorHAnsi"/>
        </w:rPr>
        <w:t>.</w:t>
      </w:r>
      <w:r w:rsidR="00CC5FA7" w:rsidRPr="00CC5FA7">
        <w:rPr>
          <w:rFonts w:asciiTheme="majorHAnsi" w:hAnsiTheme="majorHAnsi"/>
        </w:rPr>
        <w:t xml:space="preserve"> </w:t>
      </w:r>
    </w:p>
    <w:p w14:paraId="17833533" w14:textId="77777777" w:rsidR="00471138" w:rsidRDefault="00331695" w:rsidP="00B5720C">
      <w:pPr>
        <w:pStyle w:val="BodyText"/>
        <w:spacing w:before="240" w:after="0"/>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CC5FA7">
        <w:rPr>
          <w:rFonts w:asciiTheme="majorHAnsi" w:hAnsiTheme="majorHAnsi"/>
        </w:rPr>
        <w:t>.</w:t>
      </w:r>
    </w:p>
    <w:p w14:paraId="383ED97E" w14:textId="1F9CA9F0" w:rsidR="00E46A19" w:rsidRDefault="00010960" w:rsidP="00B5720C">
      <w:pPr>
        <w:pStyle w:val="BodyText"/>
        <w:spacing w:before="240" w:after="0"/>
        <w:rPr>
          <w:rFonts w:asciiTheme="majorHAnsi" w:hAnsiTheme="majorHAnsi"/>
        </w:rPr>
      </w:pPr>
      <w:r>
        <w:rPr>
          <w:rFonts w:asciiTheme="majorHAnsi" w:hAnsiTheme="majorHAnsi"/>
        </w:rPr>
        <w:t>Table 3</w:t>
      </w:r>
      <w:r w:rsidR="00B40DA6" w:rsidRPr="00CC3AB6">
        <w:rPr>
          <w:rFonts w:asciiTheme="majorHAnsi" w:hAnsiTheme="majorHAnsi"/>
        </w:rPr>
        <w:t xml:space="preserve">: </w:t>
      </w:r>
      <w:r w:rsidR="00CA3F34" w:rsidRPr="00CA3F34">
        <w:rPr>
          <w:rFonts w:asciiTheme="majorHAnsi" w:hAnsiTheme="majorHAnsi"/>
        </w:rPr>
        <w:t>Structure of NRLTSI2 output for daily values of TSI from 1978 to the present.</w:t>
      </w:r>
    </w:p>
    <w:p w14:paraId="479C1A9C" w14:textId="22CDEA39" w:rsidR="00CA3F34" w:rsidRDefault="00E46A19" w:rsidP="00B5720C">
      <w:pPr>
        <w:pStyle w:val="BodyText"/>
        <w:spacing w:before="240" w:after="0"/>
        <w:rPr>
          <w:rFonts w:asciiTheme="majorHAnsi" w:hAnsiTheme="majorHAnsi"/>
        </w:rPr>
      </w:pPr>
      <w:r w:rsidRPr="00E46A19">
        <w:rPr>
          <w:rFonts w:asciiTheme="majorHAnsi" w:hAnsiTheme="majorHAnsi"/>
        </w:rPr>
        <w:t>Table 4: Structure of NRLSSI2 output for daily values of SSI from 1978 to the present.</w:t>
      </w:r>
    </w:p>
    <w:p w14:paraId="4222D9F5" w14:textId="5A95CA2B" w:rsidR="00FE0672" w:rsidRDefault="00E46A19" w:rsidP="00B5720C">
      <w:pPr>
        <w:pStyle w:val="BodyText"/>
        <w:spacing w:before="240" w:after="0"/>
        <w:rPr>
          <w:rFonts w:asciiTheme="majorHAnsi" w:hAnsiTheme="majorHAnsi"/>
        </w:rPr>
      </w:pPr>
      <w:r>
        <w:rPr>
          <w:rFonts w:asciiTheme="majorHAnsi" w:hAnsiTheme="majorHAnsi"/>
        </w:rPr>
        <w:t>Table 5</w:t>
      </w:r>
      <w:r w:rsidR="00FE0672">
        <w:rPr>
          <w:rFonts w:asciiTheme="majorHAnsi" w:hAnsiTheme="majorHAnsi"/>
        </w:rPr>
        <w:t xml:space="preserve">: </w:t>
      </w:r>
      <w:r w:rsidR="00FB5B2E">
        <w:rPr>
          <w:rFonts w:asciiTheme="majorHAnsi" w:hAnsiTheme="majorHAnsi"/>
        </w:rPr>
        <w:t xml:space="preserve">Estimated uncertainties for the solar irradiance </w:t>
      </w:r>
      <w:r w:rsidR="00E53486">
        <w:rPr>
          <w:rFonts w:asciiTheme="majorHAnsi" w:hAnsiTheme="majorHAnsi"/>
        </w:rPr>
        <w:t>calculated by</w:t>
      </w:r>
      <w:r w:rsidR="00FB5B2E">
        <w:rPr>
          <w:rFonts w:asciiTheme="majorHAnsi" w:hAnsiTheme="majorHAnsi"/>
        </w:rPr>
        <w:t xml:space="preserve"> </w:t>
      </w:r>
      <w:r w:rsidR="00E53486">
        <w:rPr>
          <w:rFonts w:asciiTheme="majorHAnsi" w:hAnsiTheme="majorHAnsi"/>
        </w:rPr>
        <w:t xml:space="preserve">the </w:t>
      </w:r>
      <w:r w:rsidR="00FB5B2E">
        <w:rPr>
          <w:rFonts w:asciiTheme="majorHAnsi" w:hAnsiTheme="majorHAnsi"/>
        </w:rPr>
        <w:t>algorithm.</w:t>
      </w:r>
    </w:p>
    <w:p w14:paraId="1F2DA412" w14:textId="52EF9529" w:rsidR="00471138" w:rsidRPr="00CC3AB6" w:rsidRDefault="00471138" w:rsidP="00B5720C">
      <w:pPr>
        <w:pStyle w:val="BodyText"/>
        <w:spacing w:before="240" w:after="0"/>
        <w:rPr>
          <w:rFonts w:asciiTheme="majorHAnsi" w:hAnsiTheme="majorHAnsi"/>
        </w:rPr>
      </w:pPr>
      <w:r w:rsidRPr="00471138">
        <w:rPr>
          <w:rFonts w:asciiTheme="majorHAnsi" w:hAnsiTheme="majorHAnsi"/>
        </w:rPr>
        <w:t xml:space="preserve">Table 6: Summary of assumptions in the theoretical basis for modeled solar irradiance, model inputs and the potential validation approaches. </w:t>
      </w: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lastRenderedPageBreak/>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07E3D959"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w:t>
      </w:r>
      <w:r w:rsidR="0001507B">
        <w:rPr>
          <w:rFonts w:asciiTheme="majorHAnsi" w:hAnsiTheme="majorHAnsi"/>
        </w:rPr>
        <w:t>Physics</w:t>
      </w:r>
      <w:r w:rsidR="00A230C6" w:rsidRPr="00244912">
        <w:rPr>
          <w:rFonts w:asciiTheme="majorHAnsi" w:hAnsiTheme="majorHAnsi"/>
        </w:rPr>
        <w:t xml:space="preserv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xml:space="preserve">, </w:t>
      </w:r>
      <w:proofErr w:type="gramStart"/>
      <w:r w:rsidR="00244912" w:rsidRPr="006C06CB">
        <w:rPr>
          <w:rFonts w:asciiTheme="majorHAnsi" w:hAnsiTheme="majorHAnsi"/>
          <w:i/>
        </w:rPr>
        <w:t>S</w:t>
      </w:r>
      <w:r w:rsidR="00244912" w:rsidRPr="00244912">
        <w:rPr>
          <w:rFonts w:asciiTheme="majorHAnsi" w:hAnsiTheme="majorHAnsi"/>
        </w:rPr>
        <w:t>(</w:t>
      </w:r>
      <w:proofErr w:type="gramEnd"/>
      <w:r w:rsidR="00244912" w:rsidRPr="006C06CB">
        <w:rPr>
          <w:rFonts w:asciiTheme="majorHAnsi" w:hAnsiTheme="majorHAnsi"/>
          <w:i/>
        </w:rPr>
        <w:t>t</w:t>
      </w:r>
      <w:r w:rsidR="00244912" w:rsidRPr="00244912">
        <w:rPr>
          <w:rFonts w:asciiTheme="majorHAnsi" w:hAnsiTheme="majorHAnsi"/>
        </w:rPr>
        <w: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xml:space="preserve">, </w:t>
      </w:r>
      <w:r w:rsidR="00244912" w:rsidRPr="006C06CB">
        <w:rPr>
          <w:rFonts w:asciiTheme="majorHAnsi" w:hAnsiTheme="majorHAnsi"/>
          <w:i/>
        </w:rPr>
        <w:t>F</w:t>
      </w:r>
      <w:r w:rsidR="00244912" w:rsidRPr="00244912">
        <w:rPr>
          <w:rFonts w:asciiTheme="majorHAnsi" w:hAnsiTheme="majorHAnsi"/>
        </w:rPr>
        <w:t>(</w:t>
      </w:r>
      <w:r w:rsidR="00244912" w:rsidRPr="006C06CB">
        <w:rPr>
          <w:rFonts w:asciiTheme="majorHAnsi" w:hAnsiTheme="majorHAnsi"/>
          <w:i/>
        </w:rPr>
        <w:t>t</w:t>
      </w:r>
      <w:r w:rsidR="00244912" w:rsidRPr="00244912">
        <w:rPr>
          <w:rFonts w:asciiTheme="majorHAnsi" w:hAnsiTheme="majorHAnsi"/>
        </w:rPr>
        <w: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 xml:space="preserve">augment direct measurements made by the Total </w:t>
      </w:r>
      <w:r w:rsidR="00B14EDF">
        <w:rPr>
          <w:rFonts w:asciiTheme="majorHAnsi" w:hAnsiTheme="majorHAnsi"/>
        </w:rPr>
        <w:t xml:space="preserve">and Spectral </w:t>
      </w:r>
      <w:r w:rsidR="00341973" w:rsidRPr="00244912">
        <w:rPr>
          <w:rFonts w:asciiTheme="majorHAnsi" w:hAnsiTheme="majorHAnsi"/>
        </w:rPr>
        <w:t>Solar Irradiance Sensor (TSIS)</w:t>
      </w:r>
      <w:r w:rsidR="00CF4CA6" w:rsidRPr="00244912">
        <w:rPr>
          <w:rFonts w:asciiTheme="majorHAnsi" w:hAnsiTheme="majorHAnsi"/>
        </w:rPr>
        <w:t xml:space="preserve">. </w:t>
      </w:r>
      <w:proofErr w:type="gramStart"/>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proofErr w:type="gramEnd"/>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proofErr w:type="gramStart"/>
      <w:r w:rsidRPr="00244912">
        <w:rPr>
          <w:rFonts w:asciiTheme="majorHAnsi" w:hAnsiTheme="majorHAnsi"/>
          <w:b/>
        </w:rPr>
        <w:t>Table  1</w:t>
      </w:r>
      <w:proofErr w:type="gramEnd"/>
      <w:r w:rsidRPr="00244912">
        <w:rPr>
          <w:rFonts w:asciiTheme="majorHAnsi" w:hAnsiTheme="majorHAnsi"/>
          <w:b/>
        </w:rPr>
        <w:t>.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421C3B">
        <w:tc>
          <w:tcPr>
            <w:tcW w:w="1728" w:type="dxa"/>
            <w:shd w:val="clear" w:color="auto" w:fill="D9D9D9"/>
          </w:tcPr>
          <w:p w14:paraId="6DF8887F" w14:textId="11D58788" w:rsidR="00244912" w:rsidRPr="0068399D" w:rsidRDefault="00244912" w:rsidP="00244912">
            <w:pPr>
              <w:pStyle w:val="CDRBodyText"/>
              <w:ind w:firstLine="0"/>
              <w:rPr>
                <w:rFonts w:asciiTheme="majorHAnsi" w:hAnsiTheme="majorHAnsi"/>
                <w:b/>
              </w:rPr>
            </w:pPr>
            <w:r w:rsidRPr="0068399D">
              <w:rPr>
                <w:rFonts w:asciiTheme="majorHAnsi" w:hAnsiTheme="majorHAnsi"/>
                <w:b/>
              </w:rPr>
              <w:t>Symbol</w:t>
            </w:r>
          </w:p>
        </w:tc>
        <w:tc>
          <w:tcPr>
            <w:tcW w:w="4656" w:type="dxa"/>
            <w:shd w:val="clear" w:color="auto" w:fill="D9D9D9"/>
          </w:tcPr>
          <w:p w14:paraId="72995B95" w14:textId="20EE5008" w:rsidR="00244912" w:rsidRPr="0068399D" w:rsidRDefault="00244912" w:rsidP="0068399D">
            <w:pPr>
              <w:pStyle w:val="CDRBodyText"/>
              <w:ind w:firstLine="0"/>
              <w:jc w:val="center"/>
              <w:rPr>
                <w:rFonts w:asciiTheme="majorHAnsi" w:hAnsiTheme="majorHAnsi"/>
                <w:b/>
              </w:rPr>
            </w:pPr>
            <w:r w:rsidRPr="0068399D">
              <w:rPr>
                <w:rFonts w:asciiTheme="majorHAnsi" w:hAnsiTheme="majorHAnsi"/>
                <w:b/>
              </w:rPr>
              <w:t>Definition</w:t>
            </w:r>
          </w:p>
        </w:tc>
        <w:tc>
          <w:tcPr>
            <w:tcW w:w="3192" w:type="dxa"/>
            <w:shd w:val="clear" w:color="auto" w:fill="D9D9D9"/>
          </w:tcPr>
          <w:p w14:paraId="005B4F41" w14:textId="4736BBAA" w:rsidR="00244912" w:rsidRPr="0068399D" w:rsidRDefault="00244912" w:rsidP="00244912">
            <w:pPr>
              <w:pStyle w:val="CDRBodyText"/>
              <w:ind w:firstLine="0"/>
              <w:jc w:val="center"/>
              <w:rPr>
                <w:rFonts w:asciiTheme="majorHAnsi" w:hAnsiTheme="majorHAnsi"/>
                <w:b/>
              </w:rPr>
            </w:pPr>
            <w:r w:rsidRPr="0068399D">
              <w:rPr>
                <w:rFonts w:asciiTheme="majorHAnsi" w:hAnsiTheme="majorHAnsi"/>
                <w:b/>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proofErr w:type="gramStart"/>
            <w:r w:rsidRPr="00244912">
              <w:rPr>
                <w:rFonts w:asciiTheme="majorHAnsi" w:hAnsiTheme="majorHAnsi"/>
                <w:i w:val="0"/>
              </w:rPr>
              <w:t>t</w:t>
            </w:r>
            <w:proofErr w:type="gramEnd"/>
          </w:p>
        </w:tc>
        <w:tc>
          <w:tcPr>
            <w:tcW w:w="4656" w:type="dxa"/>
          </w:tcPr>
          <w:p w14:paraId="0219FF24" w14:textId="637BDC45" w:rsidR="00244912" w:rsidRPr="00244912" w:rsidRDefault="00244912" w:rsidP="00244912">
            <w:pPr>
              <w:pStyle w:val="CDRGuidance"/>
              <w:rPr>
                <w:rFonts w:asciiTheme="majorHAnsi" w:hAnsiTheme="majorHAnsi"/>
                <w:i w:val="0"/>
              </w:rPr>
            </w:pPr>
            <w:proofErr w:type="gramStart"/>
            <w:r>
              <w:rPr>
                <w:rFonts w:asciiTheme="majorHAnsi" w:hAnsiTheme="majorHAnsi"/>
                <w:i w:val="0"/>
              </w:rPr>
              <w:t>time</w:t>
            </w:r>
            <w:proofErr w:type="gramEnd"/>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6E50AB9F" w:rsidR="00244912" w:rsidRPr="00244912" w:rsidRDefault="0068399D" w:rsidP="00244912">
            <w:pPr>
              <w:pStyle w:val="CDRGuidance"/>
              <w:rPr>
                <w:rFonts w:asciiTheme="majorHAnsi" w:hAnsiTheme="majorHAnsi"/>
                <w:i w:val="0"/>
              </w:rPr>
            </w:pPr>
            <w:proofErr w:type="gramStart"/>
            <w:r>
              <w:rPr>
                <w:rFonts w:asciiTheme="majorHAnsi" w:hAnsiTheme="majorHAnsi"/>
                <w:i w:val="0"/>
              </w:rPr>
              <w:t>w</w:t>
            </w:r>
            <w:r w:rsidR="00244912" w:rsidRPr="00244912">
              <w:rPr>
                <w:rFonts w:asciiTheme="majorHAnsi" w:hAnsiTheme="majorHAnsi"/>
                <w:i w:val="0"/>
              </w:rPr>
              <w:t>avelength</w:t>
            </w:r>
            <w:proofErr w:type="gramEnd"/>
          </w:p>
        </w:tc>
        <w:tc>
          <w:tcPr>
            <w:tcW w:w="3192" w:type="dxa"/>
          </w:tcPr>
          <w:p w14:paraId="6F611494" w14:textId="27D4F2AB" w:rsidR="00244912" w:rsidRDefault="0068399D" w:rsidP="00244912">
            <w:pPr>
              <w:pStyle w:val="CDRBodyText"/>
              <w:ind w:firstLine="0"/>
              <w:jc w:val="center"/>
              <w:rPr>
                <w:rFonts w:asciiTheme="majorHAnsi" w:hAnsiTheme="majorHAnsi"/>
              </w:rPr>
            </w:pPr>
            <w:proofErr w:type="gramStart"/>
            <w:r>
              <w:rPr>
                <w:rFonts w:asciiTheme="majorHAnsi" w:hAnsiTheme="majorHAnsi"/>
              </w:rPr>
              <w:t>nm</w:t>
            </w:r>
            <w:proofErr w:type="gramEnd"/>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proofErr w:type="gramStart"/>
            <w:r w:rsidRPr="00CC3AB6">
              <w:rPr>
                <w:rFonts w:asciiTheme="majorHAnsi" w:hAnsiTheme="majorHAnsi"/>
              </w:rPr>
              <w:t>T(</w:t>
            </w:r>
            <w:proofErr w:type="gramEnd"/>
            <w:r w:rsidRPr="00CC3AB6">
              <w:rPr>
                <w:rFonts w:asciiTheme="majorHAnsi" w:hAnsiTheme="majorHAnsi"/>
              </w:rPr>
              <w:t>t)</w:t>
            </w:r>
          </w:p>
        </w:tc>
        <w:tc>
          <w:tcPr>
            <w:tcW w:w="4656" w:type="dxa"/>
          </w:tcPr>
          <w:p w14:paraId="13021633" w14:textId="3399E41E"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17D1CBE9" w:rsidR="00244912" w:rsidRDefault="0068399D" w:rsidP="00244912">
            <w:pPr>
              <w:pStyle w:val="CDRBodyText"/>
              <w:ind w:firstLine="0"/>
              <w:rPr>
                <w:rFonts w:asciiTheme="majorHAnsi" w:hAnsiTheme="majorHAnsi"/>
              </w:rPr>
            </w:pPr>
            <w:proofErr w:type="gramStart"/>
            <w:r>
              <w:rPr>
                <w:rFonts w:asciiTheme="majorHAnsi" w:hAnsiTheme="majorHAnsi"/>
              </w:rPr>
              <w:t>t</w:t>
            </w:r>
            <w:r w:rsidR="00244912" w:rsidRPr="00CC3AB6">
              <w:rPr>
                <w:rFonts w:asciiTheme="majorHAnsi" w:hAnsiTheme="majorHAnsi"/>
              </w:rPr>
              <w:t>otal</w:t>
            </w:r>
            <w:proofErr w:type="gramEnd"/>
            <w:r w:rsidR="00244912" w:rsidRPr="00CC3AB6">
              <w:rPr>
                <w:rFonts w:asciiTheme="majorHAnsi" w:hAnsiTheme="majorHAnsi"/>
              </w:rPr>
              <w:t xml:space="preserve"> solar irradiance </w:t>
            </w:r>
            <w:r w:rsidR="00CC5FA7">
              <w:rPr>
                <w:rFonts w:asciiTheme="majorHAnsi" w:hAnsiTheme="majorHAnsi"/>
              </w:rPr>
              <w:t xml:space="preserve">(TSI) </w:t>
            </w:r>
            <w:r w:rsidR="00244912" w:rsidRPr="00CC3AB6">
              <w:rPr>
                <w:rFonts w:asciiTheme="majorHAnsi" w:hAnsiTheme="majorHAnsi"/>
              </w:rPr>
              <w:t>of the quiet (inactive) Sun</w:t>
            </w:r>
            <w:r w:rsidR="00244912">
              <w:rPr>
                <w:rFonts w:asciiTheme="majorHAnsi" w:hAnsiTheme="majorHAnsi"/>
              </w:rPr>
              <w:t xml:space="preserve">; </w:t>
            </w:r>
            <w:r w:rsidR="00244912"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proofErr w:type="gramStart"/>
            <w:r w:rsidRPr="00FE0672">
              <w:rPr>
                <w:rFonts w:asciiTheme="majorHAnsi" w:hAnsiTheme="majorHAnsi"/>
              </w:rPr>
              <w:t>I(</w:t>
            </w:r>
            <w:proofErr w:type="gramEnd"/>
            <w:r w:rsidRPr="00FE0672">
              <w:rPr>
                <w:rFonts w:asciiTheme="majorHAnsi" w:hAnsiTheme="majorHAnsi"/>
              </w:rPr>
              <w:sym w:font="Symbol" w:char="F06C"/>
            </w:r>
            <w:r w:rsidRPr="00FE0672">
              <w:rPr>
                <w:rFonts w:asciiTheme="majorHAnsi" w:hAnsiTheme="majorHAnsi"/>
              </w:rPr>
              <w:t>,t)</w:t>
            </w:r>
          </w:p>
        </w:tc>
        <w:tc>
          <w:tcPr>
            <w:tcW w:w="4656" w:type="dxa"/>
          </w:tcPr>
          <w:p w14:paraId="42DFBECC" w14:textId="66886835"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w:t>
            </w:r>
            <w:r w:rsidR="00CC5FA7">
              <w:rPr>
                <w:rFonts w:asciiTheme="majorHAnsi" w:hAnsiTheme="majorHAnsi"/>
                <w:i w:val="0"/>
              </w:rPr>
              <w:t xml:space="preserve">(SSI) </w:t>
            </w:r>
            <w:r w:rsidR="00244912" w:rsidRPr="00FE0672">
              <w:rPr>
                <w:rFonts w:asciiTheme="majorHAnsi" w:hAnsiTheme="majorHAnsi"/>
                <w:i w:val="0"/>
              </w:rPr>
              <w:t xml:space="preserve">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proofErr w:type="gramStart"/>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proofErr w:type="gramEnd"/>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1E98397D" w:rsidR="00244912" w:rsidRPr="00FE0672" w:rsidRDefault="0068399D" w:rsidP="00244912">
            <w:pPr>
              <w:pStyle w:val="CDRGuidance"/>
              <w:rPr>
                <w:rFonts w:asciiTheme="majorHAnsi" w:hAnsiTheme="majorHAnsi"/>
                <w:i w:val="0"/>
              </w:rPr>
            </w:pPr>
            <w:proofErr w:type="gramStart"/>
            <w:r>
              <w:rPr>
                <w:rFonts w:asciiTheme="majorHAnsi" w:hAnsiTheme="majorHAnsi"/>
                <w:i w:val="0"/>
              </w:rPr>
              <w:t>s</w:t>
            </w:r>
            <w:r w:rsidR="00244912" w:rsidRPr="00FE0672">
              <w:rPr>
                <w:rFonts w:asciiTheme="majorHAnsi" w:hAnsiTheme="majorHAnsi"/>
                <w:i w:val="0"/>
              </w:rPr>
              <w:t>olar</w:t>
            </w:r>
            <w:proofErr w:type="gramEnd"/>
            <w:r w:rsidR="00244912" w:rsidRPr="00FE0672">
              <w:rPr>
                <w:rFonts w:asciiTheme="majorHAnsi" w:hAnsiTheme="majorHAnsi"/>
                <w:i w:val="0"/>
              </w:rPr>
              <w:t xml:space="preserve"> spectral irradiance of the quiet (inactive) Sun at wavelength </w:t>
            </w:r>
            <w:r w:rsidR="00244912" w:rsidRPr="00FE0672">
              <w:rPr>
                <w:rFonts w:asciiTheme="majorHAnsi" w:hAnsiTheme="majorHAnsi"/>
                <w:i w:val="0"/>
              </w:rPr>
              <w:sym w:font="Symbol" w:char="F06C"/>
            </w:r>
            <w:r w:rsidR="00244912"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proofErr w:type="gramStart"/>
            <w:r w:rsidRPr="00FE0672">
              <w:rPr>
                <w:rFonts w:asciiTheme="majorHAnsi" w:hAnsiTheme="majorHAnsi"/>
              </w:rPr>
              <w:t>F(</w:t>
            </w:r>
            <w:proofErr w:type="gramEnd"/>
            <w:r w:rsidRPr="00FE0672">
              <w:rPr>
                <w:rFonts w:asciiTheme="majorHAnsi" w:hAnsiTheme="majorHAnsi"/>
              </w:rPr>
              <w:t>t)</w:t>
            </w:r>
          </w:p>
        </w:tc>
        <w:tc>
          <w:tcPr>
            <w:tcW w:w="4656" w:type="dxa"/>
          </w:tcPr>
          <w:p w14:paraId="198E7174" w14:textId="11D786FD" w:rsidR="002044DB" w:rsidRPr="00FE0672" w:rsidRDefault="0068399D" w:rsidP="002044DB">
            <w:pPr>
              <w:pStyle w:val="CDRGuidance"/>
              <w:rPr>
                <w:rFonts w:asciiTheme="majorHAnsi" w:hAnsiTheme="majorHAnsi"/>
                <w:i w:val="0"/>
              </w:rPr>
            </w:pPr>
            <w:proofErr w:type="gramStart"/>
            <w:r>
              <w:rPr>
                <w:rFonts w:asciiTheme="majorHAnsi" w:hAnsiTheme="majorHAnsi"/>
                <w:i w:val="0"/>
              </w:rPr>
              <w:t>f</w:t>
            </w:r>
            <w:r w:rsidR="002044DB" w:rsidRPr="00FE0672">
              <w:rPr>
                <w:rFonts w:asciiTheme="majorHAnsi" w:hAnsiTheme="majorHAnsi"/>
                <w:i w:val="0"/>
              </w:rPr>
              <w:t>acular</w:t>
            </w:r>
            <w:proofErr w:type="gramEnd"/>
            <w:r w:rsidR="002044DB" w:rsidRPr="00FE0672">
              <w:rPr>
                <w:rFonts w:asciiTheme="majorHAnsi" w:hAnsiTheme="majorHAnsi"/>
                <w:i w:val="0"/>
              </w:rPr>
              <w:t xml:space="preserve"> brightening index at time t</w:t>
            </w:r>
          </w:p>
        </w:tc>
        <w:tc>
          <w:tcPr>
            <w:tcW w:w="3192" w:type="dxa"/>
          </w:tcPr>
          <w:p w14:paraId="08A332CE" w14:textId="11235037" w:rsidR="002044DB" w:rsidRDefault="0068399D"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proofErr w:type="gramStart"/>
            <w:r>
              <w:rPr>
                <w:rFonts w:asciiTheme="majorHAnsi" w:hAnsiTheme="majorHAnsi"/>
              </w:rPr>
              <w:lastRenderedPageBreak/>
              <w:t>S(</w:t>
            </w:r>
            <w:proofErr w:type="gramEnd"/>
            <w:r>
              <w:rPr>
                <w:rFonts w:asciiTheme="majorHAnsi" w:hAnsiTheme="majorHAnsi"/>
              </w:rPr>
              <w:t>t)</w:t>
            </w:r>
          </w:p>
        </w:tc>
        <w:tc>
          <w:tcPr>
            <w:tcW w:w="4656" w:type="dxa"/>
          </w:tcPr>
          <w:p w14:paraId="1D9A81A6" w14:textId="4CB17D14" w:rsidR="002044DB" w:rsidRPr="00FE0672" w:rsidRDefault="000E4BEB" w:rsidP="002044DB">
            <w:pPr>
              <w:pStyle w:val="CDRGuidance"/>
              <w:rPr>
                <w:rFonts w:asciiTheme="majorHAnsi" w:hAnsiTheme="majorHAnsi"/>
                <w:i w:val="0"/>
              </w:rPr>
            </w:pPr>
            <w:proofErr w:type="gramStart"/>
            <w:r>
              <w:rPr>
                <w:rFonts w:asciiTheme="majorHAnsi" w:hAnsiTheme="majorHAnsi"/>
                <w:i w:val="0"/>
              </w:rPr>
              <w:t>s</w:t>
            </w:r>
            <w:r w:rsidR="002044DB" w:rsidRPr="00FE0672">
              <w:rPr>
                <w:rFonts w:asciiTheme="majorHAnsi" w:hAnsiTheme="majorHAnsi"/>
                <w:i w:val="0"/>
              </w:rPr>
              <w:t>unspot</w:t>
            </w:r>
            <w:proofErr w:type="gramEnd"/>
            <w:r w:rsidR="002044DB" w:rsidRPr="00FE0672">
              <w:rPr>
                <w:rFonts w:asciiTheme="majorHAnsi" w:hAnsiTheme="majorHAnsi"/>
                <w:i w:val="0"/>
              </w:rPr>
              <w:t xml:space="preserve"> darkening index at time t</w:t>
            </w:r>
          </w:p>
        </w:tc>
        <w:tc>
          <w:tcPr>
            <w:tcW w:w="3192" w:type="dxa"/>
          </w:tcPr>
          <w:p w14:paraId="4B6C6C82" w14:textId="3C2B3063" w:rsidR="002044DB" w:rsidRDefault="000E4BEB" w:rsidP="002044DB">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7AA9E69D" w:rsidR="002044DB" w:rsidRPr="00FE0672" w:rsidRDefault="000E4BEB" w:rsidP="002044DB">
            <w:pPr>
              <w:pStyle w:val="CDRBodyText"/>
              <w:ind w:firstLine="0"/>
              <w:rPr>
                <w:rFonts w:asciiTheme="majorHAnsi" w:hAnsiTheme="majorHAnsi"/>
              </w:rPr>
            </w:pPr>
            <w:proofErr w:type="gramStart"/>
            <w:r>
              <w:rPr>
                <w:rFonts w:asciiTheme="majorHAnsi" w:hAnsiTheme="majorHAnsi"/>
              </w:rPr>
              <w:t>f</w:t>
            </w:r>
            <w:r w:rsidR="002044DB" w:rsidRPr="00FE0672">
              <w:rPr>
                <w:rFonts w:asciiTheme="majorHAnsi" w:hAnsiTheme="majorHAnsi"/>
              </w:rPr>
              <w:t>acular</w:t>
            </w:r>
            <w:proofErr w:type="gramEnd"/>
            <w:r w:rsidR="002044DB" w:rsidRPr="00FE0672">
              <w:rPr>
                <w:rFonts w:asciiTheme="majorHAnsi" w:hAnsiTheme="majorHAnsi"/>
              </w:rPr>
              <w:t xml:space="preserve"> brightening of the quiet (invariant) Sun, corresponding to I</w:t>
            </w:r>
            <w:r w:rsidR="002044DB" w:rsidRPr="00FE0672">
              <w:rPr>
                <w:rFonts w:asciiTheme="majorHAnsi" w:hAnsiTheme="majorHAnsi"/>
                <w:vertAlign w:val="subscript"/>
              </w:rPr>
              <w:t xml:space="preserve">Q </w:t>
            </w:r>
            <w:r w:rsidR="002044DB" w:rsidRPr="00FE0672">
              <w:rPr>
                <w:rFonts w:asciiTheme="majorHAnsi" w:hAnsiTheme="majorHAnsi"/>
              </w:rPr>
              <w:t>and S</w:t>
            </w:r>
            <w:r w:rsidR="002044DB" w:rsidRPr="00FE0672">
              <w:rPr>
                <w:rFonts w:asciiTheme="majorHAnsi" w:hAnsiTheme="majorHAnsi"/>
                <w:vertAlign w:val="subscript"/>
              </w:rPr>
              <w:t>Q</w:t>
            </w:r>
          </w:p>
        </w:tc>
        <w:tc>
          <w:tcPr>
            <w:tcW w:w="3192" w:type="dxa"/>
          </w:tcPr>
          <w:p w14:paraId="186CE5F3" w14:textId="66E04979" w:rsidR="002044DB" w:rsidRDefault="00CC5FA7" w:rsidP="002044DB">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r w:rsidR="00CC5FA7" w14:paraId="5FAF9F3B" w14:textId="77777777" w:rsidTr="00244912">
        <w:tc>
          <w:tcPr>
            <w:tcW w:w="1728" w:type="dxa"/>
          </w:tcPr>
          <w:p w14:paraId="3555C2F9" w14:textId="13032D29" w:rsidR="00CC5FA7" w:rsidRDefault="00CC5FA7" w:rsidP="00CC5FA7">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CC5FA7" w:rsidRPr="00FE0672" w:rsidRDefault="00CC5FA7" w:rsidP="00CC5FA7">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03351639" w:rsidR="00CC5FA7" w:rsidRDefault="00CC5FA7" w:rsidP="00CC5FA7">
            <w:pPr>
              <w:pStyle w:val="CDRBodyText"/>
              <w:ind w:firstLine="0"/>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538EE165" w14:textId="77777777" w:rsidTr="00244912">
        <w:tc>
          <w:tcPr>
            <w:tcW w:w="1728" w:type="dxa"/>
          </w:tcPr>
          <w:p w14:paraId="2DBCA0C2" w14:textId="6A639628" w:rsidR="00CC5FA7" w:rsidRDefault="00CC5FA7" w:rsidP="00CC5FA7">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6A08ABF"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area</w:t>
            </w:r>
          </w:p>
        </w:tc>
        <w:tc>
          <w:tcPr>
            <w:tcW w:w="3192" w:type="dxa"/>
          </w:tcPr>
          <w:p w14:paraId="3DCBEEA4" w14:textId="40DCDE32" w:rsidR="00CC5FA7" w:rsidRDefault="00CC5FA7" w:rsidP="00CC5FA7">
            <w:pPr>
              <w:pStyle w:val="CDRBodyText"/>
              <w:ind w:firstLine="0"/>
              <w:jc w:val="center"/>
              <w:rPr>
                <w:rFonts w:asciiTheme="majorHAnsi" w:hAnsiTheme="majorHAnsi"/>
              </w:rPr>
            </w:pPr>
            <w:proofErr w:type="gramStart"/>
            <w:r>
              <w:rPr>
                <w:rFonts w:asciiTheme="majorHAnsi" w:hAnsiTheme="majorHAnsi"/>
              </w:rPr>
              <w:t>millionths</w:t>
            </w:r>
            <w:proofErr w:type="gramEnd"/>
            <w:r>
              <w:rPr>
                <w:rFonts w:asciiTheme="majorHAnsi" w:hAnsiTheme="majorHAnsi"/>
              </w:rPr>
              <w:t xml:space="preserve"> of solar hemisphere</w:t>
            </w:r>
          </w:p>
        </w:tc>
      </w:tr>
      <w:tr w:rsidR="00CC5FA7" w14:paraId="4A76590A" w14:textId="77777777" w:rsidTr="00244912">
        <w:tc>
          <w:tcPr>
            <w:tcW w:w="1728" w:type="dxa"/>
          </w:tcPr>
          <w:p w14:paraId="3FE57AA5" w14:textId="45163B4D" w:rsidR="00CC5FA7" w:rsidRDefault="00CC5FA7" w:rsidP="00CC5FA7">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CC5FA7" w:rsidRDefault="00CC5FA7" w:rsidP="00CC5FA7">
            <w:pPr>
              <w:pStyle w:val="CDRBodyText"/>
              <w:ind w:firstLine="0"/>
              <w:rPr>
                <w:rFonts w:asciiTheme="majorHAnsi" w:hAnsiTheme="majorHAnsi"/>
              </w:rPr>
            </w:pPr>
            <w:proofErr w:type="gramStart"/>
            <w:r>
              <w:rPr>
                <w:rFonts w:asciiTheme="majorHAnsi" w:hAnsiTheme="majorHAnsi"/>
              </w:rPr>
              <w:t>sunspot</w:t>
            </w:r>
            <w:proofErr w:type="gramEnd"/>
            <w:r>
              <w:rPr>
                <w:rFonts w:asciiTheme="majorHAnsi" w:hAnsiTheme="majorHAnsi"/>
              </w:rPr>
              <w:t xml:space="preserve"> location in radial heliocentric coordinates</w:t>
            </w:r>
          </w:p>
        </w:tc>
        <w:tc>
          <w:tcPr>
            <w:tcW w:w="3192" w:type="dxa"/>
          </w:tcPr>
          <w:p w14:paraId="2A20E177" w14:textId="77777777" w:rsidR="00CC5FA7" w:rsidRDefault="00CC5FA7" w:rsidP="00CC5FA7">
            <w:pPr>
              <w:pStyle w:val="CDRBodyText"/>
              <w:ind w:firstLine="0"/>
              <w:jc w:val="center"/>
              <w:rPr>
                <w:rFonts w:asciiTheme="majorHAnsi" w:hAnsiTheme="majorHAnsi"/>
              </w:rPr>
            </w:pPr>
          </w:p>
        </w:tc>
      </w:tr>
      <w:tr w:rsidR="00CC5FA7" w14:paraId="4D654F17" w14:textId="77777777" w:rsidTr="00244912">
        <w:tc>
          <w:tcPr>
            <w:tcW w:w="1728" w:type="dxa"/>
          </w:tcPr>
          <w:p w14:paraId="2B69B509" w14:textId="73E5521B" w:rsidR="00CC5FA7" w:rsidRDefault="00CC5FA7" w:rsidP="00CC5FA7">
            <w:pPr>
              <w:pStyle w:val="CDRBodyText"/>
              <w:ind w:firstLine="0"/>
              <w:rPr>
                <w:rFonts w:asciiTheme="majorHAnsi" w:hAnsiTheme="majorHAnsi"/>
              </w:rPr>
            </w:pPr>
            <w:proofErr w:type="gramStart"/>
            <w:r>
              <w:rPr>
                <w:rFonts w:asciiTheme="majorHAnsi" w:hAnsiTheme="majorHAnsi"/>
              </w:rPr>
              <w:t>Mg(</w:t>
            </w:r>
            <w:proofErr w:type="gramEnd"/>
            <w:r>
              <w:rPr>
                <w:rFonts w:asciiTheme="majorHAnsi" w:hAnsiTheme="majorHAnsi"/>
              </w:rPr>
              <w:t>t)</w:t>
            </w:r>
          </w:p>
        </w:tc>
        <w:tc>
          <w:tcPr>
            <w:tcW w:w="4656" w:type="dxa"/>
          </w:tcPr>
          <w:p w14:paraId="1152EFD7" w14:textId="1CC9F9E0" w:rsidR="00CC5FA7" w:rsidRDefault="00CC5FA7" w:rsidP="00CC5FA7">
            <w:pPr>
              <w:pStyle w:val="CDRBodyText"/>
              <w:ind w:firstLine="0"/>
              <w:rPr>
                <w:rFonts w:asciiTheme="majorHAnsi" w:hAnsiTheme="majorHAnsi"/>
              </w:rPr>
            </w:pPr>
            <w:r>
              <w:rPr>
                <w:rFonts w:asciiTheme="majorHAnsi" w:hAnsiTheme="majorHAnsi"/>
              </w:rPr>
              <w:t xml:space="preserve">The Mg II index at time t, determined as the ratio of core to wing emission in the Mg II </w:t>
            </w:r>
            <w:proofErr w:type="spellStart"/>
            <w:r>
              <w:rPr>
                <w:rFonts w:asciiTheme="majorHAnsi" w:hAnsiTheme="majorHAnsi"/>
              </w:rPr>
              <w:t>Fraunhofer</w:t>
            </w:r>
            <w:proofErr w:type="spellEnd"/>
            <w:r>
              <w:rPr>
                <w:rFonts w:asciiTheme="majorHAnsi" w:hAnsiTheme="majorHAnsi"/>
              </w:rPr>
              <w:t xml:space="preserve"> line</w:t>
            </w:r>
          </w:p>
        </w:tc>
        <w:tc>
          <w:tcPr>
            <w:tcW w:w="3192" w:type="dxa"/>
          </w:tcPr>
          <w:p w14:paraId="35C7CF37" w14:textId="36288890" w:rsidR="00CC5FA7" w:rsidRDefault="00CC5FA7" w:rsidP="00CC5FA7">
            <w:pPr>
              <w:pStyle w:val="CDRBodyText"/>
              <w:ind w:firstLine="0"/>
              <w:jc w:val="center"/>
              <w:rPr>
                <w:rFonts w:asciiTheme="majorHAnsi" w:hAnsiTheme="majorHAnsi"/>
              </w:rPr>
            </w:pPr>
            <w:proofErr w:type="gramStart"/>
            <w:r>
              <w:rPr>
                <w:rFonts w:asciiTheme="majorHAnsi" w:hAnsiTheme="majorHAnsi"/>
              </w:rPr>
              <w:t>units</w:t>
            </w:r>
            <w:proofErr w:type="gramEnd"/>
            <w:r>
              <w:rPr>
                <w:rFonts w:asciiTheme="majorHAnsi" w:hAnsiTheme="majorHAnsi"/>
              </w:rPr>
              <w:t xml:space="preserve"> of the GOME Mg index</w:t>
            </w: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w:t>
      </w:r>
      <w:proofErr w:type="gramStart"/>
      <w:r w:rsidR="002044DB" w:rsidRPr="006C06CB">
        <w:rPr>
          <w:rFonts w:asciiTheme="majorHAnsi" w:hAnsiTheme="majorHAnsi"/>
          <w:i/>
        </w:rPr>
        <w:t>F</w:t>
      </w:r>
      <w:r w:rsidR="002044DB">
        <w:rPr>
          <w:rFonts w:asciiTheme="majorHAnsi" w:hAnsiTheme="majorHAnsi"/>
        </w:rPr>
        <w:t>(</w:t>
      </w:r>
      <w:proofErr w:type="gramEnd"/>
      <w:r w:rsidR="002044DB" w:rsidRPr="006C06CB">
        <w:rPr>
          <w:rFonts w:asciiTheme="majorHAnsi" w:hAnsiTheme="majorHAnsi"/>
          <w:i/>
        </w:rPr>
        <w:t>t</w:t>
      </w:r>
      <w:r w:rsidR="002044DB">
        <w:rPr>
          <w:rFonts w:asciiTheme="majorHAnsi" w:hAnsiTheme="majorHAnsi"/>
        </w:rPr>
        <w:t xml:space="preserve">),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w:t>
      </w:r>
      <w:r w:rsidR="008536AE" w:rsidRPr="006C06CB">
        <w:rPr>
          <w:rFonts w:asciiTheme="majorHAnsi" w:hAnsiTheme="majorHAnsi"/>
          <w:i/>
        </w:rPr>
        <w:t>S</w:t>
      </w:r>
      <w:r w:rsidR="008536AE">
        <w:rPr>
          <w:rFonts w:asciiTheme="majorHAnsi" w:hAnsiTheme="majorHAnsi"/>
        </w:rPr>
        <w:t>(</w:t>
      </w:r>
      <w:r w:rsidR="008536AE" w:rsidRPr="006C06CB">
        <w:rPr>
          <w:rFonts w:asciiTheme="majorHAnsi" w:hAnsiTheme="majorHAnsi"/>
          <w:i/>
        </w:rPr>
        <w:t>t</w:t>
      </w:r>
      <w:r w:rsidR="008536AE">
        <w:rPr>
          <w:rFonts w:asciiTheme="majorHAnsi" w:hAnsiTheme="majorHAnsi"/>
        </w:rPr>
        <w:t xml:space="preserve">),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xml:space="preserve">, </w:t>
      </w:r>
      <w:r w:rsidR="00A25532" w:rsidRPr="006C06CB">
        <w:rPr>
          <w:rFonts w:asciiTheme="majorHAnsi" w:hAnsiTheme="majorHAnsi"/>
          <w:i/>
        </w:rPr>
        <w:t>T</w:t>
      </w:r>
      <w:r w:rsidR="00B91E60" w:rsidRPr="006C06CB">
        <w:rPr>
          <w:rFonts w:asciiTheme="majorHAnsi" w:hAnsiTheme="majorHAnsi"/>
          <w: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xml:space="preserve">, </w:t>
      </w:r>
      <w:proofErr w:type="gramStart"/>
      <w:r w:rsidR="00A25532" w:rsidRPr="006C06CB">
        <w:rPr>
          <w:rFonts w:asciiTheme="majorHAnsi" w:hAnsiTheme="majorHAnsi"/>
          <w:i/>
        </w:rPr>
        <w:t>I</w:t>
      </w:r>
      <w:r w:rsidR="00B91E60" w:rsidRPr="006C06CB">
        <w:rPr>
          <w:rFonts w:asciiTheme="majorHAnsi" w:hAnsiTheme="majorHAnsi"/>
          <w:i/>
          <w:vertAlign w:val="subscript"/>
        </w:rPr>
        <w:t>Q</w:t>
      </w:r>
      <w:r w:rsidR="00B91E60" w:rsidRPr="00CC3AB6">
        <w:rPr>
          <w:rFonts w:asciiTheme="majorHAnsi" w:hAnsiTheme="majorHAnsi"/>
        </w:rPr>
        <w:t>(</w:t>
      </w:r>
      <w:proofErr w:type="gramEnd"/>
      <w:r w:rsidR="00B91E60" w:rsidRPr="006C06CB">
        <w:rPr>
          <w:rFonts w:asciiTheme="majorHAnsi" w:hAnsiTheme="majorHAnsi"/>
          <w: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lastRenderedPageBreak/>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237C509F"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xml:space="preserve">. Total solar irradiance, </w:t>
      </w:r>
      <w:proofErr w:type="gramStart"/>
      <w:r w:rsidR="00372423" w:rsidRPr="006C06CB">
        <w:rPr>
          <w:color w:val="000000"/>
        </w:rPr>
        <w:t>T</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is the total, spectrally integrated (i.e., bolometric) energy input to the top of the Earth’s atmosphere, at a standard (invariant) distance of one Astronomical Unit (1AU) from the Sun. Its units are W m</w:t>
      </w:r>
      <w:r w:rsidR="00CC5FA7" w:rsidRPr="00CC5FA7">
        <w:rPr>
          <w:i w:val="0"/>
          <w:color w:val="000000"/>
          <w:vertAlign w:val="superscript"/>
        </w:rPr>
        <w:t>-</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xml:space="preserve">, </w:t>
      </w:r>
      <w:proofErr w:type="gramStart"/>
      <w:r w:rsidR="00A25532" w:rsidRPr="006C06CB">
        <w:rPr>
          <w:color w:val="000000"/>
        </w:rPr>
        <w:t>I</w:t>
      </w:r>
      <w:r w:rsidR="00372423">
        <w:rPr>
          <w:i w:val="0"/>
          <w:color w:val="000000"/>
        </w:rPr>
        <w:t>(</w:t>
      </w:r>
      <w:proofErr w:type="gramEnd"/>
      <w:r w:rsidR="00372423" w:rsidRPr="006C06CB">
        <w:rPr>
          <w:color w:val="000000"/>
        </w:rPr>
        <w:sym w:font="Symbol" w:char="F06C"/>
      </w:r>
      <w:r w:rsidR="00372423">
        <w:rPr>
          <w:i w:val="0"/>
          <w:color w:val="000000"/>
        </w:rPr>
        <w:t>,</w:t>
      </w:r>
      <w:r w:rsidR="00372423" w:rsidRPr="006C06CB">
        <w:rPr>
          <w:color w:val="000000"/>
        </w:rPr>
        <w:t>t</w:t>
      </w:r>
      <w:r w:rsidR="00372423">
        <w:rPr>
          <w:i w:val="0"/>
          <w:color w:val="000000"/>
        </w:rPr>
        <w: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m</w:t>
      </w:r>
      <w:r w:rsidR="00CC5FA7" w:rsidRPr="00CC5FA7">
        <w:rPr>
          <w:i w:val="0"/>
          <w:color w:val="000000"/>
          <w:vertAlign w:val="superscript"/>
        </w:rPr>
        <w:t>-</w:t>
      </w:r>
      <w:r w:rsidR="00BD7383" w:rsidRPr="0050433F">
        <w:rPr>
          <w:i w:val="0"/>
          <w:color w:val="000000"/>
          <w:vertAlign w:val="superscript"/>
        </w:rPr>
        <w:t>2</w:t>
      </w:r>
      <w:r w:rsidR="00BD7383">
        <w:rPr>
          <w:i w:val="0"/>
          <w:color w:val="000000"/>
        </w:rPr>
        <w:t xml:space="preserve"> per band.</w:t>
      </w:r>
    </w:p>
    <w:p w14:paraId="67830C3D" w14:textId="531A15C4"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It is described in a separated ATBD (</w:t>
      </w:r>
      <w:r w:rsidR="00C90547">
        <w:rPr>
          <w:i w:val="0"/>
        </w:rPr>
        <w:t>Coddington et al., 2013)</w:t>
      </w:r>
      <w:r w:rsidR="00372423">
        <w:rPr>
          <w:i w:val="0"/>
          <w:color w:val="000000"/>
        </w:rPr>
        <w:t xml:space="preserve">.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 xml:space="preserve">darkening, </w:t>
      </w:r>
      <w:proofErr w:type="gramStart"/>
      <w:r w:rsidR="00372423" w:rsidRPr="006C06CB">
        <w:rPr>
          <w:color w:val="000000"/>
        </w:rPr>
        <w:t>S</w:t>
      </w:r>
      <w:r w:rsidR="00372423">
        <w:rPr>
          <w:i w:val="0"/>
          <w:color w:val="000000"/>
        </w:rPr>
        <w:t>(</w:t>
      </w:r>
      <w:proofErr w:type="gramEnd"/>
      <w:r w:rsidR="00372423" w:rsidRPr="006C06CB">
        <w:rPr>
          <w:color w:val="000000"/>
        </w:rPr>
        <w:t>t</w:t>
      </w:r>
      <w:r w:rsidR="00372423">
        <w:rPr>
          <w:i w:val="0"/>
          <w:color w:val="000000"/>
        </w:rPr>
        <w:t>),</w:t>
      </w:r>
      <w:r>
        <w:rPr>
          <w:i w:val="0"/>
          <w:color w:val="000000"/>
        </w:rPr>
        <w:t xml:space="preserve"> and facular brightening</w:t>
      </w:r>
      <w:r w:rsidR="00372423">
        <w:rPr>
          <w:i w:val="0"/>
          <w:color w:val="000000"/>
        </w:rPr>
        <w:t xml:space="preserve">, </w:t>
      </w:r>
      <w:r w:rsidR="00372423" w:rsidRPr="006C06CB">
        <w:rPr>
          <w:color w:val="000000"/>
        </w:rPr>
        <w:t>F</w:t>
      </w:r>
      <w:r w:rsidR="00372423">
        <w:rPr>
          <w:i w:val="0"/>
          <w:color w:val="000000"/>
        </w:rPr>
        <w:t>(</w:t>
      </w:r>
      <w:r w:rsidR="00372423" w:rsidRPr="006C06CB">
        <w:rPr>
          <w:color w:val="000000"/>
        </w:rPr>
        <w:t>t</w:t>
      </w:r>
      <w:r w:rsidR="00372423">
        <w:rPr>
          <w:i w:val="0"/>
          <w:color w:val="000000"/>
        </w:rPr>
        <w: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2E05E01D" w:rsidR="00A52911" w:rsidRPr="00C53635" w:rsidRDefault="00A52911" w:rsidP="00A52911">
      <w:pPr>
        <w:pStyle w:val="CDRTableCaption"/>
      </w:pPr>
      <w:r>
        <w:t xml:space="preserve">Table </w:t>
      </w:r>
      <w:r w:rsidR="00D440E8">
        <w:t>2</w:t>
      </w:r>
      <w:r>
        <w:t>:</w:t>
      </w:r>
      <w:r w:rsidR="00CC5FA7" w:rsidRPr="00CC5FA7">
        <w:t xml:space="preserve"> </w:t>
      </w:r>
      <w:r w:rsidR="00CC5FA7">
        <w:t>Products that this CDR provides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lastRenderedPageBreak/>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6F98C979" w:rsidR="005279C4" w:rsidRDefault="006C06CB" w:rsidP="00A52911">
            <w:pPr>
              <w:pStyle w:val="CDRTableText"/>
              <w:keepNext/>
            </w:pPr>
            <w:r>
              <w:t>1978-presen</w:t>
            </w:r>
            <w:r w:rsidR="005279C4">
              <w:t>t</w:t>
            </w:r>
          </w:p>
        </w:tc>
        <w:tc>
          <w:tcPr>
            <w:tcW w:w="1800" w:type="dxa"/>
          </w:tcPr>
          <w:p w14:paraId="0B9D53C7" w14:textId="472B6DC3" w:rsidR="005279C4" w:rsidRDefault="005279C4" w:rsidP="00A52911">
            <w:pPr>
              <w:pStyle w:val="CDRTableText"/>
              <w:keepNext/>
            </w:pPr>
            <w:proofErr w:type="gramStart"/>
            <w:r>
              <w:t>daily</w:t>
            </w:r>
            <w:proofErr w:type="gramEnd"/>
            <w:r>
              <w:t xml:space="preserve">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661E1C" w:rsidR="005279C4" w:rsidRDefault="00B14EDF" w:rsidP="00A52911">
            <w:pPr>
              <w:pStyle w:val="CDRTableText"/>
              <w:keepNext/>
            </w:pPr>
            <w:r>
              <w:t>1882-presen</w:t>
            </w:r>
            <w:r w:rsidR="005279C4">
              <w:t>t</w:t>
            </w:r>
          </w:p>
        </w:tc>
        <w:tc>
          <w:tcPr>
            <w:tcW w:w="1800" w:type="dxa"/>
          </w:tcPr>
          <w:p w14:paraId="40EBEE06" w14:textId="7BCD19FD" w:rsidR="005279C4" w:rsidRDefault="005279C4" w:rsidP="00A52911">
            <w:pPr>
              <w:pStyle w:val="CDRTableText"/>
              <w:keepNext/>
            </w:pPr>
            <w:proofErr w:type="gramStart"/>
            <w:r>
              <w:t>daily</w:t>
            </w:r>
            <w:proofErr w:type="gramEnd"/>
            <w:r>
              <w:t>,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proofErr w:type="gramStart"/>
            <w:r>
              <w:t>annually</w:t>
            </w:r>
            <w:proofErr w:type="gramEnd"/>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w:t>
            </w:r>
            <w:proofErr w:type="gramStart"/>
            <w:r>
              <w:t>variable</w:t>
            </w:r>
            <w:proofErr w:type="gramEnd"/>
            <w:r>
              <w:t xml:space="preserv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proofErr w:type="gramStart"/>
            <w:r>
              <w:t>daily</w:t>
            </w:r>
            <w:proofErr w:type="gramEnd"/>
            <w:r>
              <w:t>,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w:t>
            </w:r>
            <w:proofErr w:type="gramStart"/>
            <w:r>
              <w:t>variable</w:t>
            </w:r>
            <w:proofErr w:type="gramEnd"/>
            <w:r>
              <w:t xml:space="preserv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proofErr w:type="gramStart"/>
            <w:r>
              <w:t>annually</w:t>
            </w:r>
            <w:proofErr w:type="gramEnd"/>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3167D71E" w:rsidR="005279C4" w:rsidRDefault="00D17406" w:rsidP="002E5F59">
            <w:pPr>
              <w:pStyle w:val="CDRTableText"/>
              <w:keepNext/>
              <w:jc w:val="center"/>
            </w:pPr>
            <w:r>
              <w:t>Three</w:t>
            </w:r>
            <w:r w:rsidR="00792863">
              <w:t xml:space="preserve">, </w:t>
            </w:r>
            <w:commentRangeStart w:id="6"/>
            <w:r w:rsidR="00792863">
              <w:t>measured</w:t>
            </w:r>
            <w:commentRangeEnd w:id="6"/>
            <w:r w:rsidR="00792863">
              <w:rPr>
                <w:rStyle w:val="CommentReference"/>
                <w:rFonts w:ascii="Arial" w:hAnsi="Arial"/>
              </w:rPr>
              <w:commentReference w:id="6"/>
            </w:r>
            <w:r w:rsidR="00792863">
              <w:t>,</w:t>
            </w:r>
            <w:r>
              <w:t xml:space="preserve"> individual reference spectra representative of minimum (Quiet) Sun conditions, moderate and high Sun activity; </w:t>
            </w:r>
            <w:r w:rsidR="002E5F59">
              <w:t>single file(s) – no update cadence</w:t>
            </w: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w:t>
            </w:r>
            <w:proofErr w:type="gramStart"/>
            <w:r>
              <w:t>estimated</w:t>
            </w:r>
            <w:proofErr w:type="gramEnd"/>
            <w:r>
              <w:t>)</w:t>
            </w:r>
          </w:p>
        </w:tc>
        <w:tc>
          <w:tcPr>
            <w:tcW w:w="1800" w:type="dxa"/>
          </w:tcPr>
          <w:p w14:paraId="7937EC21" w14:textId="775D8174" w:rsidR="00055C32" w:rsidRDefault="00731007" w:rsidP="002E5F59">
            <w:pPr>
              <w:pStyle w:val="CDRTableText"/>
              <w:keepNext/>
              <w:jc w:val="center"/>
            </w:pPr>
            <w:commentRangeStart w:id="7"/>
            <w:r>
              <w:t>S</w:t>
            </w:r>
            <w:r w:rsidR="00D17406">
              <w:t>ing</w:t>
            </w:r>
            <w:commentRangeEnd w:id="7"/>
            <w:r>
              <w:rPr>
                <w:rStyle w:val="CommentReference"/>
                <w:rFonts w:ascii="Arial" w:hAnsi="Arial"/>
              </w:rPr>
              <w:commentReference w:id="7"/>
            </w:r>
            <w:r w:rsidR="00D17406">
              <w:t>le</w:t>
            </w:r>
            <w:r w:rsidR="00DF4963">
              <w:t>, modeled,</w:t>
            </w:r>
            <w:r w:rsidR="00D17406">
              <w:t xml:space="preserve"> spectrum representative of Maunder minimum </w:t>
            </w:r>
            <w:r w:rsidR="00DF4963">
              <w:t>Sun activity</w:t>
            </w:r>
            <w:r w:rsidR="00D50CDC">
              <w:t xml:space="preserve">; </w:t>
            </w:r>
            <w:r w:rsidR="002E5F59">
              <w:t>single file – no update cadence</w:t>
            </w: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8" w:name="_Toc269030676"/>
      <w:r>
        <w:t xml:space="preserve">Instrument </w:t>
      </w:r>
      <w:r w:rsidR="00BD7383">
        <w:t xml:space="preserve">and Model </w:t>
      </w:r>
      <w:r>
        <w:t>Characteristics</w:t>
      </w:r>
      <w:bookmarkEnd w:id="8"/>
    </w:p>
    <w:p w14:paraId="631E499F" w14:textId="02E4EFDD"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t</w:t>
      </w:r>
      <w:r w:rsidR="002C5470">
        <w:rPr>
          <w:i w:val="0"/>
          <w:color w:val="000000"/>
        </w:rPr>
        <w:t xml:space="preserve">hat measured by the Total </w:t>
      </w:r>
      <w:r w:rsidR="007E05A4">
        <w:rPr>
          <w:i w:val="0"/>
          <w:color w:val="000000"/>
        </w:rPr>
        <w:t xml:space="preserve">and Spectral </w:t>
      </w:r>
      <w:r w:rsidR="002C5470">
        <w:rPr>
          <w:i w:val="0"/>
          <w:color w:val="000000"/>
        </w:rPr>
        <w:t xml:space="preserve">Solar </w:t>
      </w:r>
      <w:r w:rsidR="007E05A4">
        <w:rPr>
          <w:i w:val="0"/>
          <w:color w:val="000000"/>
        </w:rPr>
        <w:t xml:space="preserve">Irradiance Sensor (TSIS), which a </w:t>
      </w:r>
      <w:r w:rsidR="00835267">
        <w:rPr>
          <w:i w:val="0"/>
          <w:color w:val="000000"/>
        </w:rPr>
        <w:t>separate AT</w:t>
      </w:r>
      <w:r w:rsidR="00205BD0">
        <w:rPr>
          <w:i w:val="0"/>
          <w:color w:val="000000"/>
        </w:rPr>
        <w:t>BD</w:t>
      </w:r>
      <w:r w:rsidR="00835267">
        <w:rPr>
          <w:i w:val="0"/>
          <w:color w:val="000000"/>
        </w:rPr>
        <w:t xml:space="preserve"> document</w:t>
      </w:r>
      <w:r w:rsidR="008914C5" w:rsidRPr="008914C5">
        <w:rPr>
          <w:i w:val="0"/>
          <w:color w:val="000000"/>
        </w:rPr>
        <w:t xml:space="preserve"> </w:t>
      </w:r>
      <w:r w:rsidR="008914C5" w:rsidRPr="00205BD0">
        <w:rPr>
          <w:i w:val="0"/>
        </w:rPr>
        <w:t xml:space="preserve">describes </w:t>
      </w:r>
      <w:r w:rsidR="007E05A4" w:rsidRPr="00205BD0">
        <w:rPr>
          <w:i w:val="0"/>
        </w:rPr>
        <w:t>(</w:t>
      </w:r>
      <w:r w:rsidR="00C90547" w:rsidRPr="00205BD0">
        <w:rPr>
          <w:i w:val="0"/>
        </w:rPr>
        <w:t>Coddington et al., 2013)</w:t>
      </w:r>
      <w:r w:rsidR="007E05A4" w:rsidRPr="00205BD0">
        <w:rPr>
          <w:i w:val="0"/>
        </w:rPr>
        <w:t xml:space="preserve">.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w:t>
      </w:r>
      <w:r w:rsidR="00835267" w:rsidRPr="00205BD0">
        <w:rPr>
          <w:i w:val="0"/>
          <w:color w:val="000000"/>
        </w:rPr>
        <w:t>od</w:t>
      </w:r>
      <w:r w:rsidR="00835267">
        <w:rPr>
          <w:i w:val="0"/>
          <w:color w:val="000000"/>
        </w:rPr>
        <w:t>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 xml:space="preserve">sunspots to </w:t>
      </w:r>
      <w:r w:rsidR="00E612C0">
        <w:rPr>
          <w:i w:val="0"/>
          <w:color w:val="000000"/>
        </w:rPr>
        <w:lastRenderedPageBreak/>
        <w:t>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28A772B0"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 xml:space="preserve">TSIS, </w:t>
      </w:r>
      <w:commentRangeStart w:id="9"/>
      <w:r>
        <w:rPr>
          <w:i w:val="0"/>
          <w:color w:val="000000"/>
        </w:rPr>
        <w:t>after adjustment to match the wavelength bins on which the TSIS SIM measurements are reported</w:t>
      </w:r>
      <w:commentRangeEnd w:id="9"/>
      <w:r w:rsidR="009A46DB">
        <w:rPr>
          <w:rStyle w:val="CommentReference"/>
          <w:rFonts w:ascii="Arial" w:hAnsi="Arial"/>
          <w:i w:val="0"/>
        </w:rPr>
        <w:commentReference w:id="9"/>
      </w:r>
      <w:r>
        <w:rPr>
          <w:i w:val="0"/>
          <w:color w:val="000000"/>
        </w:rPr>
        <w:t>.</w:t>
      </w:r>
      <w:r w:rsidR="00D261E1">
        <w:rPr>
          <w:i w:val="0"/>
          <w:color w:val="000000"/>
        </w:rPr>
        <w:t xml:space="preserve"> The SIM has a </w:t>
      </w:r>
      <w:r w:rsidR="00E20CD8">
        <w:rPr>
          <w:i w:val="0"/>
          <w:color w:val="000000"/>
        </w:rPr>
        <w:t xml:space="preserve">single </w:t>
      </w:r>
      <w:r w:rsidR="00D261E1">
        <w:rPr>
          <w:i w:val="0"/>
          <w:color w:val="000000"/>
        </w:rPr>
        <w:t xml:space="preserve">dispersive optical element, a prism, and </w:t>
      </w:r>
      <w:r w:rsidR="00E20CD8">
        <w:rPr>
          <w:i w:val="0"/>
          <w:color w:val="000000"/>
        </w:rPr>
        <w:t>the spectral resolution is a strong function of wavelength</w:t>
      </w:r>
      <w:r w:rsidR="00D261E1">
        <w:rPr>
          <w:i w:val="0"/>
          <w:color w:val="000000"/>
        </w:rPr>
        <w:t xml:space="preserve"> </w:t>
      </w:r>
      <w:r w:rsidR="00E20CD8">
        <w:rPr>
          <w:i w:val="0"/>
          <w:color w:val="000000"/>
        </w:rPr>
        <w:t>related to the geometry of the prism and the optical dispersion of the fused silica prism material</w:t>
      </w:r>
      <w:r w:rsidR="009A6610">
        <w:rPr>
          <w:i w:val="0"/>
          <w:color w:val="000000"/>
        </w:rPr>
        <w:t xml:space="preserve"> </w:t>
      </w:r>
      <w:r w:rsidR="00D261E1" w:rsidRPr="00A666D1">
        <w:rPr>
          <w:rFonts w:asciiTheme="majorHAnsi" w:hAnsiTheme="majorHAnsi"/>
          <w:i w:val="0"/>
        </w:rPr>
        <w:t>(</w:t>
      </w:r>
      <w:r w:rsidR="00D261E1">
        <w:rPr>
          <w:rFonts w:asciiTheme="majorHAnsi" w:hAnsiTheme="majorHAnsi"/>
          <w:i w:val="0"/>
        </w:rPr>
        <w:t>Coddington et al., 2013)</w:t>
      </w:r>
      <w:r w:rsidR="00D261E1">
        <w:rPr>
          <w:i w:val="0"/>
          <w:color w:val="000000"/>
        </w:rPr>
        <w:t xml:space="preserve">. </w:t>
      </w:r>
      <w:r w:rsidR="008768A1">
        <w:rPr>
          <w:i w:val="0"/>
          <w:color w:val="000000"/>
        </w:rPr>
        <w:t xml:space="preserve">The </w:t>
      </w:r>
      <w:r w:rsidR="004F09F5">
        <w:rPr>
          <w:i w:val="0"/>
          <w:color w:val="000000"/>
        </w:rPr>
        <w:t>m</w:t>
      </w:r>
      <w:r w:rsidR="00D261E1">
        <w:rPr>
          <w:i w:val="0"/>
          <w:color w:val="000000"/>
        </w:rPr>
        <w:t xml:space="preserve">easured spectra are </w:t>
      </w:r>
      <w:r w:rsidR="008768A1">
        <w:rPr>
          <w:i w:val="0"/>
          <w:color w:val="000000"/>
        </w:rPr>
        <w:t xml:space="preserve">therefore </w:t>
      </w:r>
      <w:r w:rsidR="00D261E1">
        <w:rPr>
          <w:i w:val="0"/>
          <w:color w:val="000000"/>
        </w:rPr>
        <w:t>interpolated onto 1 nm wavelength bins</w:t>
      </w:r>
      <w:r w:rsidR="008768A1">
        <w:rPr>
          <w:i w:val="0"/>
          <w:color w:val="000000"/>
        </w:rPr>
        <w:t xml:space="preserve"> for the development of the NRLSSI2 model coefficients and for </w:t>
      </w:r>
      <w:r w:rsidR="00F83746">
        <w:rPr>
          <w:i w:val="0"/>
          <w:color w:val="000000"/>
        </w:rPr>
        <w:t xml:space="preserve">comparison against the modeled </w:t>
      </w:r>
      <w:r w:rsidR="008768A1">
        <w:rPr>
          <w:i w:val="0"/>
          <w:color w:val="000000"/>
        </w:rPr>
        <w:t>data.</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10" w:name="_Toc269030677"/>
      <w:r>
        <w:lastRenderedPageBreak/>
        <w:t>Algorithm Description</w:t>
      </w:r>
      <w:bookmarkEnd w:id="10"/>
    </w:p>
    <w:p w14:paraId="2F397CBD" w14:textId="4ABC266E" w:rsidR="00D42547" w:rsidRPr="00BD0310" w:rsidRDefault="000C19D7" w:rsidP="00D42547">
      <w:pPr>
        <w:pStyle w:val="CDRHeading2"/>
      </w:pPr>
      <w:bookmarkStart w:id="11" w:name="_Toc269030678"/>
      <w:r>
        <w:t>Algorithm Overview</w:t>
      </w:r>
      <w:bookmarkEnd w:id="11"/>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w:t>
      </w:r>
      <w:proofErr w:type="gramStart"/>
      <w:r w:rsidR="00E70651" w:rsidRPr="0033535E">
        <w:rPr>
          <w:rFonts w:asciiTheme="majorHAnsi" w:hAnsiTheme="majorHAnsi"/>
          <w:i/>
          <w:color w:val="000000"/>
        </w:rPr>
        <w:t>F</w:t>
      </w:r>
      <w:r w:rsidR="00E70651" w:rsidRPr="00E612C0">
        <w:rPr>
          <w:rFonts w:asciiTheme="majorHAnsi" w:hAnsiTheme="majorHAnsi"/>
          <w:color w:val="000000"/>
        </w:rPr>
        <w:t>(</w:t>
      </w:r>
      <w:proofErr w:type="gramEnd"/>
      <w:r w:rsidR="00E70651" w:rsidRPr="0033535E">
        <w:rPr>
          <w:rFonts w:asciiTheme="majorHAnsi" w:hAnsiTheme="majorHAnsi"/>
          <w:i/>
          <w:color w:val="000000"/>
        </w:rPr>
        <w:t>t</w:t>
      </w:r>
      <w:r w:rsidR="00E70651" w:rsidRPr="00E612C0">
        <w:rPr>
          <w:rFonts w:asciiTheme="majorHAnsi" w:hAnsiTheme="majorHAnsi"/>
          <w:color w:val="000000"/>
        </w:rPr>
        <w:t xml:space="preserve">),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w:t>
      </w:r>
      <w:r w:rsidR="004A738B" w:rsidRPr="0033535E">
        <w:rPr>
          <w:rFonts w:asciiTheme="majorHAnsi" w:hAnsiTheme="majorHAnsi"/>
          <w:i/>
          <w:color w:val="000000"/>
        </w:rPr>
        <w:t>S</w:t>
      </w:r>
      <w:r w:rsidR="004A738B" w:rsidRPr="00E612C0">
        <w:rPr>
          <w:rFonts w:asciiTheme="majorHAnsi" w:hAnsiTheme="majorHAnsi"/>
          <w:color w:val="000000"/>
        </w:rPr>
        <w:t>(</w:t>
      </w:r>
      <w:r w:rsidR="004A738B" w:rsidRPr="0033535E">
        <w:rPr>
          <w:rFonts w:asciiTheme="majorHAnsi" w:hAnsiTheme="majorHAnsi"/>
          <w:i/>
          <w:color w:val="000000"/>
        </w:rPr>
        <w:t>t</w:t>
      </w:r>
      <w:r w:rsidR="004A738B" w:rsidRPr="00E612C0">
        <w:rPr>
          <w:rFonts w:asciiTheme="majorHAnsi" w:hAnsiTheme="majorHAnsi"/>
          <w:color w:val="000000"/>
        </w:rPr>
        <w:t xml:space="preserve">), </w:t>
      </w:r>
      <w:r w:rsidR="00BC6B3F">
        <w:rPr>
          <w:rFonts w:asciiTheme="majorHAnsi" w:hAnsiTheme="majorHAnsi"/>
          <w:color w:val="000000"/>
        </w:rPr>
        <w:t>indices</w:t>
      </w:r>
      <w:r w:rsidR="00CC3AB6">
        <w:rPr>
          <w:rFonts w:asciiTheme="majorHAnsi" w:hAnsiTheme="majorHAnsi"/>
          <w:color w:val="000000"/>
        </w:rPr>
        <w:t xml:space="preserve">, each of which varies with time, </w:t>
      </w:r>
      <w:r w:rsidR="00CC3AB6" w:rsidRPr="0033535E">
        <w:rPr>
          <w:rFonts w:asciiTheme="majorHAnsi" w:hAnsiTheme="majorHAnsi"/>
          <w:i/>
          <w:color w:val="000000"/>
        </w:rPr>
        <w:t>t</w:t>
      </w:r>
      <w:r w:rsidR="00CC3AB6">
        <w:rPr>
          <w:rFonts w:asciiTheme="majorHAnsi" w:hAnsiTheme="majorHAnsi"/>
          <w:color w:val="000000"/>
        </w:rPr>
        <w:t>.</w:t>
      </w:r>
      <w:r w:rsidR="00716D73">
        <w:rPr>
          <w:rFonts w:asciiTheme="majorHAnsi" w:hAnsiTheme="majorHAnsi"/>
        </w:rPr>
        <w:t xml:space="preserve"> </w:t>
      </w:r>
    </w:p>
    <w:p w14:paraId="5F847084" w14:textId="755945E5"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w:t>
      </w:r>
      <w:r w:rsidR="00D50B2F">
        <w:rPr>
          <w:rFonts w:asciiTheme="majorHAnsi" w:hAnsiTheme="majorHAnsi"/>
        </w:rPr>
        <w:t xml:space="preserve"> (see Table 2) (</w:t>
      </w:r>
      <w:commentRangeStart w:id="12"/>
      <w:r w:rsidR="00D50B2F">
        <w:rPr>
          <w:rFonts w:asciiTheme="majorHAnsi" w:hAnsiTheme="majorHAnsi"/>
        </w:rPr>
        <w:t>add refs</w:t>
      </w:r>
      <w:commentRangeEnd w:id="12"/>
      <w:r w:rsidR="00D50B2F">
        <w:rPr>
          <w:rStyle w:val="CommentReference"/>
          <w:rFonts w:ascii="Arial" w:hAnsi="Arial"/>
        </w:rPr>
        <w:commentReference w:id="12"/>
      </w:r>
      <w:r w:rsidR="00D50B2F">
        <w:rPr>
          <w:rFonts w:asciiTheme="majorHAnsi" w:hAnsiTheme="majorHAnsi"/>
        </w:rPr>
        <w:t>)</w:t>
      </w:r>
      <w:r w:rsidR="00E70651" w:rsidRPr="00E612C0">
        <w:rPr>
          <w:rFonts w:asciiTheme="majorHAnsi" w:hAnsiTheme="majorHAnsi"/>
        </w:rPr>
        <w:t>. For the purposes of the algorithm, the quiet sun irradiance is that corresponding to the absence of both sunspots and faculae.</w:t>
      </w:r>
      <w:r w:rsidRPr="00E612C0">
        <w:rPr>
          <w:rFonts w:asciiTheme="majorHAnsi" w:hAnsiTheme="majorHAnsi"/>
        </w:rPr>
        <w:t xml:space="preserve"> </w:t>
      </w:r>
      <w:commentRangeStart w:id="13"/>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commentRangeEnd w:id="13"/>
      <w:r w:rsidR="009A46DB">
        <w:rPr>
          <w:rStyle w:val="CommentReference"/>
          <w:rFonts w:ascii="Arial" w:hAnsi="Arial"/>
        </w:rPr>
        <w:commentReference w:id="13"/>
      </w:r>
      <w:r w:rsidR="00BC0559">
        <w:rPr>
          <w:rFonts w:asciiTheme="majorHAnsi" w:hAnsiTheme="majorHAnsi"/>
        </w:rPr>
        <w:t>.</w:t>
      </w:r>
      <w:r w:rsidR="00716D73">
        <w:rPr>
          <w:rFonts w:asciiTheme="majorHAnsi" w:hAnsiTheme="majorHAnsi"/>
        </w:rPr>
        <w:t xml:space="preserve"> </w:t>
      </w:r>
    </w:p>
    <w:p w14:paraId="3230ED72" w14:textId="7228AF8A" w:rsidR="00016D9A" w:rsidRPr="00E612C0" w:rsidRDefault="00CC5FA7" w:rsidP="00C21A20">
      <w:pPr>
        <w:pStyle w:val="CDRBodyText"/>
        <w:ind w:firstLine="0"/>
        <w:rPr>
          <w:rFonts w:asciiTheme="majorHAnsi" w:hAnsiTheme="majorHAnsi"/>
        </w:rPr>
      </w:pPr>
      <w:r>
        <w:rPr>
          <w:rFonts w:asciiTheme="majorHAnsi" w:hAnsiTheme="majorHAnsi"/>
        </w:rPr>
        <w:t>Table 2</w:t>
      </w:r>
      <w:r w:rsidR="00716D73">
        <w:rPr>
          <w:rFonts w:asciiTheme="majorHAnsi" w:hAnsiTheme="majorHAnsi"/>
        </w:rPr>
        <w:t xml:space="preserve"> summarizes the </w:t>
      </w:r>
      <w:r>
        <w:rPr>
          <w:rFonts w:asciiTheme="majorHAnsi" w:hAnsiTheme="majorHAnsi"/>
        </w:rPr>
        <w:t xml:space="preserve">outputs of the </w:t>
      </w:r>
      <w:r w:rsidR="007078FC">
        <w:rPr>
          <w:rFonts w:asciiTheme="majorHAnsi" w:hAnsiTheme="majorHAnsi"/>
        </w:rPr>
        <w:t>algorithm</w:t>
      </w:r>
      <w:r w:rsidR="00716D73">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14" w:name="_Toc269030679"/>
      <w:r>
        <w:t>Processing Outline</w:t>
      </w:r>
      <w:bookmarkEnd w:id="14"/>
    </w:p>
    <w:p w14:paraId="683AA2DB" w14:textId="22CBE57F"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 xml:space="preserve">total solar irradiance, </w:t>
      </w:r>
      <w:proofErr w:type="gramStart"/>
      <w:r w:rsidR="003110C3" w:rsidRPr="0033535E">
        <w:t>T</w:t>
      </w:r>
      <w:r w:rsidR="003110C3" w:rsidRPr="00C014C0">
        <w:rPr>
          <w:i w:val="0"/>
        </w:rPr>
        <w:t>(</w:t>
      </w:r>
      <w:proofErr w:type="gramEnd"/>
      <w:r w:rsidR="003110C3" w:rsidRPr="00245CC0">
        <w:t>t</w:t>
      </w:r>
      <w:r w:rsidR="003110C3" w:rsidRPr="00C014C0">
        <w:rPr>
          <w:i w:val="0"/>
        </w:rPr>
        <w:t xml:space="preserve">), and solar spectral irradiance, </w:t>
      </w:r>
      <w:r w:rsidR="003110C3" w:rsidRPr="0033535E">
        <w:t>I</w:t>
      </w:r>
      <w:r w:rsidR="003110C3" w:rsidRPr="00C014C0">
        <w:rPr>
          <w:i w:val="0"/>
        </w:rPr>
        <w:t>(</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w:t>
      </w:r>
      <w:r w:rsidR="009172E0">
        <w:rPr>
          <w:rFonts w:asciiTheme="majorHAnsi" w:hAnsiTheme="majorHAnsi"/>
          <w:i w:val="0"/>
        </w:rPr>
        <w:t xml:space="preserv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oMath>
      <w:r w:rsidR="009172E0">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CD2E3F">
        <w:rPr>
          <w:rFonts w:asciiTheme="majorHAnsi" w:hAnsiTheme="majorHAnsi"/>
          <w:i w:val="0"/>
        </w:rPr>
        <w:t xml:space="preserve">, </w:t>
      </w:r>
      <w:r w:rsidR="00421366">
        <w:rPr>
          <w:rFonts w:asciiTheme="majorHAnsi" w:hAnsiTheme="majorHAnsi"/>
          <w:i w:val="0"/>
        </w:rPr>
        <w:t>respectively:</w:t>
      </w:r>
    </w:p>
    <w:p w14:paraId="5CD72092" w14:textId="79457534" w:rsidR="00421366" w:rsidRPr="00DC76E8" w:rsidRDefault="0002017C"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proofErr w:type="gramStart"/>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proofErr w:type="gramEnd"/>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proofErr w:type="gramStart"/>
      <w:r>
        <w:rPr>
          <w:i w:val="0"/>
        </w:rPr>
        <w:t>such</w:t>
      </w:r>
      <w:proofErr w:type="gramEnd"/>
      <w:r>
        <w:rPr>
          <w:i w:val="0"/>
        </w:rPr>
        <w:t xml:space="preserve">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02017C"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proofErr w:type="gramStart"/>
      <w:r w:rsidR="00601D67" w:rsidRPr="00FB6562">
        <w:rPr>
          <w:rFonts w:asciiTheme="majorHAnsi" w:hAnsiTheme="majorHAnsi"/>
          <w:color w:val="000000"/>
        </w:rPr>
        <w:t>S</w:t>
      </w:r>
      <w:r w:rsidR="00601D67" w:rsidRPr="007E67C3">
        <w:rPr>
          <w:rFonts w:asciiTheme="majorHAnsi" w:hAnsiTheme="majorHAnsi"/>
          <w:i w:val="0"/>
          <w:color w:val="000000"/>
        </w:rPr>
        <w:t>(</w:t>
      </w:r>
      <w:proofErr w:type="gramEnd"/>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proofErr w:type="gramStart"/>
      <w:r>
        <w:rPr>
          <w:rFonts w:asciiTheme="majorHAnsi" w:hAnsiTheme="majorHAnsi"/>
          <w:i w:val="0"/>
        </w:rPr>
        <w:t>and</w:t>
      </w:r>
      <w:proofErr w:type="gramEnd"/>
      <w:r>
        <w:rPr>
          <w:rFonts w:asciiTheme="majorHAnsi" w:hAnsiTheme="majorHAnsi"/>
          <w:i w:val="0"/>
        </w:rPr>
        <w:t xml:space="preserve">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proofErr w:type="gramStart"/>
      <w:r>
        <w:rPr>
          <w:i w:val="0"/>
        </w:rPr>
        <w:t>such</w:t>
      </w:r>
      <w:proofErr w:type="gramEnd"/>
      <w:r>
        <w:rPr>
          <w:i w:val="0"/>
        </w:rPr>
        <w:t xml:space="preserve">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4"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w:t>
      </w:r>
      <w:proofErr w:type="gramStart"/>
      <w:r w:rsidRPr="00C43DD7">
        <w:rPr>
          <w:rFonts w:asciiTheme="majorHAnsi" w:hAnsiTheme="majorHAnsi"/>
          <w:i w:val="0"/>
        </w:rPr>
        <w:t>sunspot darkening</w:t>
      </w:r>
      <w:proofErr w:type="gramEnd"/>
      <w:r w:rsidRPr="00C43DD7">
        <w:rPr>
          <w:rFonts w:asciiTheme="majorHAnsi" w:hAnsiTheme="majorHAnsi"/>
          <w:i w:val="0"/>
        </w:rPr>
        <w:t xml:space="preserve">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5" w:history="1">
        <w:r w:rsidRPr="00C43DD7">
          <w:rPr>
            <w:rStyle w:val="Hyperlink"/>
            <w:rFonts w:asciiTheme="majorHAnsi" w:hAnsiTheme="majorHAnsi"/>
            <w:i w:val="0"/>
          </w:rPr>
          <w:t>http://www.ngdc.noaa.gov/stp/spaceweather.html</w:t>
        </w:r>
      </w:hyperlink>
      <w:r w:rsidRPr="00C43DD7">
        <w:rPr>
          <w:rFonts w:asciiTheme="majorHAnsi" w:hAnsiTheme="majorHAnsi"/>
          <w:i w:val="0"/>
        </w:rPr>
        <w:t xml:space="preserve">, ftp access, </w:t>
      </w:r>
      <w:proofErr w:type="spellStart"/>
      <w:r w:rsidRPr="00C43DD7">
        <w:rPr>
          <w:rFonts w:asciiTheme="majorHAnsi" w:hAnsiTheme="majorHAnsi"/>
          <w:i w:val="0"/>
        </w:rPr>
        <w:t>Solar_Data</w:t>
      </w:r>
      <w:proofErr w:type="spellEnd"/>
      <w:r w:rsidRPr="00C43DD7">
        <w:rPr>
          <w:rFonts w:asciiTheme="majorHAnsi" w:hAnsiTheme="majorHAnsi"/>
          <w:i w:val="0"/>
        </w:rPr>
        <w:t xml:space="preserve">, </w:t>
      </w:r>
      <w:proofErr w:type="spellStart"/>
      <w:r w:rsidRPr="00C43DD7">
        <w:rPr>
          <w:rFonts w:asciiTheme="majorHAnsi" w:hAnsiTheme="majorHAnsi"/>
          <w:i w:val="0"/>
        </w:rPr>
        <w:t>Sunspot_Regions</w:t>
      </w:r>
      <w:proofErr w:type="spellEnd"/>
      <w:r w:rsidRPr="00C43DD7">
        <w:rPr>
          <w:rFonts w:asciiTheme="majorHAnsi" w:hAnsiTheme="majorHAnsi"/>
          <w:i w:val="0"/>
        </w:rPr>
        <w:t>, USAF_MWL. The files provide information about the areas</w:t>
      </w:r>
      <w:r>
        <w:rPr>
          <w:rFonts w:asciiTheme="majorHAnsi" w:hAnsiTheme="majorHAnsi"/>
          <w:i w:val="0"/>
        </w:rPr>
        <w:t xml:space="preserve">, </w:t>
      </w:r>
      <w:r w:rsidRPr="00474396">
        <w:rPr>
          <w:rFonts w:asciiTheme="majorHAnsi" w:hAnsiTheme="majorHAnsi"/>
        </w:rPr>
        <w:t>A</w:t>
      </w:r>
      <w:r w:rsidRPr="00474396">
        <w:rPr>
          <w:rFonts w:asciiTheme="majorHAnsi" w:hAnsiTheme="majorHAnsi"/>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sidRPr="00474396">
        <w:rPr>
          <w:rFonts w:asciiTheme="majorHAnsi" w:hAnsiTheme="majorHAnsi"/>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0750F72"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CD2E3F">
        <w:rPr>
          <w:rFonts w:asciiTheme="majorHAnsi" w:hAnsiTheme="majorHAnsi"/>
          <w:i w:val="0"/>
        </w:rPr>
        <w:t>,</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lastRenderedPageBreak/>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B1763E" w:rsidRDefault="00CC1221" w:rsidP="00CC1221">
      <w:pPr>
        <w:pStyle w:val="Caption"/>
        <w:keepNext/>
        <w:jc w:val="left"/>
        <w:rPr>
          <w:b/>
        </w:rPr>
      </w:pPr>
      <w:r w:rsidRPr="00B1763E">
        <w:rPr>
          <w:b/>
        </w:rPr>
        <w:t xml:space="preserve">Figure </w:t>
      </w:r>
      <w:r w:rsidR="00211831" w:rsidRPr="00B1763E">
        <w:rPr>
          <w:b/>
        </w:rPr>
        <w:fldChar w:fldCharType="begin"/>
      </w:r>
      <w:r w:rsidR="00211831" w:rsidRPr="00B1763E">
        <w:rPr>
          <w:b/>
        </w:rPr>
        <w:instrText xml:space="preserve"> SEQ Figure \* ARABIC </w:instrText>
      </w:r>
      <w:r w:rsidR="00211831" w:rsidRPr="00B1763E">
        <w:rPr>
          <w:b/>
        </w:rPr>
        <w:fldChar w:fldCharType="separate"/>
      </w:r>
      <w:r w:rsidR="002C5470">
        <w:rPr>
          <w:b/>
          <w:noProof/>
        </w:rPr>
        <w:t>1</w:t>
      </w:r>
      <w:r w:rsidR="00211831" w:rsidRPr="00B1763E">
        <w:rPr>
          <w:b/>
        </w:rPr>
        <w:fldChar w:fldCharType="end"/>
      </w:r>
      <w:r w:rsidRPr="00B1763E">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5" w:name="_Toc269030680"/>
      <w:r>
        <w:t>Algorithm Input</w:t>
      </w:r>
      <w:bookmarkEnd w:id="15"/>
    </w:p>
    <w:p w14:paraId="6841047D" w14:textId="5FEA0AF4" w:rsidR="000C19D7" w:rsidRPr="00AB2930" w:rsidRDefault="000C19D7" w:rsidP="00F16A28">
      <w:pPr>
        <w:pStyle w:val="CDRHeading3"/>
      </w:pPr>
      <w:bookmarkStart w:id="16" w:name="_Toc269030681"/>
      <w:r w:rsidRPr="00AB2930">
        <w:t xml:space="preserve">Primary </w:t>
      </w:r>
      <w:r w:rsidR="00C21A20">
        <w:t>Input</w:t>
      </w:r>
      <w:r w:rsidRPr="00AB2930">
        <w:t xml:space="preserve"> Data</w:t>
      </w:r>
      <w:bookmarkEnd w:id="16"/>
      <w:r w:rsidR="00C21A20">
        <w:t xml:space="preserve"> </w:t>
      </w:r>
    </w:p>
    <w:p w14:paraId="181B1F88" w14:textId="20EC3E44"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w:t>
      </w:r>
      <w:proofErr w:type="gramStart"/>
      <w:r w:rsidRPr="00FB0F11">
        <w:rPr>
          <w:rFonts w:asciiTheme="majorHAnsi" w:hAnsiTheme="majorHAnsi"/>
          <w:i/>
        </w:rPr>
        <w:t>F</w:t>
      </w:r>
      <w:r w:rsidRPr="00C43DD7">
        <w:rPr>
          <w:rFonts w:asciiTheme="majorHAnsi" w:hAnsiTheme="majorHAnsi"/>
        </w:rPr>
        <w:t>(</w:t>
      </w:r>
      <w:proofErr w:type="gramEnd"/>
      <w:r w:rsidRPr="00FB0F11">
        <w:rPr>
          <w:rFonts w:asciiTheme="majorHAnsi" w:hAnsiTheme="majorHAnsi"/>
          <w:i/>
        </w:rPr>
        <w:t>t</w:t>
      </w:r>
      <w:r w:rsidRPr="00C43DD7">
        <w:rPr>
          <w:rFonts w:asciiTheme="majorHAnsi" w:hAnsiTheme="majorHAnsi"/>
        </w:rPr>
        <w:t xml:space="preserve">),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w:t>
      </w:r>
      <w:proofErr w:type="spellStart"/>
      <w:r w:rsidRPr="00C43DD7">
        <w:rPr>
          <w:rFonts w:asciiTheme="majorHAnsi" w:hAnsiTheme="majorHAnsi"/>
        </w:rPr>
        <w:t>photospheric</w:t>
      </w:r>
      <w:proofErr w:type="spellEnd"/>
      <w:r w:rsidRPr="00C43DD7">
        <w:rPr>
          <w:rFonts w:asciiTheme="majorHAnsi" w:hAnsiTheme="majorHAnsi"/>
        </w:rPr>
        <w:t xml:space="preserve"> faculae. </w:t>
      </w:r>
      <w:r>
        <w:rPr>
          <w:rFonts w:asciiTheme="majorHAnsi" w:hAnsiTheme="majorHAnsi"/>
        </w:rPr>
        <w:t>The Mg II ind</w:t>
      </w:r>
      <w:r w:rsidRPr="00C43DD7">
        <w:rPr>
          <w:rFonts w:asciiTheme="majorHAnsi" w:hAnsiTheme="majorHAnsi"/>
        </w:rPr>
        <w:t xml:space="preserve">ex (which is the ratio of core emission in </w:t>
      </w:r>
      <w:proofErr w:type="spellStart"/>
      <w:r w:rsidRPr="00C43DD7">
        <w:rPr>
          <w:rFonts w:asciiTheme="majorHAnsi" w:hAnsiTheme="majorHAnsi"/>
        </w:rPr>
        <w:t>Fraunhofer</w:t>
      </w:r>
      <w:proofErr w:type="spellEnd"/>
      <w:r w:rsidRPr="00C43DD7">
        <w:rPr>
          <w:rFonts w:asciiTheme="majorHAnsi" w:hAnsiTheme="majorHAnsi"/>
        </w:rPr>
        <w:t xml:space="preserve"> lines to emission in the nearby continuum) is such a proxy because the core emission is enhanced in magnetically active bright regions, and the indices are sensitive indicators of the total (net) emission from all bright regions on the solar disk</w:t>
      </w:r>
      <w:r w:rsidR="00644BFB">
        <w:rPr>
          <w:rFonts w:asciiTheme="majorHAnsi" w:hAnsiTheme="majorHAnsi"/>
        </w:rPr>
        <w:t xml:space="preserve"> (</w:t>
      </w:r>
      <w:proofErr w:type="spellStart"/>
      <w:r w:rsidR="00644BFB">
        <w:rPr>
          <w:rFonts w:asciiTheme="majorHAnsi" w:hAnsiTheme="majorHAnsi"/>
        </w:rPr>
        <w:t>Skupin</w:t>
      </w:r>
      <w:proofErr w:type="spellEnd"/>
      <w:r w:rsidR="00644BFB">
        <w:rPr>
          <w:rFonts w:asciiTheme="majorHAnsi" w:hAnsiTheme="majorHAnsi"/>
        </w:rPr>
        <w:t xml:space="preserve"> et al., 2004; Snow et al., 2005)</w:t>
      </w:r>
      <w:r w:rsidRPr="00C43DD7">
        <w:rPr>
          <w:rFonts w:asciiTheme="majorHAnsi" w:hAnsiTheme="majorHAnsi"/>
        </w:rPr>
        <w:t xml:space="preserve">. Furthermore, as the ratio of absolute fluxes, the Mg II index is (in principle) less susceptible to instrumental sensitivity changes that potentially contaminate the temporal fidelity of </w:t>
      </w:r>
      <w:ins w:id="17" w:author="Daniel Wunder" w:date="2014-09-30T14:35:00Z">
        <w:r w:rsidR="00544A3F">
          <w:rPr>
            <w:rFonts w:asciiTheme="majorHAnsi" w:hAnsiTheme="majorHAnsi"/>
          </w:rPr>
          <w:t xml:space="preserve">the </w:t>
        </w:r>
      </w:ins>
      <w:r w:rsidRPr="00C43DD7">
        <w:rPr>
          <w:rFonts w:asciiTheme="majorHAnsi" w:hAnsiTheme="majorHAnsi"/>
        </w:rPr>
        <w:t xml:space="preserve">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37C9A8B2"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proofErr w:type="gramStart"/>
      <w:r w:rsidR="0055179E" w:rsidRPr="00FB0F11">
        <w:rPr>
          <w:rFonts w:asciiTheme="majorHAnsi" w:hAnsiTheme="majorHAnsi"/>
          <w:i/>
        </w:rPr>
        <w:t>S</w:t>
      </w:r>
      <w:r w:rsidR="0055179E" w:rsidRPr="00C43DD7">
        <w:rPr>
          <w:rFonts w:asciiTheme="majorHAnsi" w:hAnsiTheme="majorHAnsi"/>
        </w:rPr>
        <w:t>(</w:t>
      </w:r>
      <w:proofErr w:type="gramEnd"/>
      <w:r w:rsidR="0055179E" w:rsidRPr="00FB0F11">
        <w:rPr>
          <w:rFonts w:asciiTheme="majorHAnsi" w:hAnsiTheme="majorHAnsi"/>
          <w:i/>
        </w:rPr>
        <w:t>t</w:t>
      </w:r>
      <w:r w:rsidR="0055179E" w:rsidRPr="00C43DD7">
        <w:rPr>
          <w:rFonts w:asciiTheme="majorHAnsi" w:hAnsiTheme="majorHAnsi"/>
        </w:rPr>
        <w:t xml:space="preserve">), </w:t>
      </w:r>
      <w:r w:rsidR="00C21A20" w:rsidRPr="00C43DD7">
        <w:rPr>
          <w:rFonts w:asciiTheme="majorHAnsi" w:hAnsiTheme="majorHAnsi"/>
        </w:rPr>
        <w:t>is c</w:t>
      </w:r>
      <w:r w:rsidR="00B1763E">
        <w:rPr>
          <w:rFonts w:asciiTheme="majorHAnsi" w:hAnsiTheme="majorHAnsi"/>
        </w:rPr>
        <w:t>alculated following Lean et al.</w:t>
      </w:r>
      <w:r w:rsidR="00C21A20" w:rsidRPr="00C43DD7">
        <w:rPr>
          <w:rFonts w:asciiTheme="majorHAnsi" w:hAnsiTheme="majorHAnsi"/>
        </w:rPr>
        <w:t xml:space="preserve"> (1998) using direct observations of </w:t>
      </w:r>
      <w:r w:rsidR="008E65AF">
        <w:rPr>
          <w:rFonts w:asciiTheme="majorHAnsi" w:hAnsiTheme="majorHAnsi"/>
        </w:rPr>
        <w:t xml:space="preserve">the areas, </w:t>
      </w:r>
      <w:r w:rsidR="008E65AF" w:rsidRPr="00FB0F11">
        <w:rPr>
          <w:rFonts w:asciiTheme="majorHAnsi" w:hAnsiTheme="majorHAnsi"/>
          <w:i/>
        </w:rPr>
        <w:t>A</w:t>
      </w:r>
      <w:r w:rsidR="008E65AF" w:rsidRPr="00FB0F11">
        <w:rPr>
          <w:rFonts w:asciiTheme="majorHAnsi" w:hAnsiTheme="majorHAnsi"/>
          <w:i/>
          <w:vertAlign w:val="subscript"/>
        </w:rPr>
        <w:t>S</w:t>
      </w:r>
      <w:r w:rsidR="00FB0F11">
        <w:rPr>
          <w:rFonts w:asciiTheme="majorHAnsi" w:hAnsiTheme="majorHAnsi"/>
        </w:rPr>
        <w:t>,</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sidRPr="00FB0F11">
        <w:rPr>
          <w:rFonts w:asciiTheme="majorHAnsi" w:hAnsiTheme="majorHAnsi"/>
          <w: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 xml:space="preserve">of </w:t>
      </w:r>
      <w:proofErr w:type="spellStart"/>
      <w:r w:rsidR="008E65AF" w:rsidRPr="00FB0F11">
        <w:rPr>
          <w:rFonts w:asciiTheme="majorHAnsi" w:hAnsiTheme="majorHAnsi"/>
          <w:i/>
        </w:rPr>
        <w:t>N</w:t>
      </w:r>
      <w:r w:rsidR="008E65AF" w:rsidRPr="00FB0F11">
        <w:rPr>
          <w:rFonts w:asciiTheme="majorHAnsi" w:hAnsiTheme="majorHAnsi"/>
          <w:i/>
          <w:vertAlign w:val="subscript"/>
        </w:rPr>
        <w:t>spot</w:t>
      </w:r>
      <w:proofErr w:type="spellEnd"/>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Greenwich and Air Force SOON measurements. </w:t>
      </w:r>
    </w:p>
    <w:p w14:paraId="1D8BA8F1" w14:textId="55B23232" w:rsidR="00D7448C" w:rsidRDefault="00D7448C" w:rsidP="00B05021">
      <w:pPr>
        <w:pStyle w:val="CDRBodyText"/>
        <w:ind w:firstLine="0"/>
        <w:rPr>
          <w:rFonts w:asciiTheme="majorHAnsi" w:hAnsiTheme="majorHAnsi"/>
        </w:rPr>
      </w:pPr>
      <w:commentRangeStart w:id="18"/>
      <w:r>
        <w:rPr>
          <w:rFonts w:asciiTheme="majorHAnsi" w:hAnsiTheme="majorHAnsi"/>
        </w:rPr>
        <w:t>Summin</w:t>
      </w:r>
      <w:commentRangeEnd w:id="18"/>
      <w:r w:rsidR="0002017C">
        <w:rPr>
          <w:rStyle w:val="CommentReference"/>
          <w:rFonts w:ascii="Arial" w:hAnsi="Arial"/>
        </w:rPr>
        <w:commentReference w:id="18"/>
      </w:r>
      <w:r>
        <w:rPr>
          <w:rFonts w:asciiTheme="majorHAnsi" w:hAnsiTheme="majorHAnsi"/>
        </w:rPr>
        <w:t xml:space="preserve">g over </w:t>
      </w:r>
      <w:r w:rsidR="008E65AF">
        <w:rPr>
          <w:rFonts w:asciiTheme="majorHAnsi" w:hAnsiTheme="majorHAnsi"/>
        </w:rPr>
        <w:t>all</w:t>
      </w:r>
      <w:r>
        <w:rPr>
          <w:rFonts w:asciiTheme="majorHAnsi" w:hAnsiTheme="majorHAnsi"/>
        </w:rPr>
        <w:t xml:space="preserve"> sunspots, </w:t>
      </w:r>
      <w:r w:rsidR="00F334A6">
        <w:rPr>
          <w:rFonts w:asciiTheme="majorHAnsi" w:hAnsiTheme="majorHAnsi"/>
        </w:rPr>
        <w:t xml:space="preserve">and including an empirically-determined dependence of sunspot contrast on area (Brandt et al., 1994) </w:t>
      </w:r>
      <w:r>
        <w:rPr>
          <w:rFonts w:asciiTheme="majorHAnsi" w:hAnsiTheme="majorHAnsi"/>
        </w:rPr>
        <w:t xml:space="preserve">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4E598669" w:rsidR="00D7448C" w:rsidRDefault="00D7448C" w:rsidP="00B05021">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Pr>
          <w:rFonts w:asciiTheme="majorHAnsi" w:hAnsiTheme="majorHAnsi"/>
        </w:rPr>
        <w:sym w:font="Symbol" w:char="F06D"/>
      </w:r>
      <w:r>
        <w:rPr>
          <w:rFonts w:asciiTheme="majorHAnsi" w:hAnsiTheme="majorHAnsi"/>
        </w:rPr>
        <w:t xml:space="preserve"> = </w:t>
      </w:r>
      <w:proofErr w:type="spellStart"/>
      <w:r>
        <w:rPr>
          <w:rFonts w:asciiTheme="majorHAnsi" w:hAnsiTheme="majorHAnsi"/>
        </w:rPr>
        <w:t>cos</w:t>
      </w:r>
      <w:proofErr w:type="spellEnd"/>
      <w:r>
        <w:rPr>
          <w:rFonts w:asciiTheme="majorHAnsi" w:hAnsiTheme="majorHAnsi"/>
        </w:rPr>
        <w:t>(latitu</w:t>
      </w:r>
      <w:r w:rsidR="00935E25">
        <w:rPr>
          <w:rFonts w:asciiTheme="majorHAnsi" w:hAnsiTheme="majorHAnsi"/>
        </w:rPr>
        <w:t>d</w:t>
      </w:r>
      <w:r>
        <w:rPr>
          <w:rFonts w:asciiTheme="majorHAnsi" w:hAnsiTheme="majorHAnsi"/>
        </w:rPr>
        <w:t xml:space="preserve">e) </w:t>
      </w:r>
      <w:r>
        <w:rPr>
          <w:rFonts w:asciiTheme="majorHAnsi" w:hAnsiTheme="majorHAnsi"/>
        </w:rPr>
        <w:sym w:font="Symbol" w:char="F0B4"/>
      </w:r>
      <w:r>
        <w:rPr>
          <w:rFonts w:asciiTheme="majorHAnsi" w:hAnsiTheme="majorHAnsi"/>
        </w:rPr>
        <w:t xml:space="preserve"> </w:t>
      </w:r>
      <w:proofErr w:type="spellStart"/>
      <w:r>
        <w:rPr>
          <w:rFonts w:asciiTheme="majorHAnsi" w:hAnsiTheme="majorHAnsi"/>
        </w:rPr>
        <w:t>cos</w:t>
      </w:r>
      <w:proofErr w:type="spellEnd"/>
      <w:r>
        <w:rPr>
          <w:rFonts w:asciiTheme="majorHAnsi" w:hAnsiTheme="majorHAnsi"/>
        </w:rPr>
        <w:t>(longitude)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3B4898BB"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7">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8">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D2E3F">
        <w:rPr>
          <w:rFonts w:asciiTheme="majorHAnsi" w:hAnsiTheme="majorHAnsi"/>
        </w:rPr>
        <w:t>Figure</w:t>
      </w:r>
      <w:r w:rsidR="00DB4094">
        <w:rPr>
          <w:rFonts w:asciiTheme="majorHAnsi" w:hAnsiTheme="majorHAnsi"/>
        </w:rPr>
        <w:t xml:space="preserve">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 xml:space="preserve">facular brightening, </w:t>
      </w:r>
      <w:proofErr w:type="gramStart"/>
      <w:r w:rsidR="00EC5AD4" w:rsidRPr="00FB0F11">
        <w:rPr>
          <w:rFonts w:asciiTheme="majorHAnsi" w:hAnsiTheme="majorHAnsi"/>
          <w:i/>
        </w:rPr>
        <w:t>F</w:t>
      </w:r>
      <w:r w:rsidR="00EC5AD4" w:rsidRPr="00C43DD7">
        <w:rPr>
          <w:rFonts w:asciiTheme="majorHAnsi" w:hAnsiTheme="majorHAnsi"/>
        </w:rPr>
        <w:t>(</w:t>
      </w:r>
      <w:proofErr w:type="gramEnd"/>
      <w:r w:rsidR="00EC5AD4" w:rsidRPr="00FB0F11">
        <w:rPr>
          <w:rFonts w:asciiTheme="majorHAnsi" w:hAnsiTheme="majorHAnsi"/>
          <w:i/>
        </w:rPr>
        <w:t>t</w:t>
      </w:r>
      <w:r w:rsidR="00EC5AD4" w:rsidRPr="00C43DD7">
        <w:rPr>
          <w:rFonts w:asciiTheme="majorHAnsi" w:hAnsiTheme="majorHAnsi"/>
        </w:rPr>
        <w:t>),</w:t>
      </w:r>
      <w:r w:rsidR="00EC5AD4">
        <w:rPr>
          <w:rFonts w:asciiTheme="majorHAnsi" w:hAnsiTheme="majorHAnsi"/>
        </w:rPr>
        <w:t xml:space="preserve"> </w:t>
      </w:r>
      <w:r w:rsidR="00DB4094">
        <w:rPr>
          <w:rFonts w:asciiTheme="majorHAnsi" w:hAnsiTheme="majorHAnsi"/>
        </w:rPr>
        <w:t xml:space="preserve">and sunspot darkening, </w:t>
      </w:r>
      <w:r w:rsidR="00DB4094" w:rsidRPr="00FB0F11">
        <w:rPr>
          <w:rFonts w:asciiTheme="majorHAnsi" w:hAnsiTheme="majorHAnsi"/>
          <w:i/>
        </w:rPr>
        <w:t>S</w:t>
      </w:r>
      <w:r w:rsidR="00DB4094">
        <w:rPr>
          <w:rFonts w:asciiTheme="majorHAnsi" w:hAnsiTheme="majorHAnsi"/>
        </w:rPr>
        <w:t>(</w:t>
      </w:r>
      <w:r w:rsidR="00DB4094" w:rsidRPr="00FB0F11">
        <w:rPr>
          <w:rFonts w:asciiTheme="majorHAnsi" w:hAnsiTheme="majorHAnsi"/>
          <w:i/>
        </w:rPr>
        <w:t>t</w:t>
      </w:r>
      <w:r w:rsidR="00DB4094">
        <w:rPr>
          <w:rFonts w:asciiTheme="majorHAnsi" w:hAnsiTheme="majorHAnsi"/>
        </w:rPr>
        <w:t xml:space="preserve">),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r w:rsidR="00C05FDA">
        <w:rPr>
          <w:rFonts w:asciiTheme="majorHAnsi" w:hAnsiTheme="majorHAnsi"/>
        </w:rPr>
        <w:t xml:space="preserve"> (see Table 5)</w:t>
      </w:r>
      <w:r w:rsidR="00C43DD7" w:rsidRPr="00C43DD7">
        <w:rPr>
          <w:rFonts w:asciiTheme="majorHAnsi" w:hAnsiTheme="majorHAnsi"/>
        </w:rPr>
        <w:t>.</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680F51" w:rsidRPr="00FE0672" w:rsidRDefault="00680F51"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680F51" w:rsidRPr="00086F61" w:rsidRDefault="00680F51"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" stroked="f">
                <v:textbox inset="0,0,0,0">
                  <w:txbxContent>
                    <w:p w14:paraId="55F46B81" w14:textId="25129279" w:rsidR="00CB2327" w:rsidRPr="00FE0672" w:rsidRDefault="00CB2327" w:rsidP="00CC1221">
                      <w:pPr>
                        <w:pStyle w:val="Caption"/>
                        <w:tabs>
                          <w:tab w:val="left" w:pos="4730"/>
                        </w:tabs>
                        <w:ind w:left="0" w:right="50"/>
                        <w:jc w:val="left"/>
                        <w:rPr>
                          <w:rFonts w:asciiTheme="majorHAnsi" w:eastAsia="Times New Roman" w:hAnsiTheme="majorHAnsi" w:cs="Arial"/>
                          <w:b/>
                          <w:noProof/>
                        </w:rPr>
                      </w:pPr>
                      <w:r w:rsidRPr="00FE0672">
                        <w:rPr>
                          <w:b/>
                        </w:rPr>
                        <w:t xml:space="preserve">Figure </w:t>
                      </w:r>
                      <w:proofErr w:type="gramStart"/>
                      <w:r w:rsidRPr="00FE0672">
                        <w:rPr>
                          <w:b/>
                        </w:rPr>
                        <w:t>3  Facular</w:t>
                      </w:r>
                      <w:proofErr w:type="gramEnd"/>
                      <w:r w:rsidRPr="00FE0672">
                        <w:rPr>
                          <w:b/>
                        </w:rPr>
                        <w:t xml:space="preserve"> brightening and sunspot darkening time series during solar rotation.</w:t>
                      </w:r>
                    </w:p>
                    <w:p w14:paraId="41F4D075" w14:textId="5A284538" w:rsidR="00CB2327" w:rsidRPr="00086F61" w:rsidRDefault="00CB2327"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680F51" w:rsidRPr="00FB0F11" w:rsidRDefault="00680F51"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5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" stroked="f">
                <v:textbox style="mso-fit-shape-to-text:t" inset="0,0,0,0">
                  <w:txbxContent>
                    <w:p w14:paraId="5D49F1BC" w14:textId="08FE6015" w:rsidR="00CB2327" w:rsidRPr="00FB0F11" w:rsidRDefault="00CB2327" w:rsidP="00CC1221">
                      <w:pPr>
                        <w:pStyle w:val="Caption"/>
                        <w:tabs>
                          <w:tab w:val="left" w:pos="4730"/>
                        </w:tabs>
                        <w:ind w:left="0" w:right="50"/>
                        <w:jc w:val="left"/>
                        <w:rPr>
                          <w:rFonts w:asciiTheme="majorHAnsi" w:eastAsia="Times New Roman" w:hAnsiTheme="majorHAnsi" w:cs="Arial"/>
                          <w:b/>
                          <w:noProof/>
                        </w:rPr>
                      </w:pPr>
                      <w:r w:rsidRPr="00FB0F11">
                        <w:rPr>
                          <w:b/>
                        </w:rPr>
                        <w:t xml:space="preserve">Figure </w:t>
                      </w:r>
                      <w:proofErr w:type="gramStart"/>
                      <w:r w:rsidRPr="00FB0F11">
                        <w:rPr>
                          <w:b/>
                        </w:rPr>
                        <w:t>2  Facular</w:t>
                      </w:r>
                      <w:proofErr w:type="gramEnd"/>
                      <w:r w:rsidRPr="00FB0F11">
                        <w:rPr>
                          <w:b/>
                        </w:rPr>
                        <w:t xml:space="preserve">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9" w:name="_Toc269030682"/>
      <w:r w:rsidRPr="00AB2930">
        <w:lastRenderedPageBreak/>
        <w:t>Ancillary Data</w:t>
      </w:r>
      <w:bookmarkEnd w:id="19"/>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E01A00">
        <w:rPr>
          <w:rFonts w:asciiTheme="majorHAnsi" w:hAnsiTheme="majorHAnsi"/>
          <w:i/>
          <w:color w:val="000000"/>
        </w:rPr>
        <w:t>T</w:t>
      </w:r>
      <w:r w:rsidR="00016D9A" w:rsidRPr="00E01A00">
        <w:rPr>
          <w:rFonts w:asciiTheme="majorHAnsi" w:hAnsiTheme="majorHAnsi"/>
          <w: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E01A00">
        <w:rPr>
          <w:rFonts w:asciiTheme="majorHAnsi" w:hAnsiTheme="majorHAnsi"/>
          <w:i/>
          <w:color w:val="000000"/>
        </w:rPr>
        <w:t>I</w:t>
      </w:r>
      <w:r w:rsidR="00016D9A" w:rsidRPr="00E01A00">
        <w:rPr>
          <w:rFonts w:asciiTheme="majorHAnsi" w:hAnsiTheme="majorHAnsi"/>
          <w:i/>
          <w:color w:val="000000"/>
          <w:vertAlign w:val="subscript"/>
        </w:rPr>
        <w:t>Q</w:t>
      </w:r>
      <w:r w:rsidR="00016D9A" w:rsidRPr="004E77E8">
        <w:rPr>
          <w:rFonts w:asciiTheme="majorHAnsi" w:hAnsiTheme="majorHAnsi"/>
          <w:color w:val="000000"/>
        </w:rPr>
        <w:t xml:space="preserve"> (</w:t>
      </w:r>
      <w:r w:rsidR="00016D9A" w:rsidRPr="00E01A00">
        <w:rPr>
          <w:rFonts w:asciiTheme="majorHAnsi" w:hAnsiTheme="majorHAnsi"/>
          <w: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28DA2BC" w:rsidR="00FA4934" w:rsidRPr="00EC5AD4" w:rsidRDefault="00FF1439" w:rsidP="008A7061">
      <w:pPr>
        <w:pStyle w:val="CDRBodyText"/>
        <w:spacing w:after="0"/>
        <w:ind w:firstLine="0"/>
        <w:rPr>
          <w:rFonts w:asciiTheme="majorHAnsi" w:hAnsiTheme="majorHAnsi"/>
          <w:color w:val="000000"/>
        </w:rPr>
      </w:pPr>
      <w:commentRangeStart w:id="20"/>
      <w:r w:rsidRPr="00EC5AD4">
        <w:rPr>
          <w:rFonts w:asciiTheme="majorHAnsi" w:hAnsiTheme="majorHAnsi"/>
          <w:color w:val="000000"/>
        </w:rPr>
        <w:t>New</w:t>
      </w:r>
      <w:commentRangeEnd w:id="20"/>
      <w:r w:rsidR="00E07CF3">
        <w:rPr>
          <w:rStyle w:val="CommentReference"/>
          <w:rFonts w:ascii="Arial" w:hAnsi="Arial"/>
        </w:rPr>
        <w:commentReference w:id="20"/>
      </w:r>
      <w:r w:rsidRPr="00EC5AD4">
        <w:rPr>
          <w:rFonts w:asciiTheme="majorHAnsi" w:hAnsiTheme="majorHAnsi"/>
          <w:color w:val="000000"/>
        </w:rPr>
        <w:t xml:space="preserve"> versions of the</w:t>
      </w:r>
      <w:r w:rsidR="0051495B">
        <w:rPr>
          <w:rFonts w:asciiTheme="majorHAnsi" w:hAnsiTheme="majorHAnsi"/>
          <w:color w:val="000000"/>
        </w:rPr>
        <w:t xml:space="preserve"> model are generated when and </w:t>
      </w:r>
      <w:r w:rsidR="00FE0672">
        <w:rPr>
          <w:rFonts w:asciiTheme="majorHAnsi" w:hAnsiTheme="majorHAnsi"/>
          <w:color w:val="000000"/>
        </w:rPr>
        <w:t xml:space="preserve">if </w:t>
      </w:r>
      <w:r w:rsidRPr="00EC5AD4">
        <w:rPr>
          <w:rFonts w:asciiTheme="majorHAnsi" w:hAnsiTheme="majorHAnsi"/>
          <w:color w:val="000000"/>
        </w:rPr>
        <w:t>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EEBCA92">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680F51" w:rsidRPr="0069168C" w:rsidRDefault="00680F51"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" stroked="f">
                <v:textbox style="mso-fit-shape-to-text:t" inset="0,0,0,0">
                  <w:txbxContent>
                    <w:p w14:paraId="15B6586C" w14:textId="310B00DF" w:rsidR="00CB2327" w:rsidRPr="0069168C" w:rsidRDefault="00CB2327"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88265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2703430E" w:rsidR="00680F51" w:rsidRPr="00211831" w:rsidRDefault="00680F5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r>
                              <w:rPr>
                                <w:b/>
                              </w:rPr>
                              <w:t xml:space="preserve"> (top) and ratio of the reference spectrum to Quiet Sun conditions referenced by other sources – measured and modeled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9" o:spid="_x0000_s1029" type="#_x0000_t202" style="position:absolute;margin-left:11pt;margin-top:262.05pt;width:220pt;height:6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" stroked="f">
                <v:textbox style="mso-fit-shape-to-text:t" inset="0,0,0,0">
                  <w:txbxContent>
                    <w:p w14:paraId="7552A82D" w14:textId="2703430E" w:rsidR="00680F51" w:rsidRPr="00211831" w:rsidRDefault="00680F51" w:rsidP="00211831">
                      <w:pPr>
                        <w:pStyle w:val="Caption"/>
                        <w:tabs>
                          <w:tab w:val="left" w:pos="4860"/>
                        </w:tabs>
                        <w:ind w:left="0" w:right="33"/>
                        <w:rPr>
                          <w:rFonts w:asciiTheme="majorHAnsi" w:eastAsia="Times New Roman" w:hAnsiTheme="majorHAnsi" w:cs="Arial"/>
                          <w:b/>
                          <w:noProof/>
                          <w:color w:val="000000"/>
                        </w:rPr>
                      </w:pPr>
                      <w:r w:rsidRPr="00211831">
                        <w:rPr>
                          <w:b/>
                        </w:rPr>
                        <w:t xml:space="preserve">Figure 4 </w:t>
                      </w:r>
                      <w:r>
                        <w:rPr>
                          <w:b/>
                        </w:rPr>
                        <w:t>Reference Spectrum of the q</w:t>
                      </w:r>
                      <w:r w:rsidRPr="00211831">
                        <w:rPr>
                          <w:b/>
                        </w:rPr>
                        <w:t>uiet Sun in NRLSSI2</w:t>
                      </w:r>
                      <w:r>
                        <w:rPr>
                          <w:b/>
                        </w:rPr>
                        <w:t xml:space="preserve"> (top) and ratio of the reference spectrum to Quiet Sun conditions referenced by other sources – measured and modeled (bottom).</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9">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20">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21" w:name="_Toc269030683"/>
      <w:r w:rsidRPr="00AB2930">
        <w:t>Derived Data</w:t>
      </w:r>
      <w:bookmarkEnd w:id="21"/>
    </w:p>
    <w:p w14:paraId="43FF898A" w14:textId="3EC6C229"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w:t>
      </w:r>
      <w:r w:rsidR="00F9273E" w:rsidRPr="00495559">
        <w:rPr>
          <w:rFonts w:asciiTheme="majorHAnsi" w:hAnsiTheme="majorHAnsi"/>
          <w:i/>
          <w:color w:val="000000"/>
        </w:rPr>
        <w:lastRenderedPageBreak/>
        <w:t>t</w:t>
      </w:r>
      <w:r w:rsidR="00F9273E">
        <w:rPr>
          <w:rFonts w:asciiTheme="majorHAnsi" w:hAnsiTheme="majorHAnsi"/>
          <w:color w:val="000000"/>
        </w:rPr>
        <w:t xml:space="preserve"> as specified in </w:t>
      </w:r>
      <w:r w:rsidR="00495559">
        <w:rPr>
          <w:rFonts w:asciiTheme="majorHAnsi" w:hAnsiTheme="majorHAnsi"/>
          <w:color w:val="000000"/>
        </w:rPr>
        <w:t xml:space="preserve">Section </w:t>
      </w:r>
      <w:r w:rsidR="00F9273E">
        <w:rPr>
          <w:rFonts w:asciiTheme="majorHAnsi" w:hAnsiTheme="majorHAnsi"/>
          <w:color w:val="000000"/>
        </w:rPr>
        <w:t xml:space="preserve">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2CFEE225"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42EB1BF6"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553A91F8"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3DF98285"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1F35767F" w:rsidR="008D7BE0" w:rsidRDefault="006A7DEB"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03DB96B1">
            <wp:simplePos x="0" y="0"/>
            <wp:positionH relativeFrom="column">
              <wp:posOffset>3143250</wp:posOffset>
            </wp:positionH>
            <wp:positionV relativeFrom="paragraph">
              <wp:posOffset>753745</wp:posOffset>
            </wp:positionV>
            <wp:extent cx="2514600" cy="3176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rotWithShape="1">
                    <a:blip r:embed="rId21">
                      <a:extLst>
                        <a:ext uri="{28A0092B-C50C-407E-A947-70E740481C1C}">
                          <a14:useLocalDpi xmlns:a14="http://schemas.microsoft.com/office/drawing/2010/main" val="0"/>
                        </a:ext>
                      </a:extLst>
                    </a:blip>
                    <a:srcRect t="2655" b="2552"/>
                    <a:stretch/>
                  </pic:blipFill>
                  <pic:spPr bwMode="auto">
                    <a:xfrm>
                      <a:off x="0" y="0"/>
                      <a:ext cx="2514600" cy="31769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8000"/>
        </w:rPr>
        <w:drawing>
          <wp:anchor distT="0" distB="0" distL="114300" distR="114300" simplePos="0" relativeHeight="251676672" behindDoc="0" locked="0" layoutInCell="1" allowOverlap="1" wp14:anchorId="3599550C" wp14:editId="21E6FD86">
            <wp:simplePos x="0" y="0"/>
            <wp:positionH relativeFrom="column">
              <wp:posOffset>-139700</wp:posOffset>
            </wp:positionH>
            <wp:positionV relativeFrom="paragraph">
              <wp:posOffset>869950</wp:posOffset>
            </wp:positionV>
            <wp:extent cx="2816225" cy="29464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2">
                      <a:extLst>
                        <a:ext uri="{28A0092B-C50C-407E-A947-70E740481C1C}">
                          <a14:useLocalDpi xmlns:a14="http://schemas.microsoft.com/office/drawing/2010/main" val="0"/>
                        </a:ext>
                      </a:extLst>
                    </a:blip>
                    <a:srcRect l="3145" r="-25" b="23993"/>
                    <a:stretch/>
                  </pic:blipFill>
                  <pic:spPr bwMode="auto">
                    <a:xfrm>
                      <a:off x="0" y="0"/>
                      <a:ext cx="2816225" cy="29464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r w:rsidR="00962545" w:rsidRPr="00962545">
        <w:rPr>
          <w:noProof/>
        </w:rPr>
        <w:t xml:space="preserve"> </w:t>
      </w:r>
    </w:p>
    <w:p w14:paraId="2B45F726" w14:textId="2DF1EE05" w:rsidR="006A7DEB" w:rsidRDefault="006A7DEB" w:rsidP="007E00EB">
      <w:pPr>
        <w:pStyle w:val="CDRBodyText"/>
        <w:ind w:firstLine="0"/>
        <w:rPr>
          <w:rFonts w:asciiTheme="majorHAnsi" w:hAnsiTheme="majorHAnsi"/>
          <w:color w:val="008000"/>
        </w:rPr>
      </w:pPr>
    </w:p>
    <w:p w14:paraId="36274572" w14:textId="1DD89001" w:rsidR="006A7DEB" w:rsidRDefault="006A7DEB" w:rsidP="007E00EB">
      <w:pPr>
        <w:pStyle w:val="CDRBodyText"/>
        <w:ind w:firstLine="0"/>
        <w:rPr>
          <w:rFonts w:asciiTheme="majorHAnsi" w:hAnsiTheme="majorHAnsi"/>
          <w:color w:val="008000"/>
        </w:rPr>
      </w:pPr>
    </w:p>
    <w:p w14:paraId="1B9FFBAF" w14:textId="3942846A" w:rsidR="006A7DEB" w:rsidRDefault="006A7DEB" w:rsidP="007E00EB">
      <w:pPr>
        <w:pStyle w:val="CDRBodyText"/>
        <w:ind w:firstLine="0"/>
        <w:rPr>
          <w:rFonts w:asciiTheme="majorHAnsi" w:hAnsiTheme="majorHAnsi"/>
          <w:color w:val="008000"/>
        </w:rPr>
      </w:pPr>
    </w:p>
    <w:p w14:paraId="6387372C" w14:textId="4EB44410" w:rsidR="006A7DEB" w:rsidRDefault="006A7DEB" w:rsidP="007E00EB">
      <w:pPr>
        <w:pStyle w:val="CDRBodyText"/>
        <w:ind w:firstLine="0"/>
        <w:rPr>
          <w:rFonts w:asciiTheme="majorHAnsi" w:hAnsiTheme="majorHAnsi"/>
          <w:color w:val="008000"/>
        </w:rPr>
      </w:pPr>
    </w:p>
    <w:p w14:paraId="555C8194" w14:textId="7573FF45" w:rsidR="006A7DEB" w:rsidRDefault="006A7DEB" w:rsidP="007E00EB">
      <w:pPr>
        <w:pStyle w:val="CDRBodyText"/>
        <w:ind w:firstLine="0"/>
        <w:rPr>
          <w:rFonts w:asciiTheme="majorHAnsi" w:hAnsiTheme="majorHAnsi"/>
          <w:color w:val="008000"/>
        </w:rPr>
      </w:pPr>
    </w:p>
    <w:p w14:paraId="58E3E880" w14:textId="5AE55A57" w:rsidR="006A7DEB" w:rsidRDefault="006A7DEB" w:rsidP="007E00EB">
      <w:pPr>
        <w:pStyle w:val="CDRBodyText"/>
        <w:ind w:firstLine="0"/>
        <w:rPr>
          <w:rFonts w:asciiTheme="majorHAnsi" w:hAnsiTheme="majorHAnsi"/>
          <w:color w:val="008000"/>
        </w:rPr>
      </w:pPr>
    </w:p>
    <w:p w14:paraId="3A5B5942" w14:textId="11DCE17B" w:rsidR="006A7DEB" w:rsidRDefault="006A7DEB" w:rsidP="007E00EB">
      <w:pPr>
        <w:pStyle w:val="CDRBodyText"/>
        <w:ind w:firstLine="0"/>
        <w:rPr>
          <w:rFonts w:asciiTheme="majorHAnsi" w:hAnsiTheme="majorHAnsi"/>
          <w:color w:val="008000"/>
        </w:rPr>
      </w:pPr>
    </w:p>
    <w:p w14:paraId="5D7BFBE3" w14:textId="07FF2C74" w:rsidR="006A7DEB" w:rsidRDefault="006A7DEB" w:rsidP="007E00EB">
      <w:pPr>
        <w:pStyle w:val="CDRBodyText"/>
        <w:ind w:firstLine="0"/>
        <w:rPr>
          <w:rFonts w:asciiTheme="majorHAnsi" w:hAnsiTheme="majorHAnsi"/>
          <w:color w:val="008000"/>
        </w:rPr>
      </w:pPr>
    </w:p>
    <w:p w14:paraId="787B152B" w14:textId="6E16F799" w:rsidR="006A7DEB" w:rsidRDefault="006A7DEB"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2512" behindDoc="0" locked="0" layoutInCell="1" allowOverlap="1" wp14:anchorId="547B3C1E" wp14:editId="0542DC6F">
                <wp:simplePos x="0" y="0"/>
                <wp:positionH relativeFrom="column">
                  <wp:posOffset>420370</wp:posOffset>
                </wp:positionH>
                <wp:positionV relativeFrom="paragraph">
                  <wp:posOffset>661670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5A19C81" w14:textId="77777777" w:rsidR="00680F51" w:rsidRPr="00495559" w:rsidRDefault="00680F51" w:rsidP="00962545">
                            <w:pPr>
                              <w:pStyle w:val="Caption"/>
                              <w:tabs>
                                <w:tab w:val="left" w:pos="4050"/>
                              </w:tabs>
                              <w:ind w:left="180" w:right="18"/>
                              <w:jc w:val="left"/>
                              <w:rPr>
                                <w:rFonts w:asciiTheme="majorHAnsi" w:eastAsia="Times New Roman" w:hAnsiTheme="majorHAnsi" w:cs="Arial"/>
                                <w:b/>
                                <w:noProof/>
                                <w:color w:val="008000"/>
                              </w:rPr>
                            </w:pPr>
                            <w:r w:rsidRPr="00495559">
                              <w:rPr>
                                <w:b/>
                              </w:rPr>
                              <w:t xml:space="preserve">Figure </w:t>
                            </w:r>
                            <w:proofErr w:type="gramStart"/>
                            <w:r w:rsidRPr="00495559">
                              <w:rPr>
                                <w:b/>
                              </w:rPr>
                              <w:t>7 Spectral irradiance in broad wavelength bands</w:t>
                            </w:r>
                            <w:proofErr w:type="gramEnd"/>
                            <w:r w:rsidRPr="00495559">
                              <w:rPr>
                                <w:b/>
                              </w:rPr>
                              <w:t xml:space="preserve">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33.1pt;margin-top:52.1pt;width:203.4pt;height:4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" stroked="f">
                <v:textbox style="mso-fit-shape-to-text:t" inset="0,0,0,0">
                  <w:txbxContent>
                    <w:p w14:paraId="05A19C81" w14:textId="77777777" w:rsidR="00CB2327" w:rsidRPr="00495559" w:rsidRDefault="00CB2327" w:rsidP="00962545">
                      <w:pPr>
                        <w:pStyle w:val="Caption"/>
                        <w:tabs>
                          <w:tab w:val="left" w:pos="4050"/>
                        </w:tabs>
                        <w:ind w:left="180" w:right="18"/>
                        <w:jc w:val="left"/>
                        <w:rPr>
                          <w:rFonts w:asciiTheme="majorHAnsi" w:eastAsia="Times New Roman" w:hAnsiTheme="majorHAnsi" w:cs="Arial"/>
                          <w:b/>
                          <w:noProof/>
                          <w:color w:val="008000"/>
                        </w:rPr>
                      </w:pPr>
                      <w:r w:rsidRPr="00495559">
                        <w:rPr>
                          <w:b/>
                        </w:rPr>
                        <w:t>Figure 7 Spectral irradiance in broad wavelength bands reconstructed with the NRLSSI2 model.</w:t>
                      </w:r>
                    </w:p>
                  </w:txbxContent>
                </v:textbox>
                <w10:wrap type="square"/>
              </v:shape>
            </w:pict>
          </mc:Fallback>
        </mc:AlternateContent>
      </w:r>
    </w:p>
    <w:p w14:paraId="0C32F8AD" w14:textId="0225AAF6" w:rsidR="00BD508F" w:rsidRPr="008D7BE0" w:rsidRDefault="00FB0A5A"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710464" behindDoc="0" locked="0" layoutInCell="1" allowOverlap="1" wp14:anchorId="67117D89" wp14:editId="2149B7AB">
                <wp:simplePos x="0" y="0"/>
                <wp:positionH relativeFrom="column">
                  <wp:posOffset>-2724150</wp:posOffset>
                </wp:positionH>
                <wp:positionV relativeFrom="paragraph">
                  <wp:posOffset>255270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5FE2B4" w14:textId="0695E6C9" w:rsidR="00680F51" w:rsidRPr="00495559" w:rsidRDefault="00680F51" w:rsidP="00962545">
                            <w:pPr>
                              <w:pStyle w:val="Caption"/>
                              <w:tabs>
                                <w:tab w:val="left" w:pos="4050"/>
                              </w:tabs>
                              <w:ind w:left="0" w:right="350"/>
                              <w:jc w:val="left"/>
                              <w:rPr>
                                <w:rFonts w:asciiTheme="majorHAnsi" w:eastAsia="Times New Roman" w:hAnsiTheme="majorHAnsi" w:cs="Arial"/>
                                <w:b/>
                                <w:noProof/>
                                <w:color w:val="008000"/>
                              </w:rPr>
                            </w:pPr>
                            <w:r w:rsidRPr="00495559">
                              <w:rPr>
                                <w:b/>
                              </w:rPr>
                              <w:t xml:space="preserve">Figure </w:t>
                            </w:r>
                            <w:proofErr w:type="gramStart"/>
                            <w:r w:rsidRPr="00495559">
                              <w:rPr>
                                <w:b/>
                              </w:rPr>
                              <w:t>6 Total solar irradiance</w:t>
                            </w:r>
                            <w:proofErr w:type="gramEnd"/>
                            <w:r w:rsidRPr="00495559">
                              <w:rPr>
                                <w:b/>
                              </w:rPr>
                              <w:t xml:space="preserve"> reconstructed with the NRLTSI2 model (upper), and the corresponding facular and sunspot contributions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214.5pt;margin-top:20.1pt;width:220pt;height: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" stroked="f">
                <v:textbox style="mso-fit-shape-to-text:t" inset="0,0,0,0">
                  <w:txbxContent>
                    <w:p w14:paraId="0A5FE2B4" w14:textId="0695E6C9" w:rsidR="00CB2327" w:rsidRPr="00495559" w:rsidRDefault="00CB2327" w:rsidP="00962545">
                      <w:pPr>
                        <w:pStyle w:val="Caption"/>
                        <w:tabs>
                          <w:tab w:val="left" w:pos="4050"/>
                        </w:tabs>
                        <w:ind w:left="0" w:right="350"/>
                        <w:jc w:val="left"/>
                        <w:rPr>
                          <w:rFonts w:asciiTheme="majorHAnsi" w:eastAsia="Times New Roman" w:hAnsiTheme="majorHAnsi" w:cs="Arial"/>
                          <w:b/>
                          <w:noProof/>
                          <w:color w:val="008000"/>
                        </w:rPr>
                      </w:pPr>
                      <w:r w:rsidRPr="00495559">
                        <w:rPr>
                          <w:b/>
                        </w:rPr>
                        <w:t>Figure 6 Total solar irradiance reconstructed with the NRLTSI2 model (upper), and the corresponding facular and sunspot contributions (lower).</w:t>
                      </w:r>
                    </w:p>
                  </w:txbxContent>
                </v:textbox>
                <w10:wrap type="square"/>
              </v:shape>
            </w:pict>
          </mc:Fallback>
        </mc:AlternateContent>
      </w:r>
    </w:p>
    <w:p w14:paraId="41829A6E" w14:textId="1D881ADC" w:rsidR="00C67F5A" w:rsidRPr="00AB2930" w:rsidRDefault="00C67F5A" w:rsidP="00C67F5A">
      <w:pPr>
        <w:pStyle w:val="CDRHeading3"/>
      </w:pPr>
      <w:bookmarkStart w:id="22" w:name="_Toc269030684"/>
      <w:r w:rsidRPr="00AB2930">
        <w:t>Forward Models</w:t>
      </w:r>
      <w:bookmarkEnd w:id="22"/>
    </w:p>
    <w:p w14:paraId="1E592B35" w14:textId="2C9995F0" w:rsidR="00C67F5A" w:rsidRDefault="00C67F5A" w:rsidP="00F152F4">
      <w:pPr>
        <w:pStyle w:val="CDRBodyText"/>
        <w:ind w:firstLine="0"/>
        <w:rPr>
          <w:color w:val="000000"/>
        </w:rPr>
      </w:pPr>
      <w:r w:rsidRPr="00151F89">
        <w:rPr>
          <w:color w:val="000000"/>
        </w:rPr>
        <w:t>Not applicable.</w:t>
      </w:r>
    </w:p>
    <w:p w14:paraId="222DBBB1" w14:textId="20A463FB" w:rsidR="00500A52" w:rsidRPr="00F13548" w:rsidRDefault="00F152F4" w:rsidP="00500A52">
      <w:pPr>
        <w:pStyle w:val="CDRHeading2"/>
        <w:rPr>
          <w:szCs w:val="36"/>
        </w:rPr>
      </w:pPr>
      <w:bookmarkStart w:id="23" w:name="_Toc269030685"/>
      <w:bookmarkStart w:id="24" w:name="_Ref270152679"/>
      <w:r w:rsidRPr="00F13548">
        <w:rPr>
          <w:szCs w:val="36"/>
        </w:rPr>
        <w:lastRenderedPageBreak/>
        <w:t>Theoretical Description</w:t>
      </w:r>
      <w:bookmarkEnd w:id="23"/>
      <w:bookmarkEnd w:id="24"/>
    </w:p>
    <w:p w14:paraId="45DFB09E" w14:textId="21A19461"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524281">
        <w:rPr>
          <w:rFonts w:asciiTheme="majorHAnsi" w:hAnsiTheme="majorHAnsi"/>
        </w:rPr>
        <w:t>ecraft (Rottman et al.,</w:t>
      </w:r>
      <w:r w:rsidR="00EA0B8B">
        <w:rPr>
          <w:rFonts w:asciiTheme="majorHAnsi" w:hAnsiTheme="majorHAnsi"/>
        </w:rPr>
        <w:t xml:space="preserve">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have been widely used for a variety of model simulations of climate and atmospheric change, including for the IPCC reports</w:t>
      </w:r>
      <w:r w:rsidR="00167158">
        <w:rPr>
          <w:rFonts w:asciiTheme="majorHAnsi" w:hAnsiTheme="majorHAnsi"/>
        </w:rPr>
        <w:t xml:space="preserve"> (e.g., Schmidt et al., 2011)</w:t>
      </w:r>
      <w:r w:rsidR="00DE7C2F">
        <w:rPr>
          <w:rFonts w:asciiTheme="majorHAnsi" w:hAnsiTheme="majorHAnsi"/>
        </w:rPr>
        <w:t>, and compared as well with other solar spectral irradiance variability models (</w:t>
      </w:r>
      <w:proofErr w:type="spellStart"/>
      <w:r w:rsidR="00DE7C2F">
        <w:rPr>
          <w:rFonts w:asciiTheme="majorHAnsi" w:hAnsiTheme="majorHAnsi"/>
        </w:rPr>
        <w:t>Thuiller</w:t>
      </w:r>
      <w:proofErr w:type="spellEnd"/>
      <w:r w:rsidR="00DE7C2F">
        <w:rPr>
          <w:rFonts w:asciiTheme="majorHAnsi" w:hAnsiTheme="majorHAnsi"/>
        </w:rPr>
        <w:t xml:space="preserve"> et al., 2013).</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w:t>
      </w:r>
      <w:proofErr w:type="spellStart"/>
      <w:r w:rsidRPr="00082272">
        <w:rPr>
          <w:rFonts w:asciiTheme="majorHAnsi" w:hAnsiTheme="majorHAnsi"/>
        </w:rPr>
        <w:t>Fröhlich</w:t>
      </w:r>
      <w:proofErr w:type="spellEnd"/>
      <w:r w:rsidRPr="00082272">
        <w:rPr>
          <w:rFonts w:asciiTheme="majorHAnsi" w:hAnsiTheme="majorHAnsi"/>
        </w:rPr>
        <w:t xml:space="preserve">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05092587"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F334A6">
        <w:rPr>
          <w:rFonts w:asciiTheme="majorHAnsi" w:hAnsiTheme="majorHAnsi"/>
        </w:rPr>
        <w:t xml:space="preserve"> determined in a theoretical solar atmosphere model (Unruh et al., 2000)</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w:t>
      </w:r>
      <w:r w:rsidR="004C02D4">
        <w:rPr>
          <w:rFonts w:asciiTheme="majorHAnsi" w:hAnsiTheme="majorHAnsi"/>
        </w:rPr>
        <w:t xml:space="preserve">sion (from </w:t>
      </w:r>
      <w:r w:rsidR="00382AF9">
        <w:rPr>
          <w:rFonts w:asciiTheme="majorHAnsi" w:hAnsiTheme="majorHAnsi"/>
        </w:rPr>
        <w:t>401 to 874 n</w:t>
      </w:r>
      <w:r w:rsidR="00500A52" w:rsidRPr="00082272">
        <w:rPr>
          <w:rFonts w:asciiTheme="majorHAnsi" w:hAnsiTheme="majorHAnsi"/>
        </w:rPr>
        <w:t>m)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and a theoretical spectrum at longer wavelengths (</w:t>
      </w:r>
      <w:proofErr w:type="spellStart"/>
      <w:r w:rsidR="00500A52" w:rsidRPr="00082272">
        <w:rPr>
          <w:rFonts w:asciiTheme="majorHAnsi" w:hAnsiTheme="majorHAnsi"/>
        </w:rPr>
        <w:t>Kurucz</w:t>
      </w:r>
      <w:proofErr w:type="spellEnd"/>
      <w:r w:rsidR="00500A52" w:rsidRPr="00082272">
        <w:rPr>
          <w:rFonts w:asciiTheme="majorHAnsi" w:hAnsiTheme="majorHAnsi"/>
        </w:rPr>
        <w:t>, 1991). The agreement among these three spectra in their regions of overlap is better than 2%, which is well within their absolute measurements uncertainties (</w:t>
      </w:r>
      <w:proofErr w:type="spellStart"/>
      <w:r w:rsidR="00500A52" w:rsidRPr="00082272">
        <w:rPr>
          <w:rFonts w:asciiTheme="majorHAnsi" w:hAnsiTheme="majorHAnsi"/>
        </w:rPr>
        <w:t>Thuillier</w:t>
      </w:r>
      <w:proofErr w:type="spellEnd"/>
      <w:r w:rsidR="00500A52" w:rsidRPr="00082272">
        <w:rPr>
          <w:rFonts w:asciiTheme="majorHAnsi" w:hAnsiTheme="majorHAnsi"/>
        </w:rPr>
        <w:t xml:space="preserve">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lastRenderedPageBreak/>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w:t>
      </w:r>
      <w:proofErr w:type="gramStart"/>
      <w:r w:rsidR="00401A5B" w:rsidRPr="00475F54">
        <w:t>T</w:t>
      </w:r>
      <w:r w:rsidR="00401A5B">
        <w:rPr>
          <w:i w:val="0"/>
        </w:rPr>
        <w:t>(</w:t>
      </w:r>
      <w:proofErr w:type="gramEnd"/>
      <w:r w:rsidR="00401A5B" w:rsidRPr="00475F54">
        <w:t>t</w:t>
      </w:r>
      <w:r w:rsidR="00401A5B">
        <w:rPr>
          <w:i w:val="0"/>
        </w:rPr>
        <w:t xml:space="preserve">) and </w:t>
      </w:r>
      <w:r w:rsidRPr="00475F54">
        <w:t>I</w:t>
      </w:r>
      <w:r w:rsidRPr="00C014C0">
        <w:rPr>
          <w:i w:val="0"/>
        </w:rPr>
        <w:t>(</w:t>
      </w:r>
      <w:r w:rsidRPr="00475F54">
        <w:sym w:font="Symbol" w:char="F06C"/>
      </w:r>
      <w:r w:rsidRPr="00C014C0">
        <w:rPr>
          <w:i w:val="0"/>
        </w:rPr>
        <w:t>,</w:t>
      </w:r>
      <w:r w:rsidRPr="00475F54">
        <w:t>t</w:t>
      </w:r>
      <w:r w:rsidRPr="00C014C0">
        <w:rPr>
          <w:i w:val="0"/>
        </w:rPr>
        <w:t xml:space="preserve">),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 xml:space="preserve">invariant, quiet sun reference values, </w:t>
      </w:r>
      <w:r w:rsidR="000D3418" w:rsidRPr="00475F54">
        <w:t>T</w:t>
      </w:r>
      <w:r w:rsidR="000D3418" w:rsidRPr="00475F54">
        <w:rPr>
          <w:vertAlign w:val="subscript"/>
        </w:rPr>
        <w:t>Q</w:t>
      </w:r>
      <w:r w:rsidR="000D3418">
        <w:rPr>
          <w:i w:val="0"/>
        </w:rPr>
        <w:t>(</w:t>
      </w:r>
      <w:r w:rsidR="000D3418" w:rsidRPr="00475F54">
        <w:t>t</w:t>
      </w:r>
      <w:r w:rsidR="000D3418">
        <w:rPr>
          <w:i w:val="0"/>
        </w:rPr>
        <w:t xml:space="preserve">) and </w:t>
      </w:r>
      <w:r w:rsidR="000D3418" w:rsidRPr="00475F54">
        <w:t>I</w:t>
      </w:r>
      <w:r w:rsidR="000D3418" w:rsidRPr="00475F54">
        <w:rPr>
          <w:vertAlign w:val="subscript"/>
        </w:rPr>
        <w:t>Q</w:t>
      </w:r>
      <w:r w:rsidR="000D3418" w:rsidRPr="00C014C0">
        <w:rPr>
          <w:i w:val="0"/>
        </w:rPr>
        <w:t>(</w:t>
      </w:r>
      <w:r w:rsidR="000D3418" w:rsidRPr="00475F54">
        <w:sym w:font="Symbol" w:char="F06C"/>
      </w:r>
      <w:r w:rsidR="000D3418" w:rsidRPr="00C014C0">
        <w:rPr>
          <w:i w:val="0"/>
        </w:rPr>
        <w:t>,</w:t>
      </w:r>
      <w:r w:rsidR="000D3418" w:rsidRPr="00475F54">
        <w:t>t</w:t>
      </w:r>
      <w:r w:rsidR="000D3418" w:rsidRPr="00C014C0">
        <w:rPr>
          <w:i w:val="0"/>
        </w:rPr>
        <w: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02017C"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71A93FC1" w:rsidR="000D3418" w:rsidRPr="000D3418" w:rsidRDefault="00500A52" w:rsidP="00500A52">
      <w:pPr>
        <w:pStyle w:val="CDRBodyText"/>
        <w:ind w:firstLine="0"/>
        <w:rPr>
          <w:rFonts w:asciiTheme="majorHAnsi" w:hAnsiTheme="majorHAnsi"/>
        </w:rPr>
      </w:pPr>
      <w:proofErr w:type="gramStart"/>
      <w:r w:rsidRPr="000D3418">
        <w:rPr>
          <w:rFonts w:asciiTheme="majorHAnsi" w:hAnsiTheme="majorHAnsi"/>
        </w:rPr>
        <w:t>where</w:t>
      </w:r>
      <w:proofErr w:type="gramEnd"/>
      <w:r w:rsidR="000D3418" w:rsidRPr="000D3418">
        <w:rPr>
          <w:rFonts w:asciiTheme="majorHAnsi" w:hAnsiTheme="majorHAnsi"/>
        </w:rPr>
        <w:t xml:space="preserv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t</m:t>
        </m:r>
        <m:r>
          <m:rPr>
            <m:sty m:val="p"/>
          </m:rPr>
          <w:rPr>
            <w:rFonts w:ascii="Cambria Math" w:hAnsi="Cambria Math"/>
          </w:rPr>
          <m: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w:t>
      </w:r>
      <w:r w:rsidR="005761AE" w:rsidRPr="00475F54">
        <w:rPr>
          <w:rFonts w:asciiTheme="majorHAnsi" w:hAnsiTheme="majorHAnsi"/>
          <w:i/>
        </w:rPr>
        <w:t>F</w:t>
      </w:r>
      <w:r w:rsidR="005761AE">
        <w:rPr>
          <w:rFonts w:asciiTheme="majorHAnsi" w:hAnsiTheme="majorHAnsi"/>
        </w:rPr>
        <w:t>(</w:t>
      </w:r>
      <w:r w:rsidR="005761AE" w:rsidRPr="00475F54">
        <w:rPr>
          <w:rFonts w:asciiTheme="majorHAnsi" w:hAnsiTheme="majorHAnsi"/>
          <w:i/>
        </w:rPr>
        <w:t>t</w:t>
      </w:r>
      <w:r w:rsidR="005761AE">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5761AE" w:rsidRPr="000D3418">
        <w:rPr>
          <w:rFonts w:asciiTheme="majorHAnsi" w:hAnsiTheme="majorHAnsi"/>
        </w:rPr>
        <w:t xml:space="preserve"> and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oMath>
      <w:r w:rsidR="005761AE" w:rsidRPr="000D3418">
        <w:rPr>
          <w:rFonts w:asciiTheme="majorHAnsi" w:hAnsiTheme="majorHAnsi"/>
        </w:rPr>
        <w:t xml:space="preserve"> are functions of the sunspot darkening index, </w:t>
      </w:r>
      <w:r w:rsidR="005761AE" w:rsidRPr="00475F54">
        <w:rPr>
          <w:rFonts w:asciiTheme="majorHAnsi" w:hAnsiTheme="majorHAnsi"/>
          <w:i/>
        </w:rPr>
        <w:t>S</w:t>
      </w:r>
      <w:r w:rsidR="005761AE" w:rsidRPr="000D3418">
        <w:rPr>
          <w:rFonts w:asciiTheme="majorHAnsi" w:hAnsiTheme="majorHAnsi"/>
        </w:rPr>
        <w:t>(</w:t>
      </w:r>
      <w:r w:rsidR="005761AE" w:rsidRPr="00475F54">
        <w:rPr>
          <w:rFonts w:asciiTheme="majorHAnsi" w:hAnsiTheme="majorHAnsi"/>
          <w:i/>
        </w:rPr>
        <w:t>t</w:t>
      </w:r>
      <w:r w:rsidR="005761AE" w:rsidRPr="000D3418">
        <w:rPr>
          <w:rFonts w:asciiTheme="majorHAnsi" w:hAnsiTheme="majorHAnsi"/>
        </w:rPr>
        <w: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1F6511DF" w:rsidR="000D3418" w:rsidRDefault="009F35E5" w:rsidP="00500A52">
      <w:pPr>
        <w:pStyle w:val="CDRGuidance"/>
        <w:rPr>
          <w:rFonts w:asciiTheme="majorHAnsi" w:hAnsiTheme="majorHAnsi"/>
          <w:i w:val="0"/>
        </w:rPr>
      </w:pPr>
      <w:proofErr w:type="gramStart"/>
      <w:r>
        <w:rPr>
          <w:rFonts w:asciiTheme="majorHAnsi" w:hAnsiTheme="majorHAnsi"/>
          <w:i w:val="0"/>
        </w:rPr>
        <w:t>where</w:t>
      </w:r>
      <w:proofErr w:type="gramEnd"/>
      <w:r>
        <w:rPr>
          <w:rFonts w:asciiTheme="majorHAnsi" w:hAnsiTheme="majorHAnsi"/>
          <w:i w:val="0"/>
        </w:rPr>
        <w:t xml:space="preserve"> </w:t>
      </w:r>
      <w:r w:rsidRPr="00475F54">
        <w:rPr>
          <w:rFonts w:asciiTheme="majorHAnsi" w:hAnsiTheme="majorHAnsi"/>
        </w:rPr>
        <w:t>F</w:t>
      </w:r>
      <w:r w:rsidRPr="00475F54">
        <w:rPr>
          <w:rFonts w:asciiTheme="majorHAnsi" w:hAnsiTheme="majorHAnsi"/>
          <w:vertAlign w:val="subscript"/>
        </w:rPr>
        <w:t>Q</w:t>
      </w:r>
      <w:r>
        <w:rPr>
          <w:rFonts w:asciiTheme="majorHAnsi" w:hAnsiTheme="majorHAnsi"/>
          <w:i w:val="0"/>
        </w:rPr>
        <w:t xml:space="preserve"> </w:t>
      </w:r>
      <w:r w:rsidR="005761AE">
        <w:rPr>
          <w:rFonts w:asciiTheme="majorHAnsi" w:hAnsiTheme="majorHAnsi"/>
          <w:i w:val="0"/>
        </w:rPr>
        <w:t xml:space="preserve"> and </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 xml:space="preserve">indices corresponding to </w:t>
      </w:r>
      <w:r w:rsidRPr="00475F54">
        <w:rPr>
          <w:rFonts w:asciiTheme="majorHAnsi" w:hAnsiTheme="majorHAnsi"/>
        </w:rPr>
        <w:t>T</w:t>
      </w:r>
      <w:r w:rsidRPr="00475F54">
        <w:rPr>
          <w:rFonts w:asciiTheme="majorHAnsi" w:hAnsiTheme="majorHAnsi"/>
          <w:vertAlign w:val="subscript"/>
        </w:rPr>
        <w:t>Q</w:t>
      </w:r>
      <w:r>
        <w:rPr>
          <w:rFonts w:asciiTheme="majorHAnsi" w:hAnsiTheme="majorHAnsi"/>
          <w:i w:val="0"/>
        </w:rPr>
        <w:t>, i.e., for the quiet sun.</w:t>
      </w:r>
      <w:r w:rsidR="00E20485">
        <w:rPr>
          <w:rFonts w:asciiTheme="majorHAnsi" w:hAnsiTheme="majorHAnsi"/>
          <w:i w:val="0"/>
        </w:rPr>
        <w:t xml:space="preserve"> </w:t>
      </w:r>
      <w:commentRangeStart w:id="25"/>
      <w:r w:rsidR="00E20485">
        <w:rPr>
          <w:rFonts w:asciiTheme="majorHAnsi" w:hAnsiTheme="majorHAnsi"/>
          <w:i w:val="0"/>
        </w:rPr>
        <w:t xml:space="preserve">The </w:t>
      </w:r>
      <w:proofErr w:type="gramStart"/>
      <w:r w:rsidR="00E20485" w:rsidRPr="00475F54">
        <w:rPr>
          <w:rFonts w:asciiTheme="majorHAnsi" w:hAnsiTheme="majorHAnsi"/>
        </w:rPr>
        <w:t>F</w:t>
      </w:r>
      <w:r w:rsidR="00E20485">
        <w:rPr>
          <w:rFonts w:asciiTheme="majorHAnsi" w:hAnsiTheme="majorHAnsi"/>
          <w:i w:val="0"/>
        </w:rPr>
        <w:t>(</w:t>
      </w:r>
      <w:commentRangeEnd w:id="25"/>
      <w:proofErr w:type="gramEnd"/>
      <w:r w:rsidR="00776D09">
        <w:rPr>
          <w:rStyle w:val="CommentReference"/>
          <w:rFonts w:ascii="Arial" w:hAnsi="Arial"/>
          <w:i w:val="0"/>
        </w:rPr>
        <w:commentReference w:id="25"/>
      </w:r>
      <w:r w:rsidR="00E20485" w:rsidRPr="00475F54">
        <w:rPr>
          <w:rFonts w:asciiTheme="majorHAnsi" w:hAnsiTheme="majorHAnsi"/>
        </w:rPr>
        <w:t>t</w:t>
      </w:r>
      <w:r w:rsidR="00E20485">
        <w:rPr>
          <w:rFonts w:asciiTheme="majorHAnsi" w:hAnsiTheme="majorHAnsi"/>
          <w:i w:val="0"/>
        </w:rPr>
        <w:t xml:space="preserve">) and </w:t>
      </w:r>
      <w:r w:rsidR="00E20485" w:rsidRPr="00475F54">
        <w:rPr>
          <w:rFonts w:asciiTheme="majorHAnsi" w:hAnsiTheme="majorHAnsi"/>
        </w:rPr>
        <w:t>S</w:t>
      </w:r>
      <w:r w:rsidR="00E20485">
        <w:rPr>
          <w:rFonts w:asciiTheme="majorHAnsi" w:hAnsiTheme="majorHAnsi"/>
          <w:i w:val="0"/>
        </w:rPr>
        <w:t>(</w:t>
      </w:r>
      <w:r w:rsidR="00E20485" w:rsidRPr="00475F54">
        <w:rPr>
          <w:rFonts w:asciiTheme="majorHAnsi" w:hAnsiTheme="majorHAnsi"/>
        </w:rPr>
        <w:t>t</w:t>
      </w:r>
      <w:r w:rsidR="00E20485">
        <w:rPr>
          <w:rFonts w:asciiTheme="majorHAnsi" w:hAnsiTheme="majorHAnsi"/>
          <w:i w:val="0"/>
        </w:rPr>
        <w:t>) are calculated</w:t>
      </w:r>
      <w:r w:rsidR="00E20485" w:rsidRPr="00FF74F1">
        <w:rPr>
          <w:rFonts w:asciiTheme="majorHAnsi" w:hAnsiTheme="majorHAnsi"/>
          <w:i w:val="0"/>
        </w:rPr>
        <w:t xml:space="preserve"> using independent solar observ</w:t>
      </w:r>
      <w:r w:rsidR="00E20485">
        <w:rPr>
          <w:rFonts w:asciiTheme="majorHAnsi" w:hAnsiTheme="majorHAnsi"/>
          <w:i w:val="0"/>
        </w:rPr>
        <w:t xml:space="preserve">ations made approximately daily, </w:t>
      </w:r>
      <w:r w:rsidR="00E20485" w:rsidRPr="00716D73">
        <w:rPr>
          <w:i w:val="0"/>
        </w:rPr>
        <w:t>respectively, the Mg index of global - dis</w:t>
      </w:r>
      <w:r w:rsidR="00E20485">
        <w:rPr>
          <w:i w:val="0"/>
        </w:rPr>
        <w:t>k integrated - facular emission</w:t>
      </w:r>
      <w:r w:rsidR="00E20485" w:rsidRPr="00716D73">
        <w:rPr>
          <w:i w:val="0"/>
        </w:rPr>
        <w:t xml:space="preserve"> </w:t>
      </w:r>
      <w:r w:rsidR="00E20485">
        <w:rPr>
          <w:i w:val="0"/>
        </w:rPr>
        <w:t xml:space="preserve">and </w:t>
      </w:r>
      <w:r w:rsidR="00E20485" w:rsidRPr="00716D73">
        <w:rPr>
          <w:i w:val="0"/>
        </w:rPr>
        <w:t xml:space="preserve">information about the area and locations of sunspot active regions on the solar disk, </w:t>
      </w:r>
      <w:r w:rsidR="00E20485">
        <w:rPr>
          <w:i w:val="0"/>
        </w:rPr>
        <w:t>as described in Section 3.3.1.</w:t>
      </w:r>
      <w:r w:rsidR="00E20485" w:rsidRPr="00716D73">
        <w:rPr>
          <w:i w:val="0"/>
        </w:rPr>
        <w:t xml:space="preserve"> </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w:t>
      </w:r>
      <w:r w:rsidR="006A6A80" w:rsidRPr="00475F54">
        <w:rPr>
          <w:rFonts w:asciiTheme="majorHAnsi" w:hAnsiTheme="majorHAnsi"/>
        </w:rPr>
        <w:t>a</w:t>
      </w:r>
      <w:r w:rsidR="006A6A80">
        <w:rPr>
          <w:rFonts w:asciiTheme="majorHAnsi" w:hAnsiTheme="majorHAnsi"/>
          <w:i w:val="0"/>
        </w:rPr>
        <w:t xml:space="preserve">, </w:t>
      </w:r>
      <w:r w:rsidR="006A6A80" w:rsidRPr="00475F54">
        <w:rPr>
          <w:rFonts w:asciiTheme="majorHAnsi" w:hAnsiTheme="majorHAnsi"/>
        </w:rPr>
        <w:t>b</w:t>
      </w:r>
      <w:r w:rsidR="006A6A80">
        <w:rPr>
          <w:rFonts w:asciiTheme="majorHAnsi" w:hAnsiTheme="majorHAnsi"/>
          <w:i w:val="0"/>
        </w:rPr>
        <w:t xml:space="preserve">, </w:t>
      </w:r>
      <w:proofErr w:type="gramStart"/>
      <w:r w:rsidR="006A6A80" w:rsidRPr="00475F54">
        <w:rPr>
          <w:rFonts w:asciiTheme="majorHAnsi" w:hAnsiTheme="majorHAnsi"/>
        </w:rPr>
        <w:t>c</w:t>
      </w:r>
      <w:r w:rsidR="006A6A80">
        <w:rPr>
          <w:rFonts w:asciiTheme="majorHAnsi" w:hAnsiTheme="majorHAnsi"/>
          <w:i w:val="0"/>
        </w:rPr>
        <w:t>(</w:t>
      </w:r>
      <w:proofErr w:type="gramEnd"/>
      <w:r w:rsidR="006A6A80" w:rsidRPr="00475F54">
        <w:rPr>
          <w:rFonts w:asciiTheme="majorHAnsi" w:hAnsiTheme="majorHAnsi"/>
        </w:rPr>
        <w:sym w:font="Symbol" w:char="F06C"/>
      </w:r>
      <w:r w:rsidR="006A6A80" w:rsidRPr="006A6A80">
        <w:rPr>
          <w:rFonts w:asciiTheme="majorHAnsi" w:hAnsiTheme="majorHAnsi"/>
          <w:i w:val="0"/>
        </w:rPr>
        <w:t xml:space="preserve">) </w:t>
      </w:r>
      <w:r w:rsidR="006A6A80">
        <w:rPr>
          <w:rFonts w:asciiTheme="majorHAnsi" w:hAnsiTheme="majorHAnsi"/>
          <w:i w:val="0"/>
        </w:rPr>
        <w:t xml:space="preserve">and </w:t>
      </w:r>
      <w:r w:rsidR="006A6A80" w:rsidRPr="00475F54">
        <w:rPr>
          <w:rFonts w:asciiTheme="majorHAnsi" w:hAnsiTheme="majorHAnsi"/>
        </w:rPr>
        <w:t>d</w:t>
      </w:r>
      <w:r w:rsidR="006A6A80">
        <w:rPr>
          <w:rFonts w:asciiTheme="majorHAnsi" w:hAnsiTheme="majorHAnsi"/>
          <w:i w:val="0"/>
        </w:rPr>
        <w:t>(</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 xml:space="preserve">Note that </w:t>
      </w:r>
      <w:proofErr w:type="gramStart"/>
      <w:r w:rsidR="00564909">
        <w:rPr>
          <w:rFonts w:asciiTheme="majorHAnsi" w:hAnsiTheme="majorHAnsi"/>
          <w:i w:val="0"/>
        </w:rPr>
        <w:t xml:space="preserve">the </w:t>
      </w:r>
      <w:r w:rsidR="00564909" w:rsidRPr="00475F54">
        <w:rPr>
          <w:rFonts w:asciiTheme="majorHAnsi" w:hAnsiTheme="majorHAnsi"/>
        </w:rPr>
        <w:t>a</w:t>
      </w:r>
      <w:proofErr w:type="gramEnd"/>
      <w:r w:rsidR="00564909">
        <w:rPr>
          <w:rFonts w:asciiTheme="majorHAnsi" w:hAnsiTheme="majorHAnsi"/>
          <w:i w:val="0"/>
        </w:rPr>
        <w:t xml:space="preserve"> and </w:t>
      </w:r>
      <w:r w:rsidR="00564909" w:rsidRPr="00475F54">
        <w:rPr>
          <w:rFonts w:asciiTheme="majorHAnsi" w:hAnsiTheme="majorHAnsi"/>
        </w:rPr>
        <w:t>c</w:t>
      </w:r>
      <w:r w:rsidR="00564909">
        <w:rPr>
          <w:rFonts w:asciiTheme="majorHAnsi" w:hAnsiTheme="majorHAnsi"/>
          <w:i w:val="0"/>
        </w:rPr>
        <w:t xml:space="preserve"> coefficients are nominally zero so that when </w:t>
      </w:r>
      <w:r w:rsidR="00564909" w:rsidRPr="00475F54">
        <w:rPr>
          <w:rFonts w:asciiTheme="majorHAnsi" w:hAnsiTheme="majorHAnsi"/>
        </w:rPr>
        <w:t>F</w:t>
      </w:r>
      <w:r w:rsidR="00564909">
        <w:rPr>
          <w:rFonts w:asciiTheme="majorHAnsi" w:hAnsiTheme="majorHAnsi"/>
          <w:i w:val="0"/>
        </w:rPr>
        <w:t>=</w:t>
      </w:r>
      <w:r w:rsidR="00564909" w:rsidRPr="00475F54">
        <w:rPr>
          <w:rFonts w:asciiTheme="majorHAnsi" w:hAnsiTheme="majorHAnsi"/>
        </w:rPr>
        <w:t>F</w:t>
      </w:r>
      <w:r w:rsidR="00564909" w:rsidRPr="00475F54">
        <w:rPr>
          <w:rFonts w:asciiTheme="majorHAnsi" w:hAnsiTheme="majorHAnsi"/>
          <w:vertAlign w:val="subscript"/>
        </w:rPr>
        <w:t>Q</w:t>
      </w:r>
      <w:r w:rsidR="00564909">
        <w:rPr>
          <w:rFonts w:asciiTheme="majorHAnsi" w:hAnsiTheme="majorHAnsi"/>
          <w:i w:val="0"/>
        </w:rPr>
        <w:t xml:space="preserve"> </w:t>
      </w:r>
      <w:r w:rsidR="005761AE">
        <w:rPr>
          <w:rFonts w:asciiTheme="majorHAnsi" w:hAnsiTheme="majorHAnsi"/>
          <w:i w:val="0"/>
        </w:rPr>
        <w:t xml:space="preserve">and </w:t>
      </w:r>
      <w:r w:rsidR="005761AE" w:rsidRPr="00475F54">
        <w:rPr>
          <w:rFonts w:asciiTheme="majorHAnsi" w:hAnsiTheme="majorHAnsi"/>
        </w:rPr>
        <w:t>S</w:t>
      </w:r>
      <w:r w:rsidR="005761AE">
        <w:rPr>
          <w:rFonts w:asciiTheme="majorHAnsi" w:hAnsiTheme="majorHAnsi"/>
          <w:i w:val="0"/>
        </w:rPr>
        <w:t>=</w:t>
      </w:r>
      <w:r w:rsidR="005761AE" w:rsidRPr="00475F54">
        <w:rPr>
          <w:rFonts w:asciiTheme="majorHAnsi" w:hAnsiTheme="majorHAnsi"/>
        </w:rPr>
        <w:t>S</w:t>
      </w:r>
      <w:r w:rsidR="005761AE" w:rsidRPr="00475F54">
        <w:rPr>
          <w:rFonts w:asciiTheme="majorHAnsi" w:hAnsiTheme="majorHAnsi"/>
          <w:vertAlign w:val="subscript"/>
        </w:rPr>
        <w:t>Q</w:t>
      </w:r>
      <w:r w:rsidR="005761AE">
        <w:rPr>
          <w:rFonts w:asciiTheme="majorHAnsi" w:hAnsiTheme="majorHAnsi"/>
          <w:i w:val="0"/>
        </w:rPr>
        <w:t xml:space="preserve"> </w:t>
      </w:r>
      <w:r w:rsidR="00564909">
        <w:rPr>
          <w:rFonts w:asciiTheme="majorHAnsi" w:hAnsiTheme="majorHAnsi"/>
          <w:i w:val="0"/>
        </w:rPr>
        <w:t xml:space="preserve">then </w:t>
      </w:r>
      <w:r w:rsidR="00564909" w:rsidRPr="00475F54">
        <w:rPr>
          <w:rFonts w:asciiTheme="majorHAnsi" w:hAnsiTheme="majorHAnsi"/>
        </w:rPr>
        <w:t>T</w:t>
      </w:r>
      <w:r w:rsidR="00564909">
        <w:rPr>
          <w:rFonts w:asciiTheme="majorHAnsi" w:hAnsiTheme="majorHAnsi"/>
          <w:i w:val="0"/>
        </w:rPr>
        <w:t>=</w:t>
      </w:r>
      <w:r w:rsidR="00564909" w:rsidRPr="00475F54">
        <w:rPr>
          <w:rFonts w:asciiTheme="majorHAnsi" w:hAnsiTheme="majorHAnsi"/>
        </w:rPr>
        <w:t>T</w:t>
      </w:r>
      <w:r w:rsidR="00564909" w:rsidRPr="00475F54">
        <w:rPr>
          <w:rFonts w:asciiTheme="majorHAnsi" w:hAnsiTheme="majorHAnsi"/>
          <w:vertAlign w:val="subscript"/>
        </w:rPr>
        <w:t>Q</w:t>
      </w:r>
      <w:r w:rsidR="00564909">
        <w:rPr>
          <w:rFonts w:asciiTheme="majorHAnsi" w:hAnsiTheme="majorHAnsi"/>
          <w:i w:val="0"/>
        </w:rPr>
        <w:t xml:space="preserve"> and </w:t>
      </w:r>
      <w:r w:rsidR="00564909" w:rsidRPr="00475F54">
        <w:rPr>
          <w:rFonts w:asciiTheme="majorHAnsi" w:hAnsiTheme="majorHAnsi"/>
        </w:rPr>
        <w:t>I</w:t>
      </w:r>
      <w:r w:rsidR="00564909">
        <w:rPr>
          <w:rFonts w:asciiTheme="majorHAnsi" w:hAnsiTheme="majorHAnsi"/>
          <w:i w:val="0"/>
        </w:rPr>
        <w:t>=</w:t>
      </w:r>
      <w:r w:rsidR="00564909" w:rsidRPr="00475F54">
        <w:rPr>
          <w:rFonts w:asciiTheme="majorHAnsi" w:hAnsiTheme="majorHAnsi"/>
        </w:rPr>
        <w:t>I</w:t>
      </w:r>
      <w:r w:rsidR="00564909" w:rsidRPr="00475F54">
        <w:rPr>
          <w:rFonts w:asciiTheme="majorHAnsi" w:hAnsiTheme="majorHAnsi"/>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w:t>
      </w:r>
      <w:proofErr w:type="spellStart"/>
      <w:r w:rsidR="00FE0672" w:rsidRPr="00475F54">
        <w:rPr>
          <w:rFonts w:asciiTheme="majorHAnsi" w:hAnsiTheme="majorHAnsi"/>
        </w:rPr>
        <w:t>e</w:t>
      </w:r>
      <w:r w:rsidR="00FE0672" w:rsidRPr="00475F54">
        <w:rPr>
          <w:rFonts w:asciiTheme="majorHAnsi" w:hAnsiTheme="majorHAnsi"/>
          <w:vertAlign w:val="subscript"/>
        </w:rPr>
        <w:t>F</w:t>
      </w:r>
      <w:proofErr w:type="spellEnd"/>
      <w:r w:rsidR="00FE0672">
        <w:rPr>
          <w:rFonts w:asciiTheme="majorHAnsi" w:hAnsiTheme="majorHAnsi"/>
          <w:i w:val="0"/>
        </w:rPr>
        <w:t xml:space="preserve"> and </w:t>
      </w:r>
      <w:proofErr w:type="spellStart"/>
      <w:r w:rsidR="00FE0672" w:rsidRPr="00475F54">
        <w:rPr>
          <w:rFonts w:asciiTheme="majorHAnsi" w:hAnsiTheme="majorHAnsi"/>
        </w:rPr>
        <w:t>e</w:t>
      </w:r>
      <w:r w:rsidR="00FE0672" w:rsidRPr="00475F54">
        <w:rPr>
          <w:rFonts w:asciiTheme="majorHAnsi" w:hAnsiTheme="majorHAnsi"/>
          <w:vertAlign w:val="subscript"/>
        </w:rPr>
        <w:t>S</w:t>
      </w:r>
      <w:proofErr w:type="spellEnd"/>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w:lastRenderedPageBreak/>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007D549C" w:rsidR="00EC674D" w:rsidRDefault="00E20485" w:rsidP="00EC674D">
      <w:pPr>
        <w:pStyle w:val="CDRGuidance"/>
        <w:rPr>
          <w:rFonts w:asciiTheme="majorHAnsi" w:hAnsiTheme="majorHAnsi"/>
          <w:i w:val="0"/>
        </w:rPr>
      </w:pPr>
      <w:r>
        <w:rPr>
          <w:rFonts w:asciiTheme="majorHAnsi" w:hAnsiTheme="majorHAnsi"/>
          <w:i w:val="0"/>
        </w:rPr>
        <w:t xml:space="preserve">Ideally, were the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and </w:t>
      </w:r>
      <w:r w:rsidRPr="00475F54">
        <w:rPr>
          <w:rFonts w:asciiTheme="majorHAnsi" w:hAnsiTheme="majorHAnsi"/>
        </w:rPr>
        <w:t>S</w:t>
      </w:r>
      <w:r>
        <w:rPr>
          <w:rFonts w:asciiTheme="majorHAnsi" w:hAnsiTheme="majorHAnsi"/>
          <w:i w:val="0"/>
        </w:rPr>
        <w:t>(</w:t>
      </w:r>
      <w:r w:rsidRPr="00475F54">
        <w:rPr>
          <w:rFonts w:asciiTheme="majorHAnsi" w:hAnsiTheme="majorHAnsi"/>
        </w:rPr>
        <w:t>t</w:t>
      </w:r>
      <w:r>
        <w:rPr>
          <w:rFonts w:asciiTheme="majorHAnsi" w:hAnsiTheme="majorHAnsi"/>
          <w:i w:val="0"/>
        </w:rPr>
        <w:t xml:space="preserve">) physically and observationally “perfect” indicators of the sunspot and faculae sources at each wavelength, then the coefficients </w:t>
      </w:r>
      <w:proofErr w:type="spellStart"/>
      <w:r w:rsidRPr="00475F54">
        <w:rPr>
          <w:rFonts w:asciiTheme="majorHAnsi" w:hAnsiTheme="majorHAnsi"/>
        </w:rPr>
        <w:t>e</w:t>
      </w:r>
      <w:r w:rsidRPr="00475F54">
        <w:rPr>
          <w:rFonts w:asciiTheme="majorHAnsi" w:hAnsiTheme="majorHAnsi"/>
          <w:vertAlign w:val="subscript"/>
        </w:rPr>
        <w:t>F</w:t>
      </w:r>
      <w:proofErr w:type="spellEnd"/>
      <w:r>
        <w:rPr>
          <w:rFonts w:asciiTheme="majorHAnsi" w:hAnsiTheme="majorHAnsi"/>
          <w:i w:val="0"/>
        </w:rPr>
        <w:t xml:space="preserve"> and </w:t>
      </w:r>
      <w:proofErr w:type="spellStart"/>
      <w:r w:rsidRPr="00475F54">
        <w:rPr>
          <w:rFonts w:asciiTheme="majorHAnsi" w:hAnsiTheme="majorHAnsi"/>
        </w:rPr>
        <w:t>e</w:t>
      </w:r>
      <w:r w:rsidRPr="00475F54">
        <w:rPr>
          <w:rFonts w:asciiTheme="majorHAnsi" w:hAnsiTheme="majorHAnsi"/>
          <w:vertAlign w:val="subscript"/>
        </w:rPr>
        <w:t>S</w:t>
      </w:r>
      <w:proofErr w:type="spellEnd"/>
      <w:r w:rsidRPr="00475F54">
        <w:rPr>
          <w:rFonts w:asciiTheme="majorHAnsi" w:hAnsiTheme="majorHAnsi"/>
        </w:rPr>
        <w:t xml:space="preserve"> </w:t>
      </w:r>
      <w:r>
        <w:rPr>
          <w:rFonts w:asciiTheme="majorHAnsi" w:hAnsiTheme="majorHAnsi"/>
          <w:i w:val="0"/>
        </w:rPr>
        <w:t xml:space="preserve">would be zero. Improvements in </w:t>
      </w:r>
      <w:proofErr w:type="gramStart"/>
      <w:r w:rsidRPr="00475F54">
        <w:rPr>
          <w:rFonts w:asciiTheme="majorHAnsi" w:hAnsiTheme="majorHAnsi"/>
        </w:rPr>
        <w:t>F</w:t>
      </w:r>
      <w:r>
        <w:rPr>
          <w:rFonts w:asciiTheme="majorHAnsi" w:hAnsiTheme="majorHAnsi"/>
          <w:i w:val="0"/>
        </w:rPr>
        <w:t>(</w:t>
      </w:r>
      <w:proofErr w:type="gramEnd"/>
      <w:r w:rsidRPr="00475F54">
        <w:rPr>
          <w:rFonts w:asciiTheme="majorHAnsi" w:hAnsiTheme="majorHAnsi"/>
        </w:rPr>
        <w:t>t</w:t>
      </w:r>
      <w:r>
        <w:rPr>
          <w:rFonts w:asciiTheme="majorHAnsi" w:hAnsiTheme="majorHAnsi"/>
          <w:i w:val="0"/>
        </w:rPr>
        <w:t xml:space="preserve">) and </w:t>
      </w:r>
      <w:r w:rsidRPr="00475F54">
        <w:rPr>
          <w:rFonts w:asciiTheme="majorHAnsi" w:hAnsiTheme="majorHAnsi"/>
        </w:rPr>
        <w:t>S</w:t>
      </w:r>
      <w:r>
        <w:rPr>
          <w:rFonts w:asciiTheme="majorHAnsi" w:hAnsiTheme="majorHAnsi"/>
          <w:i w:val="0"/>
        </w:rPr>
        <w:t>(</w:t>
      </w:r>
      <w:r w:rsidRPr="00475F54">
        <w:rPr>
          <w:rFonts w:asciiTheme="majorHAnsi" w:hAnsiTheme="majorHAnsi"/>
        </w:rPr>
        <w:t>t</w:t>
      </w:r>
      <w:r>
        <w:rPr>
          <w:rFonts w:asciiTheme="majorHAnsi" w:hAnsiTheme="majorHAnsi"/>
          <w:i w:val="0"/>
        </w:rPr>
        <w:t>) 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w:t>
      </w:r>
      <w:proofErr w:type="gramStart"/>
      <w:r w:rsidR="0026134A">
        <w:rPr>
          <w:rFonts w:asciiTheme="majorHAnsi" w:hAnsiTheme="majorHAnsi"/>
          <w:i w:val="0"/>
        </w:rPr>
        <w:t>regression</w:t>
      </w:r>
      <w:proofErr w:type="gramEnd"/>
      <w:r w:rsidR="0026134A">
        <w:rPr>
          <w:rFonts w:asciiTheme="majorHAnsi" w:hAnsiTheme="majorHAnsi"/>
          <w:i w:val="0"/>
        </w:rPr>
        <w:t xml:space="preserve">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132845DE"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 xml:space="preserve">observed,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and modeled,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w:t>
      </w:r>
      <w:r w:rsidR="003634A2" w:rsidRPr="00475F54">
        <w:rPr>
          <w:rFonts w:asciiTheme="majorHAnsi" w:hAnsiTheme="majorHAnsi"/>
        </w:rPr>
        <w:t>T</w:t>
      </w:r>
      <w:r w:rsidR="003634A2" w:rsidRPr="00475F54">
        <w:rPr>
          <w:rFonts w:asciiTheme="majorHAnsi" w:hAnsiTheme="majorHAnsi"/>
          <w:vertAlign w:val="subscript"/>
        </w:rPr>
        <w:t>TIM</w:t>
      </w:r>
      <w:r w:rsidR="003634A2">
        <w:rPr>
          <w:rFonts w:asciiTheme="majorHAnsi" w:hAnsiTheme="majorHAnsi"/>
          <w:i w:val="0"/>
        </w:rPr>
        <w:t xml:space="preserve"> – </w:t>
      </w:r>
      <w:proofErr w:type="spellStart"/>
      <w:r w:rsidR="003634A2" w:rsidRPr="00475F54">
        <w:rPr>
          <w:rFonts w:asciiTheme="majorHAnsi" w:hAnsiTheme="majorHAnsi"/>
        </w:rPr>
        <w:t>T</w:t>
      </w:r>
      <w:r w:rsidR="003634A2" w:rsidRPr="00475F54">
        <w:rPr>
          <w:rFonts w:asciiTheme="majorHAnsi" w:hAnsiTheme="majorHAnsi"/>
          <w:vertAlign w:val="subscript"/>
        </w:rPr>
        <w:t>mod</w:t>
      </w:r>
      <w:proofErr w:type="spellEnd"/>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44DC3C83"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754697">
        <w:rPr>
          <w:rFonts w:asciiTheme="majorHAnsi" w:hAnsiTheme="majorHAnsi"/>
          <w:i w:val="0"/>
        </w:rPr>
        <w:t xml:space="preserve">(Lean and </w:t>
      </w:r>
      <w:proofErr w:type="spellStart"/>
      <w:r w:rsidR="00754697">
        <w:rPr>
          <w:rFonts w:asciiTheme="majorHAnsi" w:hAnsiTheme="majorHAnsi"/>
          <w:i w:val="0"/>
        </w:rPr>
        <w:t>DeLand</w:t>
      </w:r>
      <w:proofErr w:type="spellEnd"/>
      <w:r w:rsidR="00754697">
        <w:rPr>
          <w:rFonts w:asciiTheme="majorHAnsi" w:hAnsiTheme="majorHAnsi"/>
          <w:i w:val="0"/>
        </w:rPr>
        <w:t>, 2012</w:t>
      </w:r>
      <w:r w:rsidR="00445D6C">
        <w:rPr>
          <w:rFonts w:asciiTheme="majorHAnsi" w:hAnsiTheme="majorHAnsi"/>
          <w:i w:val="0"/>
        </w:rPr>
        <w:t xml:space="preserve">).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 xml:space="preserve">the observed spectral irradiance and the facular brightening and sunspot darkening indices are detrended by subtracting 81-day running means. Multiple linear </w:t>
      </w:r>
      <w:proofErr w:type="gramStart"/>
      <w:r w:rsidR="00445D6C">
        <w:rPr>
          <w:rFonts w:asciiTheme="majorHAnsi" w:hAnsiTheme="majorHAnsi"/>
          <w:i w:val="0"/>
        </w:rPr>
        <w:t>regression</w:t>
      </w:r>
      <w:proofErr w:type="gramEnd"/>
      <w:r w:rsidR="00445D6C">
        <w:rPr>
          <w:rFonts w:asciiTheme="majorHAnsi" w:hAnsiTheme="majorHAnsi"/>
          <w:i w:val="0"/>
        </w:rPr>
        <w:t xml:space="preserve">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02017C"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0B0D2108"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w:t>
      </w:r>
      <w:r w:rsidR="00E249DA">
        <w:rPr>
          <w:rFonts w:asciiTheme="majorHAnsi" w:hAnsiTheme="majorHAnsi"/>
          <w:i w:val="0"/>
        </w:rPr>
        <w:lastRenderedPageBreak/>
        <w:t xml:space="preserve">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xml:space="preserve">, </w:t>
      </w:r>
      <w:proofErr w:type="spellStart"/>
      <w:r w:rsidR="00AE065E" w:rsidRPr="00475F54">
        <w:rPr>
          <w:rFonts w:asciiTheme="majorHAnsi" w:hAnsiTheme="majorHAnsi"/>
        </w:rPr>
        <w:t>d</w:t>
      </w:r>
      <w:r w:rsidR="00AE065E" w:rsidRPr="00475F54">
        <w:rPr>
          <w:rFonts w:asciiTheme="majorHAnsi" w:hAnsiTheme="majorHAnsi"/>
          <w:vertAlign w:val="subscript"/>
        </w:rPr>
        <w:t>S</w:t>
      </w:r>
      <w:proofErr w:type="spellEnd"/>
      <w:r w:rsidR="00AE065E">
        <w:rPr>
          <w:rFonts w:asciiTheme="majorHAnsi" w:hAnsiTheme="majorHAnsi"/>
          <w:i w:val="0"/>
        </w:rPr>
        <w:t xml:space="preserve"> and </w:t>
      </w:r>
      <w:proofErr w:type="spellStart"/>
      <w:proofErr w:type="gramStart"/>
      <w:r w:rsidR="00AE065E" w:rsidRPr="00475F54">
        <w:rPr>
          <w:rFonts w:asciiTheme="majorHAnsi" w:hAnsiTheme="majorHAnsi"/>
        </w:rPr>
        <w:t>d</w:t>
      </w:r>
      <w:r w:rsidR="00AE065E" w:rsidRPr="00475F54">
        <w:rPr>
          <w:rFonts w:asciiTheme="majorHAnsi" w:hAnsiTheme="majorHAnsi"/>
          <w:vertAlign w:val="subscript"/>
        </w:rPr>
        <w:t>F</w:t>
      </w:r>
      <w:proofErr w:type="spellEnd"/>
      <w:proofErr w:type="gramEnd"/>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0C3D0A03" w:rsidR="00E249DA" w:rsidRDefault="0002017C"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r>
            <w:rPr>
              <w:rFonts w:ascii="Cambria Math" w:hAnsi="Cambria Math"/>
            </w:rPr>
            <m:t xml:space="preserve"> </m:t>
          </m:r>
        </m:oMath>
      </m:oMathPara>
    </w:p>
    <w:p w14:paraId="2E82ADB1" w14:textId="77777777" w:rsidR="00AE065E" w:rsidRDefault="0002017C"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w:t>
      </w:r>
      <w:proofErr w:type="spellStart"/>
      <w:proofErr w:type="gramStart"/>
      <w:r w:rsidRPr="008D617F">
        <w:rPr>
          <w:rFonts w:asciiTheme="majorHAnsi" w:hAnsiTheme="majorHAnsi"/>
        </w:rPr>
        <w:t>d</w:t>
      </w:r>
      <w:r w:rsidRPr="008D617F">
        <w:rPr>
          <w:rFonts w:asciiTheme="majorHAnsi" w:hAnsiTheme="majorHAnsi"/>
          <w:vertAlign w:val="subscript"/>
        </w:rPr>
        <w:t>S</w:t>
      </w:r>
      <w:proofErr w:type="spellEnd"/>
      <w:r>
        <w:rPr>
          <w:rFonts w:asciiTheme="majorHAnsi" w:hAnsiTheme="majorHAnsi"/>
          <w:i w:val="0"/>
        </w:rPr>
        <w:t>(</w:t>
      </w:r>
      <w:proofErr w:type="gramEnd"/>
      <w:r w:rsidRPr="008D617F">
        <w:rPr>
          <w:rFonts w:asciiTheme="majorHAnsi" w:hAnsiTheme="majorHAnsi"/>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w:t>
      </w:r>
      <w:proofErr w:type="spellStart"/>
      <w:r>
        <w:rPr>
          <w:rFonts w:asciiTheme="majorHAnsi" w:hAnsiTheme="majorHAnsi"/>
          <w:i w:val="0"/>
        </w:rPr>
        <w:t>Ca</w:t>
      </w:r>
      <w:proofErr w:type="spellEnd"/>
      <w:r>
        <w:rPr>
          <w:rFonts w:asciiTheme="majorHAnsi" w:hAnsiTheme="majorHAnsi"/>
          <w:i w:val="0"/>
        </w:rPr>
        <w:t xml:space="preserve">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6DFC8AA7"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w:t>
      </w:r>
      <w:proofErr w:type="gramStart"/>
      <w:r>
        <w:rPr>
          <w:rFonts w:asciiTheme="majorHAnsi" w:hAnsiTheme="majorHAnsi"/>
          <w:i w:val="0"/>
        </w:rPr>
        <w:t>2014,</w:t>
      </w:r>
      <w:proofErr w:type="gramEnd"/>
      <w:r>
        <w:rPr>
          <w:rFonts w:asciiTheme="majorHAnsi" w:hAnsiTheme="majorHAnsi"/>
          <w:i w:val="0"/>
        </w:rPr>
        <w:t xml:space="preserve"> is </w:t>
      </w:r>
      <w:r w:rsidR="00AA717D">
        <w:rPr>
          <w:rFonts w:asciiTheme="majorHAnsi" w:hAnsiTheme="majorHAnsi"/>
          <w:i w:val="0"/>
        </w:rPr>
        <w:t>0.016</w:t>
      </w:r>
      <w:r w:rsidRPr="00AA717D">
        <w:rPr>
          <w:rFonts w:asciiTheme="majorHAnsi" w:hAnsiTheme="majorHAnsi"/>
          <w:i w:val="0"/>
        </w:rPr>
        <w:t xml:space="preserve"> Wm</w:t>
      </w:r>
      <w:r w:rsidRPr="00AA717D">
        <w:rPr>
          <w:rFonts w:asciiTheme="majorHAnsi" w:hAnsiTheme="majorHAnsi"/>
          <w:i w:val="0"/>
          <w:vertAlign w:val="superscript"/>
        </w:rPr>
        <w:t>-2</w:t>
      </w:r>
      <w:r>
        <w:rPr>
          <w:rFonts w:asciiTheme="majorHAnsi" w:hAnsiTheme="majorHAnsi"/>
          <w:i w:val="0"/>
        </w:rPr>
        <w:t xml:space="preserve"> and the standard deviation of the differences is </w:t>
      </w:r>
      <w:r w:rsidR="00AA717D" w:rsidRPr="00AA717D">
        <w:rPr>
          <w:rFonts w:asciiTheme="majorHAnsi" w:hAnsiTheme="majorHAnsi"/>
          <w:i w:val="0"/>
        </w:rPr>
        <w:t>0.0</w:t>
      </w:r>
      <w:r w:rsidRPr="00AA717D">
        <w:rPr>
          <w:rFonts w:asciiTheme="majorHAnsi" w:hAnsiTheme="majorHAnsi"/>
          <w:i w:val="0"/>
        </w:rPr>
        <w:t>1</w:t>
      </w:r>
      <w:r w:rsidR="00AA717D" w:rsidRPr="00AA717D">
        <w:rPr>
          <w:rFonts w:asciiTheme="majorHAnsi" w:hAnsiTheme="majorHAnsi"/>
          <w:i w:val="0"/>
        </w:rPr>
        <w:t>2</w:t>
      </w:r>
      <w:r w:rsidRPr="00AA717D">
        <w:rPr>
          <w:rFonts w:asciiTheme="majorHAnsi" w:hAnsiTheme="majorHAnsi"/>
          <w:i w:val="0"/>
        </w:rPr>
        <w:t xml:space="preserve"> Wm</w:t>
      </w:r>
      <w:r w:rsidRPr="00AA717D">
        <w:rPr>
          <w:rFonts w:asciiTheme="majorHAnsi" w:hAnsiTheme="majorHAnsi"/>
          <w:i w:val="0"/>
          <w:vertAlign w:val="superscript"/>
        </w:rPr>
        <w:t>-2</w:t>
      </w:r>
      <w:r w:rsidRPr="00AA717D">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w:t>
      </w:r>
      <w:proofErr w:type="spellStart"/>
      <w:r w:rsidRPr="00082272">
        <w:rPr>
          <w:rFonts w:asciiTheme="majorHAnsi" w:hAnsiTheme="majorHAnsi"/>
        </w:rPr>
        <w:t>cosmogenic</w:t>
      </w:r>
      <w:proofErr w:type="spellEnd"/>
      <w:r w:rsidRPr="00082272">
        <w:rPr>
          <w:rFonts w:asciiTheme="majorHAnsi" w:hAnsiTheme="majorHAnsi"/>
        </w:rPr>
        <w:t xml:space="preserve"> and geomagnetic indices. Changes in solar structure are also considered as possible sources of long-term irradiance variations in addition to, or instead of, facular variations (Hoyt and </w:t>
      </w:r>
      <w:proofErr w:type="spellStart"/>
      <w:r w:rsidRPr="00082272">
        <w:rPr>
          <w:rFonts w:asciiTheme="majorHAnsi" w:hAnsiTheme="majorHAnsi"/>
        </w:rPr>
        <w:t>Schatten</w:t>
      </w:r>
      <w:proofErr w:type="spellEnd"/>
      <w:r w:rsidRPr="00082272">
        <w:rPr>
          <w:rFonts w:asciiTheme="majorHAnsi" w:hAnsiTheme="majorHAnsi"/>
        </w:rPr>
        <w:t xml:space="preserve">, 1993; Tapping et al., 2007) producing levels as much as 0.3% below contemporary solar minima values (e.g., review of Maunder Minimum levels in Lean et al., 2005). </w:t>
      </w:r>
    </w:p>
    <w:p w14:paraId="74EDA02F" w14:textId="59003592"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 xml:space="preserve">the facular index, </w:t>
      </w:r>
      <w:proofErr w:type="gramStart"/>
      <w:r w:rsidR="00564909" w:rsidRPr="008D617F">
        <w:rPr>
          <w:rFonts w:asciiTheme="majorHAnsi" w:hAnsiTheme="majorHAnsi"/>
          <w:i/>
        </w:rPr>
        <w:t>F</w:t>
      </w:r>
      <w:r w:rsidR="00564909" w:rsidRPr="008D617F">
        <w:rPr>
          <w:rFonts w:asciiTheme="majorHAnsi" w:hAnsiTheme="majorHAnsi"/>
          <w:i/>
          <w:vertAlign w:val="subscript"/>
        </w:rPr>
        <w:t>BG</w:t>
      </w:r>
      <w:r w:rsidR="00564909">
        <w:rPr>
          <w:rFonts w:asciiTheme="majorHAnsi" w:hAnsiTheme="majorHAnsi"/>
        </w:rPr>
        <w:t>(</w:t>
      </w:r>
      <w:proofErr w:type="gramEnd"/>
      <w:r w:rsidR="00564909" w:rsidRPr="008D617F">
        <w:rPr>
          <w:rFonts w:asciiTheme="majorHAnsi" w:hAnsiTheme="majorHAnsi"/>
          <w:i/>
        </w:rPr>
        <w:t>t</w:t>
      </w:r>
      <w:r w:rsidR="00564909">
        <w:rPr>
          <w:rFonts w:asciiTheme="majorHAnsi" w:hAnsiTheme="majorHAnsi"/>
        </w:rPr>
        <w: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sidRPr="008D617F">
        <w:rPr>
          <w:rFonts w:asciiTheme="majorHAnsi" w:hAnsiTheme="majorHAnsi"/>
          <w:i/>
        </w:rPr>
        <w:t>F</w:t>
      </w:r>
      <w:r w:rsidR="009E2D98" w:rsidRPr="008D617F">
        <w:rPr>
          <w:rFonts w:asciiTheme="majorHAnsi" w:hAnsiTheme="majorHAnsi"/>
          <w:i/>
          <w:vertAlign w:val="subscript"/>
        </w:rPr>
        <w:t>BG</w:t>
      </w:r>
      <w:r w:rsidR="009E2D98">
        <w:rPr>
          <w:rFonts w:asciiTheme="majorHAnsi" w:hAnsiTheme="majorHAnsi"/>
        </w:rPr>
        <w:t>(</w:t>
      </w:r>
      <w:r w:rsidR="009E2D98" w:rsidRPr="008D617F">
        <w:rPr>
          <w:rFonts w:asciiTheme="majorHAnsi" w:hAnsiTheme="majorHAnsi"/>
          <w:i/>
        </w:rPr>
        <w:t>t</w:t>
      </w:r>
      <w:r w:rsidR="009E2D98">
        <w:rPr>
          <w:rFonts w:asciiTheme="majorHAnsi" w:hAnsiTheme="majorHAnsi"/>
        </w:rPr>
        <w:t xml:space="preserve">) </w:t>
      </w:r>
      <w:r w:rsidRPr="00082272">
        <w:rPr>
          <w:rFonts w:asciiTheme="majorHAnsi" w:hAnsiTheme="majorHAnsi"/>
        </w:rPr>
        <w:t xml:space="preserve">from the quiet Sun to cycle maximum (Nov. 1989). These changes mimicked the reduced </w:t>
      </w:r>
      <w:proofErr w:type="spellStart"/>
      <w:r w:rsidRPr="00082272">
        <w:rPr>
          <w:rFonts w:asciiTheme="majorHAnsi" w:hAnsiTheme="majorHAnsi"/>
        </w:rPr>
        <w:t>Ca</w:t>
      </w:r>
      <w:proofErr w:type="spellEnd"/>
      <w:r w:rsidRPr="00082272">
        <w:rPr>
          <w:rFonts w:asciiTheme="majorHAnsi" w:hAnsiTheme="majorHAnsi"/>
        </w:rPr>
        <w:t xml:space="preserve"> fluxes in non-cycling Sun-like stars compared with the range of fluxes in cycling Sun-like stars  (</w:t>
      </w:r>
      <w:proofErr w:type="spellStart"/>
      <w:r w:rsidRPr="00082272">
        <w:rPr>
          <w:rFonts w:asciiTheme="majorHAnsi" w:hAnsiTheme="majorHAnsi"/>
        </w:rPr>
        <w:t>Radick</w:t>
      </w:r>
      <w:proofErr w:type="spellEnd"/>
      <w:r w:rsidRPr="00082272">
        <w:rPr>
          <w:rFonts w:asciiTheme="majorHAnsi" w:hAnsiTheme="majorHAnsi"/>
        </w:rPr>
        <w:t xml:space="preserve"> e</w:t>
      </w:r>
      <w:r w:rsidR="009774C1">
        <w:rPr>
          <w:rFonts w:asciiTheme="majorHAnsi" w:hAnsiTheme="majorHAnsi"/>
        </w:rPr>
        <w:t>t al, 1998 and Lean et al., 2001</w:t>
      </w:r>
      <w:r w:rsidRPr="00082272">
        <w:rPr>
          <w:rFonts w:asciiTheme="majorHAnsi" w:hAnsiTheme="majorHAnsi"/>
        </w:rPr>
        <w:t>, provide additional details) which at the time of the NRLSSI model were thought to exemplify long-term solar irradiance changes. However, a subsequent re</w:t>
      </w:r>
      <w:r w:rsidR="008D617F">
        <w:rPr>
          <w:rFonts w:asciiTheme="majorHAnsi" w:hAnsiTheme="majorHAnsi"/>
        </w:rPr>
        <w:t>assessment of the stellar data h</w:t>
      </w:r>
      <w:r w:rsidRPr="00082272">
        <w:rPr>
          <w:rFonts w:asciiTheme="majorHAnsi" w:hAnsiTheme="majorHAnsi"/>
        </w:rPr>
        <w:t xml:space="preserve">as been unable to recover the original bimodal separation of (lower) </w:t>
      </w:r>
      <w:proofErr w:type="spellStart"/>
      <w:r w:rsidRPr="00082272">
        <w:rPr>
          <w:rFonts w:asciiTheme="majorHAnsi" w:hAnsiTheme="majorHAnsi"/>
        </w:rPr>
        <w:t>Ca</w:t>
      </w:r>
      <w:proofErr w:type="spellEnd"/>
      <w:r w:rsidRPr="00082272">
        <w:rPr>
          <w:rFonts w:asciiTheme="majorHAnsi" w:hAnsiTheme="majorHAnsi"/>
        </w:rPr>
        <w:t xml:space="preserve"> emission in non-cycling stars (assumed to be in Maunder Minimum type states) compared with (higher) emission in cycling stars (Hall and Lockwood, 2004). Nor do long-term trends in the </w:t>
      </w:r>
      <w:proofErr w:type="spellStart"/>
      <w:proofErr w:type="gramStart"/>
      <w:r w:rsidRPr="00082272">
        <w:rPr>
          <w:rFonts w:asciiTheme="majorHAnsi" w:hAnsiTheme="majorHAnsi"/>
        </w:rPr>
        <w:t>aa</w:t>
      </w:r>
      <w:proofErr w:type="spellEnd"/>
      <w:proofErr w:type="gramEnd"/>
      <w:r w:rsidRPr="00082272">
        <w:rPr>
          <w:rFonts w:asciiTheme="majorHAnsi" w:hAnsiTheme="majorHAnsi"/>
        </w:rPr>
        <w:t xml:space="preserve"> index and </w:t>
      </w:r>
      <w:proofErr w:type="spellStart"/>
      <w:r w:rsidRPr="00082272">
        <w:rPr>
          <w:rFonts w:asciiTheme="majorHAnsi" w:hAnsiTheme="majorHAnsi"/>
        </w:rPr>
        <w:t>cosmogenic</w:t>
      </w:r>
      <w:proofErr w:type="spellEnd"/>
      <w:r w:rsidRPr="00082272">
        <w:rPr>
          <w:rFonts w:asciiTheme="majorHAnsi" w:hAnsiTheme="majorHAnsi"/>
        </w:rPr>
        <w:t xml:space="preserve"> isotopes (generated by open flux) necessarily </w:t>
      </w:r>
      <w:r w:rsidRPr="00082272">
        <w:rPr>
          <w:rFonts w:asciiTheme="majorHAnsi" w:hAnsiTheme="majorHAnsi"/>
        </w:rPr>
        <w:lastRenderedPageBreak/>
        <w:t xml:space="preserve">imply equivalent long-term trends in solar irradiance (which track closed flux) according to simulations of the transport of magnetic flux on the Sun and propagation of open flux into the </w:t>
      </w:r>
      <w:proofErr w:type="spellStart"/>
      <w:r w:rsidRPr="00082272">
        <w:rPr>
          <w:rFonts w:asciiTheme="majorHAnsi" w:hAnsiTheme="majorHAnsi"/>
        </w:rPr>
        <w:t>heliosphere</w:t>
      </w:r>
      <w:proofErr w:type="spellEnd"/>
      <w:r w:rsidRPr="00082272">
        <w:rPr>
          <w:rFonts w:asciiTheme="majorHAnsi" w:hAnsiTheme="majorHAnsi"/>
        </w:rPr>
        <w:t xml:space="preserv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w:t>
      </w:r>
      <w:proofErr w:type="spellStart"/>
      <w:r w:rsidRPr="00082272">
        <w:rPr>
          <w:rFonts w:asciiTheme="majorHAnsi" w:hAnsiTheme="majorHAnsi"/>
        </w:rPr>
        <w:t>meridional</w:t>
      </w:r>
      <w:proofErr w:type="spellEnd"/>
      <w:r w:rsidRPr="00082272">
        <w:rPr>
          <w:rFonts w:asciiTheme="majorHAnsi" w:hAnsiTheme="majorHAnsi"/>
        </w:rPr>
        <w:t xml:space="preserve">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w:t>
      </w:r>
      <w:proofErr w:type="spellStart"/>
      <w:r w:rsidRPr="00082272">
        <w:rPr>
          <w:rFonts w:asciiTheme="majorHAnsi" w:hAnsiTheme="majorHAnsi"/>
        </w:rPr>
        <w:t>cosmogenic</w:t>
      </w:r>
      <w:proofErr w:type="spellEnd"/>
      <w:r w:rsidRPr="00082272">
        <w:rPr>
          <w:rFonts w:asciiTheme="majorHAnsi" w:hAnsiTheme="majorHAnsi"/>
        </w:rPr>
        <w:t xml:space="preserve">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26" w:name="_Toc269030686"/>
      <w:r w:rsidRPr="00AB2930">
        <w:t>Physical and Mathematical Description</w:t>
      </w:r>
      <w:bookmarkEnd w:id="26"/>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 xml:space="preserve">Following the approach of Lean et al (1998), when the sun is inactive, the “quiet” irradiance at the Earth (at a distance of 215 times the solar radius) is determined by integrating the radiance, </w:t>
      </w:r>
      <w:proofErr w:type="gramStart"/>
      <w:r w:rsidRPr="00541E50">
        <w:rPr>
          <w:rFonts w:asciiTheme="majorHAnsi" w:hAnsiTheme="majorHAnsi"/>
          <w:i/>
        </w:rPr>
        <w:t>R</w:t>
      </w:r>
      <w:r>
        <w:rPr>
          <w:rFonts w:asciiTheme="majorHAnsi" w:hAnsiTheme="majorHAnsi"/>
        </w:rPr>
        <w:t>(</w:t>
      </w:r>
      <w:proofErr w:type="gramEnd"/>
      <w:r w:rsidRPr="00541E50">
        <w:rPr>
          <w:rFonts w:asciiTheme="majorHAnsi" w:hAnsiTheme="majorHAnsi"/>
          <w: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sidRPr="00AC62C1">
        <w:rPr>
          <w:rFonts w:ascii="Calibri" w:hAnsi="Calibri"/>
          <w:i/>
        </w:rPr>
        <w:t>µ</w:t>
      </w:r>
      <w:r>
        <w:rPr>
          <w:rFonts w:asciiTheme="majorHAnsi" w:hAnsiTheme="majorHAnsi"/>
        </w:rPr>
        <w:t xml:space="preserve"> = 1) over the entire disk using the center-to-limb function, </w:t>
      </w:r>
      <w:r w:rsidRPr="00AC62C1">
        <w:rPr>
          <w:rFonts w:asciiTheme="majorHAnsi" w:hAnsiTheme="majorHAnsi"/>
          <w:i/>
        </w:rPr>
        <w:t>L</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Calibri" w:hAnsi="Calibri"/>
        </w:rPr>
        <w:t xml:space="preserve">) to define the ratio of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sidRPr="00AC62C1">
        <w:rPr>
          <w:rFonts w:ascii="Calibri" w:hAnsi="Calibri"/>
          <w:i/>
        </w:rPr>
        <w:t>µ</w:t>
      </w:r>
      <w:r>
        <w:rPr>
          <w:rFonts w:asciiTheme="majorHAnsi" w:hAnsiTheme="majorHAnsi"/>
        </w:rPr>
        <w:t xml:space="preserve">) to </w:t>
      </w:r>
      <w:r w:rsidRPr="00AC62C1">
        <w:rPr>
          <w:rFonts w:asciiTheme="majorHAnsi" w:hAnsiTheme="majorHAnsi"/>
          <w:i/>
        </w:rPr>
        <w:t>R</w:t>
      </w:r>
      <w:r>
        <w:rPr>
          <w:rFonts w:asciiTheme="majorHAnsi" w:hAnsiTheme="majorHAnsi"/>
        </w:rPr>
        <w:t>(</w:t>
      </w:r>
      <w:r w:rsidRPr="00AC62C1">
        <w:rPr>
          <w:rFonts w:asciiTheme="majorHAnsi" w:hAnsiTheme="majorHAnsi"/>
          <w: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sidRPr="00AC62C1">
        <w:rPr>
          <w:rFonts w:ascii="Calibri" w:hAnsi="Calibri"/>
          <w:i/>
        </w:rPr>
        <w:t>µ</w:t>
      </w:r>
      <w:r>
        <w:rPr>
          <w:rFonts w:ascii="Calibri" w:hAnsi="Calibri"/>
        </w:rPr>
        <w:t>, which ranges from 0 (at the disk’s limb) to 1 (at disk center)</w:t>
      </w:r>
      <w:r w:rsidR="00107693">
        <w:rPr>
          <w:rFonts w:ascii="Calibri" w:hAnsi="Calibri"/>
        </w:rPr>
        <w:t>. Thus the irradiance of the quiet sun is</w:t>
      </w:r>
    </w:p>
    <w:p w14:paraId="31423870" w14:textId="77777777" w:rsidR="00F13548" w:rsidRPr="002A5483" w:rsidRDefault="0002017C"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02017C"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 xml:space="preserve">at some (non-quiet) time, </w:t>
      </w:r>
      <w:r w:rsidR="00107693" w:rsidRPr="00AC62C1">
        <w:rPr>
          <w:rFonts w:asciiTheme="majorHAnsi" w:hAnsiTheme="majorHAnsi"/>
          <w:i/>
        </w:rPr>
        <w:t>t</w:t>
      </w:r>
      <w:r w:rsidR="00107693">
        <w:rPr>
          <w:rFonts w:asciiTheme="majorHAnsi" w:hAnsiTheme="majorHAnsi"/>
        </w:rPr>
        <w: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proofErr w:type="gramStart"/>
      <w:r>
        <w:rPr>
          <w:rFonts w:asciiTheme="majorHAnsi" w:hAnsiTheme="majorHAnsi"/>
        </w:rPr>
        <w:t>is</w:t>
      </w:r>
      <w:proofErr w:type="gramEnd"/>
      <w:r>
        <w:rPr>
          <w:rFonts w:asciiTheme="majorHAnsi" w:hAnsiTheme="majorHAnsi"/>
        </w:rPr>
        <w:t xml:space="preserve"> the ratio of the Sun’s radiance at heliocentric location, </w:t>
      </w:r>
      <w:r w:rsidRPr="00AC62C1">
        <w:rPr>
          <w:rFonts w:asciiTheme="majorHAnsi" w:hAnsiTheme="majorHAnsi"/>
          <w: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34291DA9" w:rsidR="00F13548" w:rsidRPr="000A6974" w:rsidRDefault="00F13548" w:rsidP="00F13548">
      <w:pPr>
        <w:pStyle w:val="CDRBodyText"/>
        <w:ind w:firstLine="0"/>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w:r w:rsidRPr="00AC62C1">
        <w:rPr>
          <w:rFonts w:asciiTheme="majorHAnsi" w:hAnsiTheme="majorHAnsi"/>
          <w:i/>
        </w:rPr>
        <w:t>C</w:t>
      </w:r>
      <w:r w:rsidRPr="00AC62C1">
        <w:rPr>
          <w:rFonts w:asciiTheme="majorHAnsi" w:hAnsiTheme="majorHAnsi"/>
          <w:i/>
          <w:vertAlign w:val="subscript"/>
        </w:rPr>
        <w:t>F</w:t>
      </w:r>
      <w:r>
        <w:rPr>
          <w:rFonts w:asciiTheme="majorHAnsi" w:hAnsiTheme="majorHAnsi"/>
        </w:rPr>
        <w:t>(</w:t>
      </w:r>
      <w:r w:rsidRPr="00AC62C1">
        <w:rPr>
          <w:rFonts w:asciiTheme="majorHAnsi" w:hAnsiTheme="majorHAnsi"/>
          <w:i/>
        </w:rPr>
        <w:sym w:font="Symbol" w:char="F06C"/>
      </w:r>
      <w:r>
        <w:rPr>
          <w:rFonts w:asciiTheme="majorHAnsi" w:hAnsiTheme="majorHAnsi"/>
        </w:rPr>
        <w:t>,</w:t>
      </w:r>
      <w:r w:rsidRPr="00AC62C1">
        <w:rPr>
          <w:rFonts w:asciiTheme="majorHAnsi" w:hAnsiTheme="majorHAnsi"/>
          <w:i/>
        </w:rPr>
        <w:sym w:font="Symbol" w:char="F06D"/>
      </w:r>
      <w:r>
        <w:rPr>
          <w:rFonts w:asciiTheme="majorHAnsi" w:hAnsiTheme="majorHAnsi"/>
        </w:rPr>
        <w:t>)</w:t>
      </w:r>
      <w:r w:rsidR="00E815C5">
        <w:rPr>
          <w:rFonts w:asciiTheme="majorHAnsi" w:hAnsiTheme="majorHAnsi"/>
        </w:rPr>
        <w:t xml:space="preserve"> and </w:t>
      </w:r>
      <w:r w:rsidR="00E815C5" w:rsidRPr="00AC62C1">
        <w:rPr>
          <w:rFonts w:asciiTheme="majorHAnsi" w:hAnsiTheme="majorHAnsi"/>
          <w:i/>
        </w:rPr>
        <w:t>C</w:t>
      </w:r>
      <w:r w:rsidR="00E815C5" w:rsidRPr="00AC62C1">
        <w:rPr>
          <w:rFonts w:asciiTheme="majorHAnsi" w:hAnsiTheme="majorHAnsi"/>
          <w:i/>
          <w:vertAlign w:val="subscript"/>
        </w:rPr>
        <w:t>S</w:t>
      </w:r>
      <w:r w:rsidR="00E815C5">
        <w:rPr>
          <w:rFonts w:asciiTheme="majorHAnsi" w:hAnsiTheme="majorHAnsi"/>
        </w:rPr>
        <w:t>(</w:t>
      </w:r>
      <w:r w:rsidR="00E815C5" w:rsidRPr="00AC62C1">
        <w:rPr>
          <w:rFonts w:asciiTheme="majorHAnsi" w:hAnsiTheme="majorHAnsi"/>
          <w:i/>
        </w:rPr>
        <w:sym w:font="Symbol" w:char="F06C"/>
      </w:r>
      <w:r w:rsidR="00E815C5">
        <w:rPr>
          <w:rFonts w:asciiTheme="majorHAnsi" w:hAnsiTheme="majorHAnsi"/>
        </w:rPr>
        <w:t>,</w:t>
      </w:r>
      <w:r w:rsidR="00E815C5" w:rsidRPr="00AC62C1">
        <w:rPr>
          <w:rFonts w:asciiTheme="majorHAnsi" w:hAnsiTheme="majorHAnsi"/>
          <w: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w:t>
      </w:r>
      <w:proofErr w:type="spellStart"/>
      <w:r w:rsidRPr="00AC62C1">
        <w:rPr>
          <w:rFonts w:asciiTheme="majorHAnsi" w:hAnsiTheme="majorHAnsi"/>
          <w:i/>
        </w:rPr>
        <w:t>N</w:t>
      </w:r>
      <w:r w:rsidRPr="00AC62C1">
        <w:rPr>
          <w:rFonts w:asciiTheme="majorHAnsi" w:hAnsiTheme="majorHAnsi"/>
          <w:i/>
          <w:vertAlign w:val="subscript"/>
        </w:rPr>
        <w:t>fac</w:t>
      </w:r>
      <w:proofErr w:type="spellEnd"/>
      <w:r>
        <w:rPr>
          <w:rFonts w:asciiTheme="majorHAnsi" w:hAnsiTheme="majorHAnsi"/>
        </w:rPr>
        <w:t xml:space="preserve">, </w:t>
      </w:r>
      <w:r w:rsidR="00E815C5">
        <w:rPr>
          <w:rFonts w:asciiTheme="majorHAnsi" w:hAnsiTheme="majorHAnsi"/>
        </w:rPr>
        <w:t xml:space="preserve">and sunspots, </w:t>
      </w:r>
      <w:proofErr w:type="spellStart"/>
      <w:r w:rsidR="00E815C5" w:rsidRPr="00AC62C1">
        <w:rPr>
          <w:rFonts w:asciiTheme="majorHAnsi" w:hAnsiTheme="majorHAnsi"/>
          <w:i/>
        </w:rPr>
        <w:t>N</w:t>
      </w:r>
      <w:r w:rsidR="00E815C5" w:rsidRPr="00AC62C1">
        <w:rPr>
          <w:rFonts w:asciiTheme="majorHAnsi" w:hAnsiTheme="majorHAnsi"/>
          <w:i/>
          <w:vertAlign w:val="subscript"/>
        </w:rPr>
        <w:t>spot</w:t>
      </w:r>
      <w:proofErr w:type="spellEnd"/>
      <w:r w:rsidR="00E815C5">
        <w:rPr>
          <w:rFonts w:asciiTheme="majorHAnsi" w:hAnsiTheme="majorHAnsi"/>
        </w:rPr>
        <w:t xml:space="preserve">,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w:t>
      </w:r>
      <w:proofErr w:type="spellStart"/>
      <w:r w:rsidR="000A6974" w:rsidRPr="00AC62C1">
        <w:rPr>
          <w:rFonts w:asciiTheme="majorHAnsi" w:hAnsiTheme="majorHAnsi"/>
          <w:i/>
        </w:rPr>
        <w:t>A</w:t>
      </w:r>
      <w:r w:rsidR="000A6974" w:rsidRPr="00AC62C1">
        <w:rPr>
          <w:rFonts w:asciiTheme="majorHAnsi" w:hAnsiTheme="majorHAnsi"/>
          <w:i/>
          <w:vertAlign w:val="subscript"/>
        </w:rPr>
        <w:t>fac</w:t>
      </w:r>
      <w:proofErr w:type="spellEnd"/>
      <w:r w:rsidR="000A6974" w:rsidRPr="00AC62C1">
        <w:rPr>
          <w:rFonts w:asciiTheme="majorHAnsi" w:hAnsiTheme="majorHAnsi"/>
          <w:i/>
        </w:rPr>
        <w:t xml:space="preserve"> </w:t>
      </w:r>
      <w:r w:rsidR="000A6974">
        <w:rPr>
          <w:rFonts w:asciiTheme="majorHAnsi" w:hAnsiTheme="majorHAnsi"/>
        </w:rPr>
        <w:t xml:space="preserve">and </w:t>
      </w:r>
      <w:proofErr w:type="spellStart"/>
      <w:r w:rsidR="000A6974" w:rsidRPr="00AC62C1">
        <w:rPr>
          <w:rFonts w:asciiTheme="majorHAnsi" w:hAnsiTheme="majorHAnsi"/>
          <w:i/>
        </w:rPr>
        <w:t>A</w:t>
      </w:r>
      <w:r w:rsidR="000A6974" w:rsidRPr="00AC62C1">
        <w:rPr>
          <w:rFonts w:asciiTheme="majorHAnsi" w:hAnsiTheme="majorHAnsi"/>
          <w:i/>
          <w:vertAlign w:val="subscript"/>
        </w:rPr>
        <w:t>spot</w:t>
      </w:r>
      <w:proofErr w:type="spellEnd"/>
      <w:r w:rsidR="00AC62C1">
        <w:rPr>
          <w:rFonts w:asciiTheme="majorHAnsi" w:hAnsiTheme="majorHAnsi"/>
        </w:rPr>
        <w:t>,</w:t>
      </w:r>
      <w:r w:rsidR="000A6974">
        <w:rPr>
          <w:rFonts w:asciiTheme="majorHAnsi" w:hAnsiTheme="majorHAnsi"/>
          <w:vertAlign w:val="subscript"/>
        </w:rPr>
        <w:t xml:space="preserve"> </w:t>
      </w:r>
      <w:r>
        <w:rPr>
          <w:rFonts w:asciiTheme="majorHAnsi" w:hAnsiTheme="majorHAnsi"/>
        </w:rPr>
        <w:t xml:space="preserve">at a given time, </w:t>
      </w:r>
      <w:r w:rsidRPr="00AC62C1">
        <w:rPr>
          <w:rFonts w:asciiTheme="majorHAnsi" w:hAnsiTheme="majorHAnsi"/>
          <w:i/>
        </w:rPr>
        <w:t>t</w:t>
      </w:r>
      <w:r>
        <w:rPr>
          <w:rFonts w:asciiTheme="majorHAnsi" w:hAnsiTheme="majorHAnsi"/>
        </w:rPr>
        <w:t>, the corresponding solar irradiance is</w:t>
      </w:r>
      <w:r w:rsidR="00C17073">
        <w:rPr>
          <w:rFonts w:asciiTheme="majorHAnsi" w:hAnsiTheme="majorHAnsi"/>
        </w:rPr>
        <w:t xml:space="preserve"> (with </w:t>
      </w:r>
      <w:r w:rsidR="000A6974" w:rsidRPr="00AC62C1">
        <w:rPr>
          <w:rFonts w:asciiTheme="majorHAnsi" w:hAnsiTheme="majorHAnsi"/>
          <w:i/>
        </w:rPr>
        <w:t>A</w:t>
      </w:r>
      <w:r w:rsidR="000A6974">
        <w:rPr>
          <w:rFonts w:asciiTheme="majorHAnsi" w:hAnsiTheme="majorHAnsi"/>
        </w:rPr>
        <w:t xml:space="preserve">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 xml:space="preserve">for solar radius </w:t>
      </w:r>
      <w:proofErr w:type="spellStart"/>
      <w:r w:rsidR="000A6974" w:rsidRPr="00AC62C1">
        <w:rPr>
          <w:rFonts w:asciiTheme="majorHAnsi" w:hAnsiTheme="majorHAnsi"/>
          <w:i/>
        </w:rPr>
        <w:t>r</w:t>
      </w:r>
      <w:r w:rsidR="000A6974" w:rsidRPr="00AC62C1">
        <w:rPr>
          <w:rFonts w:asciiTheme="majorHAnsi" w:hAnsiTheme="majorHAnsi"/>
          <w:i/>
          <w:vertAlign w:val="subscript"/>
        </w:rPr>
        <w:t>sun</w:t>
      </w:r>
      <w:proofErr w:type="spellEnd"/>
      <w:r w:rsidR="00977072" w:rsidRPr="00977072">
        <w:rPr>
          <w:rFonts w:asciiTheme="majorHAnsi" w:hAnsiTheme="majorHAnsi"/>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proofErr w:type="gramStart"/>
      <w:r>
        <w:rPr>
          <w:rFonts w:asciiTheme="majorHAnsi" w:hAnsiTheme="majorHAnsi"/>
          <w:i w:val="0"/>
        </w:rPr>
        <w:t>where</w:t>
      </w:r>
      <w:proofErr w:type="gramEnd"/>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w:lastRenderedPageBreak/>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30A1414" w14:textId="77777777" w:rsidR="00C506E9" w:rsidRPr="00107693" w:rsidRDefault="0033409B" w:rsidP="00C506E9">
      <w:pPr>
        <w:pStyle w:val="CDRGuidance"/>
        <w:rPr>
          <w:rFonts w:asciiTheme="majorHAnsi" w:hAnsiTheme="majorHAnsi"/>
          <w:i w:val="0"/>
        </w:rPr>
      </w:pPr>
      <w:r w:rsidRPr="0033409B">
        <w:rPr>
          <w:rFonts w:asciiTheme="majorHAnsi" w:hAnsiTheme="majorHAnsi"/>
          <w:i w:val="0"/>
        </w:rPr>
        <w:t>The corresponding total solar irradiance is</w:t>
      </w:r>
    </w:p>
    <w:p w14:paraId="14B12E44" w14:textId="77777777" w:rsidR="00C506E9" w:rsidRPr="00DE3EC2"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C48A8DD" w14:textId="77777777" w:rsidR="00C506E9" w:rsidRPr="00D4092C" w:rsidRDefault="00C506E9" w:rsidP="00C506E9">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691505A7" w14:textId="649C80E7" w:rsidR="004975FF" w:rsidRPr="00D4092C" w:rsidRDefault="004975FF" w:rsidP="00C506E9">
      <w:pPr>
        <w:pStyle w:val="CDRGuidance"/>
        <w:rPr>
          <w:rFonts w:asciiTheme="majorHAnsi" w:hAnsiTheme="majorHAnsi"/>
          <w:i w:val="0"/>
        </w:rPr>
      </w:pPr>
      <m:oMathPara>
        <m:oMath>
          <m:r>
            <w:rPr>
              <w:rFonts w:ascii="Cambria Math" w:hAnsi="Cambria Math"/>
            </w:rPr>
            <m:t xml:space="preserve"> </m:t>
          </m:r>
        </m:oMath>
      </m:oMathPara>
    </w:p>
    <w:p w14:paraId="27774D22" w14:textId="19B6DA44" w:rsidR="00531B13" w:rsidRPr="00D4092C" w:rsidRDefault="008023F3" w:rsidP="00531B13">
      <w:pPr>
        <w:pStyle w:val="CDRBodyText"/>
        <w:ind w:firstLine="0"/>
        <w:rPr>
          <w:rFonts w:asciiTheme="majorHAnsi" w:hAnsiTheme="majorHAnsi"/>
        </w:rPr>
      </w:pPr>
      <w:proofErr w:type="gramStart"/>
      <w:r w:rsidRPr="00D4092C">
        <w:rPr>
          <w:rFonts w:asciiTheme="majorHAnsi" w:hAnsiTheme="majorHAnsi"/>
        </w:rPr>
        <w:t>which</w:t>
      </w:r>
      <w:proofErr w:type="gramEnd"/>
      <w:r w:rsidRPr="00D4092C">
        <w:rPr>
          <w:rFonts w:asciiTheme="majorHAnsi" w:hAnsiTheme="majorHAnsi"/>
        </w:rPr>
        <w:t xml:space="preserve">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r w:rsidR="00531B13" w:rsidRPr="00531B13">
        <w:rPr>
          <w:rFonts w:asciiTheme="majorHAnsi" w:hAnsiTheme="majorHAnsi"/>
        </w:rPr>
        <w:t xml:space="preserve"> </w:t>
      </w:r>
    </w:p>
    <w:p w14:paraId="26D6CE58" w14:textId="77777777" w:rsidR="00531B13" w:rsidRPr="008023F3" w:rsidRDefault="0002017C" w:rsidP="00531B1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42344D3" w14:textId="041B5422" w:rsidR="008023F3" w:rsidRPr="008023F3" w:rsidRDefault="008023F3" w:rsidP="00531B13">
      <w:pPr>
        <w:pStyle w:val="CDRBodyText"/>
        <w:ind w:firstLine="0"/>
        <w:rPr>
          <w:i/>
        </w:rPr>
      </w:pPr>
    </w:p>
    <w:p w14:paraId="11256CBB" w14:textId="77777777" w:rsidR="000204F9" w:rsidRPr="00DC76E8" w:rsidRDefault="0002017C"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71752967" w:rsidR="00FC4536" w:rsidRDefault="002A16FF" w:rsidP="00FC4536">
      <w:pPr>
        <w:pStyle w:val="CDRBodyText"/>
        <w:ind w:firstLine="0"/>
        <w:rPr>
          <w:rFonts w:asciiTheme="majorHAnsi" w:hAnsiTheme="majorHAnsi"/>
        </w:rPr>
      </w:pPr>
      <w:r>
        <w:rPr>
          <w:rFonts w:asciiTheme="majorHAnsi" w:hAnsiTheme="majorHAnsi"/>
        </w:rPr>
        <w:t xml:space="preserve">The calculation of the </w:t>
      </w:r>
      <w:proofErr w:type="gramStart"/>
      <w:r>
        <w:rPr>
          <w:rFonts w:asciiTheme="majorHAnsi" w:hAnsiTheme="majorHAnsi"/>
        </w:rPr>
        <w:t>sunspot darkening</w:t>
      </w:r>
      <w:proofErr w:type="gramEnd"/>
      <w:r>
        <w:rPr>
          <w:rFonts w:asciiTheme="majorHAnsi" w:hAnsiTheme="majorHAnsi"/>
        </w:rPr>
        <w:t xml:space="preserve"> index in Section 3.3.1 is physically an estimate </w:t>
      </w:r>
      <w:r w:rsidR="006E4978">
        <w:rPr>
          <w:rFonts w:asciiTheme="majorHAnsi" w:hAnsiTheme="majorHAnsi"/>
        </w:rPr>
        <w:t xml:space="preserve">of </w:t>
      </w:r>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02017C"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commentRangeStart w:id="27"/>
      <w:r w:rsidRPr="000204F9">
        <w:rPr>
          <w:rFonts w:asciiTheme="majorHAnsi" w:hAnsiTheme="majorHAnsi"/>
          <w:i w:val="0"/>
        </w:rPr>
        <w:t>The</w:t>
      </w:r>
      <w:commentRangeEnd w:id="27"/>
      <w:r w:rsidR="008104D7">
        <w:rPr>
          <w:rStyle w:val="CommentReference"/>
          <w:rFonts w:ascii="Arial" w:hAnsi="Arial"/>
          <w:i w:val="0"/>
        </w:rPr>
        <w:commentReference w:id="27"/>
      </w:r>
      <w:r w:rsidRPr="000204F9">
        <w:rPr>
          <w:rFonts w:asciiTheme="majorHAnsi" w:hAnsiTheme="majorHAnsi"/>
          <w:i w:val="0"/>
        </w:rPr>
        <w:t xml:space="preserve"> sunspot contrast </w:t>
      </w:r>
      <w:proofErr w:type="gramStart"/>
      <w:r w:rsidRPr="006E4978">
        <w:rPr>
          <w:rFonts w:asciiTheme="majorHAnsi" w:hAnsiTheme="majorHAnsi"/>
        </w:rPr>
        <w:t>C</w:t>
      </w:r>
      <w:r w:rsidRPr="006E4978">
        <w:rPr>
          <w:rFonts w:asciiTheme="majorHAnsi" w:hAnsiTheme="majorHAnsi"/>
          <w:vertAlign w:val="subscript"/>
        </w:rPr>
        <w:t>S</w:t>
      </w:r>
      <w:r w:rsidRPr="000204F9">
        <w:rPr>
          <w:rFonts w:asciiTheme="majorHAnsi" w:hAnsiTheme="majorHAnsi"/>
          <w:i w:val="0"/>
        </w:rPr>
        <w:t>(</w:t>
      </w:r>
      <w:proofErr w:type="gramEnd"/>
      <w:r w:rsidRPr="006E4978">
        <w:rPr>
          <w:rFonts w:asciiTheme="majorHAnsi" w:hAnsiTheme="majorHAnsi"/>
        </w:rPr>
        <w:sym w:font="Symbol" w:char="F06C"/>
      </w:r>
      <w:r w:rsidRPr="000204F9">
        <w:rPr>
          <w:rFonts w:asciiTheme="majorHAnsi" w:hAnsiTheme="majorHAnsi"/>
          <w:i w:val="0"/>
        </w:rPr>
        <w:t xml:space="preserve">) = </w:t>
      </w:r>
      <w:r w:rsidRPr="006E4978">
        <w:rPr>
          <w:rFonts w:asciiTheme="majorHAnsi" w:hAnsiTheme="majorHAnsi"/>
        </w:rPr>
        <w:t>R</w:t>
      </w:r>
      <w:r w:rsidRPr="006E4978">
        <w:rPr>
          <w:rFonts w:asciiTheme="majorHAnsi" w:hAnsiTheme="majorHAnsi"/>
          <w:vertAlign w:val="subscript"/>
        </w:rPr>
        <w:t>S</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 /</w:t>
      </w:r>
      <w:r w:rsidRPr="006E4978">
        <w:rPr>
          <w:rFonts w:asciiTheme="majorHAnsi" w:hAnsiTheme="majorHAnsi"/>
        </w:rPr>
        <w:t>R</w:t>
      </w:r>
      <w:r w:rsidRPr="006E4978">
        <w:rPr>
          <w:rFonts w:asciiTheme="majorHAnsi" w:hAnsiTheme="majorHAnsi"/>
          <w:vertAlign w:val="subscript"/>
        </w:rPr>
        <w:t>Q</w:t>
      </w:r>
      <w:r w:rsidRPr="000204F9">
        <w:rPr>
          <w:rFonts w:asciiTheme="majorHAnsi" w:hAnsiTheme="majorHAnsi"/>
          <w:i w:val="0"/>
        </w:rPr>
        <w:t>(</w:t>
      </w:r>
      <w:r w:rsidRPr="006E4978">
        <w:rPr>
          <w:rFonts w:asciiTheme="majorHAnsi" w:hAnsiTheme="majorHAnsi"/>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6E4978">
        <w:rPr>
          <w:rFonts w:asciiTheme="majorHAnsi" w:hAnsiTheme="majorHAnsi"/>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 xml:space="preserve">nominally 0.32, determined experimentally to depend on </w:t>
      </w:r>
      <w:r w:rsidRPr="006E4978">
        <w:rPr>
          <w:rFonts w:asciiTheme="majorHAnsi" w:hAnsiTheme="majorHAnsi"/>
        </w:rPr>
        <w:t>A</w:t>
      </w:r>
      <w:r w:rsidR="008F43D6" w:rsidRPr="006E4978">
        <w:rPr>
          <w:rFonts w:asciiTheme="majorHAnsi" w:hAnsiTheme="majorHAnsi"/>
          <w:vertAlign w:val="subscript"/>
        </w:rPr>
        <w:t>S</w:t>
      </w:r>
      <w:r w:rsidR="008F43D6">
        <w:rPr>
          <w:rFonts w:asciiTheme="majorHAnsi" w:hAnsiTheme="majorHAnsi"/>
          <w:i w:val="0"/>
        </w:rPr>
        <w:t>, where</w:t>
      </w:r>
      <w:r w:rsidR="008F43D6" w:rsidRPr="009704AD">
        <w:rPr>
          <w:rFonts w:asciiTheme="majorHAnsi" w:hAnsiTheme="majorHAnsi"/>
          <w:i w:val="0"/>
        </w:rPr>
        <w:t xml:space="preserve"> </w:t>
      </w:r>
      <w:r w:rsidR="008F43D6" w:rsidRPr="006E4978">
        <w:rPr>
          <w:rFonts w:asciiTheme="majorHAnsi" w:hAnsiTheme="majorHAnsi"/>
        </w:rPr>
        <w:t>A</w:t>
      </w:r>
      <w:r w:rsidR="008F43D6" w:rsidRPr="006E4978">
        <w:rPr>
          <w:rFonts w:asciiTheme="majorHAnsi" w:hAnsiTheme="majorHAnsi"/>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sidRPr="00253D9B">
        <w:rPr>
          <w:rFonts w:asciiTheme="majorHAnsi" w:hAnsiTheme="majorHAnsi"/>
          <w:i w:val="0"/>
        </w:rPr>
        <w:t>A</w:t>
      </w:r>
    </w:p>
    <w:p w14:paraId="4DA309BE" w14:textId="74DC3230" w:rsidR="000204F9" w:rsidRPr="008F43D6" w:rsidRDefault="0002017C"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A675F6F" w14:textId="77777777" w:rsidR="00CD2138" w:rsidRPr="000204F9" w:rsidRDefault="0002017C" w:rsidP="00CD2138">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02017C"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2F1E28A9" w:rsidR="00F90678" w:rsidRPr="008F43D6" w:rsidRDefault="00F90678" w:rsidP="008F43D6">
      <w:pPr>
        <w:pStyle w:val="CDRGuidance"/>
        <w:rPr>
          <w:rFonts w:asciiTheme="majorHAnsi" w:hAnsiTheme="majorHAnsi"/>
          <w:i w:val="0"/>
        </w:rPr>
      </w:pPr>
      <w:proofErr w:type="gramStart"/>
      <w:r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Pr="008F43D6">
        <w:rPr>
          <w:rFonts w:asciiTheme="majorHAnsi" w:hAnsiTheme="majorHAnsi"/>
          <w:i w:val="0"/>
        </w:rPr>
        <w:t xml:space="preserve"> recorded at different times throughout the day (depending on local time) by a dozen or so different ground-based stations</w:t>
      </w:r>
      <w:proofErr w:type="gramEnd"/>
      <w:r w:rsidRPr="008F43D6">
        <w:rPr>
          <w:rFonts w:asciiTheme="majorHAnsi" w:hAnsiTheme="majorHAnsi"/>
          <w:i w:val="0"/>
        </w:rPr>
        <w:t xml:space="preserve">. The </w:t>
      </w:r>
      <w:proofErr w:type="gramStart"/>
      <w:r w:rsidRPr="008F43D6">
        <w:rPr>
          <w:rFonts w:asciiTheme="majorHAnsi" w:hAnsiTheme="majorHAnsi"/>
          <w:i w:val="0"/>
        </w:rPr>
        <w:t>sunspot darkening</w:t>
      </w:r>
      <w:proofErr w:type="gramEnd"/>
      <w:r w:rsidRPr="008F43D6">
        <w:rPr>
          <w:rFonts w:asciiTheme="majorHAnsi" w:hAnsiTheme="majorHAnsi"/>
          <w:i w:val="0"/>
        </w:rPr>
        <w:t xml:space="preserve"> index used to evaluate NRLTSI2 and NRLSSI2, </w:t>
      </w:r>
      <w:r w:rsidR="004975FF" w:rsidRPr="008F43D6">
        <w:rPr>
          <w:rFonts w:asciiTheme="majorHAnsi" w:hAnsiTheme="majorHAnsi"/>
          <w:i w:val="0"/>
        </w:rPr>
        <w:t xml:space="preserve">shown in Figure 6, </w:t>
      </w:r>
      <w:r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w:t>
      </w:r>
      <w:proofErr w:type="gramStart"/>
      <w:r w:rsidR="004975FF" w:rsidRPr="008F43D6">
        <w:rPr>
          <w:rFonts w:asciiTheme="majorHAnsi" w:hAnsiTheme="majorHAnsi"/>
          <w:i w:val="0"/>
        </w:rPr>
        <w:t>sunspot darkening</w:t>
      </w:r>
      <w:proofErr w:type="gramEnd"/>
      <w:r w:rsidR="004975FF" w:rsidRPr="008F43D6">
        <w:rPr>
          <w:rFonts w:asciiTheme="majorHAnsi" w:hAnsiTheme="majorHAnsi"/>
          <w:i w:val="0"/>
        </w:rPr>
        <w:t xml:space="preserve"> factors, and it has also been applied to space-based white light images made by MDI on SOHO</w:t>
      </w:r>
      <w:r w:rsidR="00977072">
        <w:rPr>
          <w:rFonts w:asciiTheme="majorHAnsi" w:hAnsiTheme="majorHAnsi"/>
          <w:i w:val="0"/>
        </w:rPr>
        <w:t xml:space="preserve"> (</w:t>
      </w:r>
      <w:r w:rsidR="00CA3F34">
        <w:rPr>
          <w:rFonts w:asciiTheme="majorHAnsi" w:hAnsiTheme="majorHAnsi"/>
          <w:i w:val="0"/>
        </w:rPr>
        <w:t xml:space="preserve">F. </w:t>
      </w:r>
      <w:r w:rsidR="00977072">
        <w:rPr>
          <w:rFonts w:asciiTheme="majorHAnsi" w:hAnsiTheme="majorHAnsi"/>
          <w:i w:val="0"/>
        </w:rPr>
        <w:t>Watson</w:t>
      </w:r>
      <w:r w:rsidR="00CA3F34">
        <w:rPr>
          <w:rFonts w:asciiTheme="majorHAnsi" w:hAnsiTheme="majorHAnsi"/>
          <w:i w:val="0"/>
        </w:rPr>
        <w:t>,</w:t>
      </w:r>
      <w:r w:rsidR="00CA3F34" w:rsidRPr="00CA3F34">
        <w:t xml:space="preserve"> </w:t>
      </w:r>
      <w:r w:rsidR="00CA3F34" w:rsidRPr="00CA3F34">
        <w:rPr>
          <w:rFonts w:asciiTheme="majorHAnsi" w:hAnsiTheme="majorHAnsi"/>
          <w:i w:val="0"/>
        </w:rPr>
        <w:t>http://www.nso.edu/staff/fwatson/STARA</w:t>
      </w:r>
      <w:r w:rsidR="00CA3F34">
        <w:rPr>
          <w:rFonts w:asciiTheme="majorHAnsi" w:hAnsiTheme="majorHAnsi"/>
          <w:i w:val="0"/>
        </w:rPr>
        <w:t>).</w:t>
      </w:r>
      <w:r w:rsidR="004975FF" w:rsidRPr="008F43D6">
        <w:rPr>
          <w:rFonts w:asciiTheme="majorHAnsi" w:hAnsiTheme="majorHAnsi"/>
          <w:i w:val="0"/>
        </w:rPr>
        <w:t xml:space="preserve"> </w:t>
      </w:r>
    </w:p>
    <w:p w14:paraId="52FD89F0" w14:textId="3BA11E70"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CA3F34">
        <w:rPr>
          <w:rFonts w:asciiTheme="majorHAnsi" w:hAnsiTheme="majorHAnsi"/>
        </w:rPr>
        <w:t xml:space="preserve"> demonstrate</w:t>
      </w:r>
      <w:r w:rsidR="007C3676">
        <w:rPr>
          <w:rFonts w:asciiTheme="majorHAnsi" w:hAnsiTheme="majorHAnsi"/>
        </w:rPr>
        <w:t xml:space="preserve"> for the irradiance at 200 nm using histograms of calibrated </w:t>
      </w:r>
      <w:proofErr w:type="spellStart"/>
      <w:r w:rsidR="007C3676">
        <w:rPr>
          <w:rFonts w:asciiTheme="majorHAnsi" w:hAnsiTheme="majorHAnsi"/>
        </w:rPr>
        <w:t>Ca</w:t>
      </w:r>
      <w:proofErr w:type="spellEnd"/>
      <w:r w:rsidR="007C3676">
        <w:rPr>
          <w:rFonts w:asciiTheme="majorHAnsi" w:hAnsiTheme="majorHAnsi"/>
        </w:rPr>
        <w:t xml:space="preserve">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proofErr w:type="gramStart"/>
      <w:r w:rsidR="00F90678" w:rsidRPr="002326C6">
        <w:rPr>
          <w:rFonts w:asciiTheme="majorHAnsi" w:hAnsiTheme="majorHAnsi"/>
          <w:i/>
        </w:rPr>
        <w:t>F</w:t>
      </w:r>
      <w:r w:rsidR="00F90678">
        <w:rPr>
          <w:rFonts w:asciiTheme="majorHAnsi" w:hAnsiTheme="majorHAnsi"/>
        </w:rPr>
        <w:t>(</w:t>
      </w:r>
      <w:proofErr w:type="gramEnd"/>
      <w:r w:rsidR="00F90678" w:rsidRPr="002326C6">
        <w:rPr>
          <w:rFonts w:asciiTheme="majorHAnsi" w:hAnsiTheme="majorHAnsi"/>
          <w:i/>
        </w:rPr>
        <w:t>t</w:t>
      </w:r>
      <w:r w:rsidR="00F90678">
        <w:rPr>
          <w:rFonts w:asciiTheme="majorHAnsi" w:hAnsiTheme="majorHAnsi"/>
        </w:rPr>
        <w:t>).</w:t>
      </w:r>
    </w:p>
    <w:p w14:paraId="34A590AC" w14:textId="36BBD9C2" w:rsidR="000C19D7" w:rsidRPr="00AB2930" w:rsidRDefault="007C2BBD" w:rsidP="00F16A28">
      <w:pPr>
        <w:pStyle w:val="CDRHeading3"/>
      </w:pPr>
      <w:bookmarkStart w:id="28" w:name="_Toc269030687"/>
      <w:r>
        <w:t xml:space="preserve">Data Merging </w:t>
      </w:r>
      <w:r w:rsidR="000C19D7" w:rsidRPr="00AB2930">
        <w:t>Strategy</w:t>
      </w:r>
      <w:bookmarkEnd w:id="2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29" w:name="_Toc269030688"/>
      <w:r>
        <w:t>Numerical Strategy</w:t>
      </w:r>
      <w:bookmarkEnd w:id="2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30" w:name="_Toc269030689"/>
      <w:r w:rsidRPr="00AB2930">
        <w:lastRenderedPageBreak/>
        <w:t>Calculations</w:t>
      </w:r>
      <w:bookmarkEnd w:id="30"/>
    </w:p>
    <w:p w14:paraId="45065E1F" w14:textId="2F1978CB"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w:t>
      </w:r>
      <w:r w:rsidR="00CA3F34">
        <w:rPr>
          <w:rFonts w:asciiTheme="majorHAnsi" w:hAnsiTheme="majorHAnsi"/>
          <w:i w:val="0"/>
          <w:color w:val="000000"/>
        </w:rPr>
        <w:t>s</w:t>
      </w:r>
      <w:r w:rsidRPr="00FF74F1">
        <w:rPr>
          <w:rFonts w:asciiTheme="majorHAnsi" w:hAnsiTheme="majorHAnsi"/>
          <w:i w:val="0"/>
          <w:color w:val="000000"/>
        </w:rPr>
        <w:t xml:space="preserv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31" w:name="_Toc269030690"/>
      <w:r w:rsidRPr="00AB2930">
        <w:t>Look-Up Table Description</w:t>
      </w:r>
      <w:bookmarkEnd w:id="31"/>
    </w:p>
    <w:p w14:paraId="4015DF25" w14:textId="022AAF97" w:rsidR="00FA4934" w:rsidRPr="00FF74F1" w:rsidRDefault="00FE7077" w:rsidP="00FE7077">
      <w:pPr>
        <w:pStyle w:val="CDRBodyText"/>
        <w:ind w:firstLine="0"/>
        <w:rPr>
          <w:rFonts w:asciiTheme="majorHAnsi" w:hAnsiTheme="majorHAnsi"/>
          <w:color w:val="000000"/>
        </w:rPr>
      </w:pPr>
      <w:commentRangeStart w:id="32"/>
      <w:r w:rsidRPr="00FF74F1">
        <w:rPr>
          <w:rFonts w:asciiTheme="majorHAnsi" w:hAnsiTheme="majorHAnsi"/>
          <w:color w:val="000000"/>
        </w:rPr>
        <w:t>T</w:t>
      </w:r>
      <w:commentRangeStart w:id="33"/>
      <w:r w:rsidRPr="00FF74F1">
        <w:rPr>
          <w:rFonts w:asciiTheme="majorHAnsi" w:hAnsiTheme="majorHAnsi"/>
          <w:color w:val="000000"/>
        </w:rPr>
        <w:t>her</w:t>
      </w:r>
      <w:commentRangeEnd w:id="33"/>
      <w:r w:rsidR="00680F51">
        <w:rPr>
          <w:rStyle w:val="CommentReference"/>
          <w:rFonts w:ascii="Arial" w:hAnsi="Arial"/>
        </w:rPr>
        <w:commentReference w:id="33"/>
      </w:r>
      <w:r w:rsidRPr="00FF74F1">
        <w:rPr>
          <w:rFonts w:asciiTheme="majorHAnsi" w:hAnsiTheme="majorHAnsi"/>
          <w:color w:val="000000"/>
        </w:rPr>
        <w:t xml:space="preserve">e </w:t>
      </w:r>
      <w:proofErr w:type="gramStart"/>
      <w:r w:rsidRPr="00FF74F1">
        <w:rPr>
          <w:rFonts w:asciiTheme="majorHAnsi" w:hAnsiTheme="majorHAnsi"/>
          <w:color w:val="000000"/>
        </w:rPr>
        <w:t>are</w:t>
      </w:r>
      <w:proofErr w:type="gramEnd"/>
      <w:r w:rsidRPr="00FF74F1">
        <w:rPr>
          <w:rFonts w:asciiTheme="majorHAnsi" w:hAnsiTheme="majorHAnsi"/>
          <w:color w:val="000000"/>
        </w:rPr>
        <w:t xml:space="preserve"> no Look-Up tables</w:t>
      </w:r>
      <w:commentRangeEnd w:id="32"/>
      <w:r w:rsidR="00A801E6">
        <w:rPr>
          <w:rStyle w:val="CommentReference"/>
          <w:rFonts w:ascii="Arial" w:hAnsi="Arial"/>
        </w:rPr>
        <w:commentReference w:id="32"/>
      </w:r>
      <w:r w:rsidRPr="00FF74F1">
        <w:rPr>
          <w:rFonts w:asciiTheme="majorHAnsi" w:hAnsiTheme="majorHAnsi"/>
          <w:color w:val="000000"/>
        </w:rPr>
        <w:t>.</w:t>
      </w:r>
    </w:p>
    <w:p w14:paraId="03096A0A" w14:textId="72FEB88B" w:rsidR="007E0B1F" w:rsidRDefault="000C19D7" w:rsidP="007E0B1F">
      <w:pPr>
        <w:pStyle w:val="CDRHeading3"/>
      </w:pPr>
      <w:bookmarkStart w:id="34" w:name="_Toc269030691"/>
      <w:r w:rsidRPr="00AB2930">
        <w:t>Parameterization</w:t>
      </w:r>
      <w:bookmarkEnd w:id="34"/>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35" w:name="_Toc269030692"/>
      <w:r w:rsidRPr="00AB2930">
        <w:t>Algorithm Output</w:t>
      </w:r>
      <w:bookmarkEnd w:id="35"/>
    </w:p>
    <w:p w14:paraId="01D1832A" w14:textId="34A28CD5" w:rsidR="00AB329F" w:rsidRDefault="00CA3F34" w:rsidP="0044618A">
      <w:pPr>
        <w:pStyle w:val="CDRGuidance"/>
        <w:rPr>
          <w:b/>
          <w:sz w:val="28"/>
          <w:szCs w:val="28"/>
        </w:rPr>
      </w:pPr>
      <w:r>
        <w:rPr>
          <w:b/>
          <w:sz w:val="28"/>
          <w:szCs w:val="28"/>
        </w:rPr>
        <w:t>Total Solar Irradiance (</w:t>
      </w:r>
      <w:r w:rsidR="00AB329F">
        <w:rPr>
          <w:b/>
          <w:sz w:val="28"/>
          <w:szCs w:val="28"/>
        </w:rPr>
        <w:t>TSI</w:t>
      </w:r>
      <w:r>
        <w:rPr>
          <w:b/>
          <w:sz w:val="28"/>
          <w:szCs w:val="28"/>
        </w:rPr>
        <w:t>)</w:t>
      </w:r>
    </w:p>
    <w:p w14:paraId="3057E1A8" w14:textId="5DA190DD" w:rsidR="00D1670A" w:rsidRPr="00085D6F" w:rsidRDefault="00FE7077" w:rsidP="0044618A">
      <w:pPr>
        <w:pStyle w:val="CDRGuidance"/>
        <w:rPr>
          <w:rFonts w:asciiTheme="majorHAnsi" w:hAnsiTheme="majorHAnsi"/>
          <w:i w:val="0"/>
        </w:rPr>
      </w:pPr>
      <w:r w:rsidRPr="00085D6F">
        <w:rPr>
          <w:rFonts w:asciiTheme="majorHAnsi" w:hAnsiTheme="majorHAnsi"/>
          <w:i w:val="0"/>
        </w:rPr>
        <w:t xml:space="preserve">The NRLTSI2 model produces a value of total solar irradiance on </w:t>
      </w:r>
      <w:r w:rsidR="00F4076A" w:rsidRPr="00085D6F">
        <w:rPr>
          <w:rFonts w:asciiTheme="majorHAnsi" w:hAnsiTheme="majorHAnsi"/>
          <w:i w:val="0"/>
        </w:rPr>
        <w:t>an</w:t>
      </w:r>
      <w:r w:rsidRPr="00085D6F">
        <w:rPr>
          <w:rFonts w:asciiTheme="majorHAnsi" w:hAnsiTheme="majorHAnsi"/>
          <w:i w:val="0"/>
        </w:rPr>
        <w:t xml:space="preserve"> absolute s</w:t>
      </w:r>
      <w:r w:rsidR="00BA4540" w:rsidRPr="00085D6F">
        <w:rPr>
          <w:rFonts w:asciiTheme="majorHAnsi" w:hAnsiTheme="majorHAnsi"/>
          <w:i w:val="0"/>
        </w:rPr>
        <w:t>c</w:t>
      </w:r>
      <w:r w:rsidRPr="00085D6F">
        <w:rPr>
          <w:rFonts w:asciiTheme="majorHAnsi" w:hAnsiTheme="majorHAnsi"/>
          <w:i w:val="0"/>
        </w:rPr>
        <w:t>ale defined by TIM on SORCE, for given inputs of the facular brightening</w:t>
      </w:r>
      <w:r w:rsidR="00F4076A" w:rsidRPr="00085D6F">
        <w:rPr>
          <w:rFonts w:asciiTheme="majorHAnsi" w:hAnsiTheme="majorHAnsi"/>
          <w:i w:val="0"/>
        </w:rPr>
        <w:t xml:space="preserve"> </w:t>
      </w:r>
      <w:r w:rsidR="00312C47" w:rsidRPr="00085D6F">
        <w:rPr>
          <w:rFonts w:asciiTheme="majorHAnsi" w:hAnsiTheme="majorHAnsi"/>
          <w:i w:val="0"/>
        </w:rPr>
        <w:t xml:space="preserve">and sunspot darkening </w:t>
      </w:r>
      <w:r w:rsidR="00F4076A" w:rsidRPr="00085D6F">
        <w:rPr>
          <w:rFonts w:asciiTheme="majorHAnsi" w:hAnsiTheme="majorHAnsi"/>
          <w:i w:val="0"/>
        </w:rPr>
        <w:t>indices</w:t>
      </w:r>
      <w:r w:rsidRPr="00085D6F">
        <w:rPr>
          <w:rFonts w:asciiTheme="majorHAnsi" w:hAnsiTheme="majorHAnsi"/>
          <w:i w:val="0"/>
        </w:rPr>
        <w:t xml:space="preserve">, estimated daily using inputs from ground and </w:t>
      </w:r>
      <w:r w:rsidR="00C03AE1" w:rsidRPr="00085D6F">
        <w:rPr>
          <w:rFonts w:asciiTheme="majorHAnsi" w:hAnsiTheme="majorHAnsi"/>
          <w:i w:val="0"/>
        </w:rPr>
        <w:t>space-based solar observations when</w:t>
      </w:r>
      <w:r w:rsidRPr="00085D6F">
        <w:rPr>
          <w:rFonts w:asciiTheme="majorHAnsi" w:hAnsiTheme="majorHAnsi"/>
          <w:i w:val="0"/>
        </w:rPr>
        <w:t xml:space="preserve"> available, as specified above.</w:t>
      </w:r>
    </w:p>
    <w:p w14:paraId="0BAF38E1" w14:textId="053694EF" w:rsidR="00963B32" w:rsidRPr="00085D6F" w:rsidRDefault="00FE7077" w:rsidP="0044618A">
      <w:pPr>
        <w:pStyle w:val="CDRGuidance"/>
        <w:rPr>
          <w:rFonts w:asciiTheme="majorHAnsi" w:hAnsiTheme="majorHAnsi"/>
          <w:i w:val="0"/>
        </w:rPr>
      </w:pPr>
      <w:r w:rsidRPr="00085D6F">
        <w:rPr>
          <w:rFonts w:asciiTheme="majorHAnsi" w:hAnsiTheme="majorHAnsi"/>
          <w:i w:val="0"/>
        </w:rPr>
        <w:t xml:space="preserve">Typical </w:t>
      </w:r>
      <w:r w:rsidR="00C03AE1" w:rsidRPr="00085D6F">
        <w:rPr>
          <w:rFonts w:asciiTheme="majorHAnsi" w:hAnsiTheme="majorHAnsi"/>
          <w:i w:val="0"/>
        </w:rPr>
        <w:t xml:space="preserve">total solar irradiance </w:t>
      </w:r>
      <w:r w:rsidRPr="00085D6F">
        <w:rPr>
          <w:rFonts w:asciiTheme="majorHAnsi" w:hAnsiTheme="majorHAnsi"/>
          <w:i w:val="0"/>
        </w:rPr>
        <w:t xml:space="preserve">output files </w:t>
      </w:r>
      <w:r w:rsidR="00E30684" w:rsidRPr="00085D6F">
        <w:rPr>
          <w:rFonts w:asciiTheme="majorHAnsi" w:hAnsiTheme="majorHAnsi"/>
          <w:i w:val="0"/>
        </w:rPr>
        <w:t>in NetCDF</w:t>
      </w:r>
      <w:r w:rsidR="00D1670A" w:rsidRPr="00085D6F">
        <w:rPr>
          <w:rFonts w:asciiTheme="majorHAnsi" w:hAnsiTheme="majorHAnsi"/>
          <w:i w:val="0"/>
        </w:rPr>
        <w:t xml:space="preserve">4 format </w:t>
      </w:r>
      <w:r w:rsidRPr="00085D6F">
        <w:rPr>
          <w:rFonts w:asciiTheme="majorHAnsi" w:hAnsiTheme="majorHAnsi"/>
          <w:i w:val="0"/>
        </w:rPr>
        <w:t>have the structure</w:t>
      </w:r>
      <w:r w:rsidR="00566978" w:rsidRPr="00085D6F">
        <w:rPr>
          <w:rFonts w:asciiTheme="majorHAnsi" w:hAnsiTheme="majorHAnsi"/>
          <w:i w:val="0"/>
        </w:rPr>
        <w:t xml:space="preserve"> </w:t>
      </w:r>
      <w:r w:rsidR="00963B32" w:rsidRPr="00085D6F">
        <w:rPr>
          <w:rFonts w:asciiTheme="majorHAnsi" w:hAnsiTheme="majorHAnsi"/>
          <w:i w:val="0"/>
        </w:rPr>
        <w:t xml:space="preserve">as </w:t>
      </w:r>
      <w:r w:rsidR="00566978" w:rsidRPr="00085D6F">
        <w:rPr>
          <w:rFonts w:asciiTheme="majorHAnsi" w:hAnsiTheme="majorHAnsi"/>
          <w:i w:val="0"/>
        </w:rPr>
        <w:t>ident</w:t>
      </w:r>
      <w:r w:rsidR="007149F5" w:rsidRPr="00085D6F">
        <w:rPr>
          <w:rFonts w:asciiTheme="majorHAnsi" w:hAnsiTheme="majorHAnsi"/>
          <w:i w:val="0"/>
        </w:rPr>
        <w:t xml:space="preserve">ified in </w:t>
      </w:r>
      <w:r w:rsidR="00CA3F34" w:rsidRPr="00085D6F">
        <w:rPr>
          <w:rFonts w:asciiTheme="majorHAnsi" w:hAnsiTheme="majorHAnsi"/>
          <w:i w:val="0"/>
        </w:rPr>
        <w:t>Table 3</w:t>
      </w:r>
      <w:r w:rsidR="00566978" w:rsidRPr="00085D6F">
        <w:rPr>
          <w:rFonts w:asciiTheme="majorHAnsi" w:hAnsiTheme="majorHAnsi"/>
          <w:i w:val="0"/>
        </w:rPr>
        <w:t>. The files follow CF-1.5 metadata convections for variable names and attributes.</w:t>
      </w:r>
      <w:r w:rsidR="00963B32" w:rsidRPr="00085D6F">
        <w:rPr>
          <w:rFonts w:asciiTheme="majorHAnsi" w:hAnsiTheme="majorHAnsi"/>
          <w:i w:val="0"/>
        </w:rPr>
        <w:t xml:space="preserve"> </w:t>
      </w:r>
    </w:p>
    <w:p w14:paraId="25B5F30F" w14:textId="3926128D" w:rsidR="00566978" w:rsidRPr="002326C6" w:rsidRDefault="00566978" w:rsidP="00B1763E">
      <w:pPr>
        <w:pStyle w:val="Caption"/>
        <w:keepNext/>
        <w:ind w:left="90" w:right="360" w:firstLine="450"/>
        <w:rPr>
          <w:rFonts w:asciiTheme="majorHAnsi" w:hAnsiTheme="majorHAnsi" w:cs="Arial"/>
          <w:b/>
          <w:sz w:val="22"/>
          <w:szCs w:val="22"/>
        </w:rPr>
      </w:pPr>
      <w:bookmarkStart w:id="36" w:name="_Ref269980189"/>
      <w:r w:rsidRPr="002326C6">
        <w:rPr>
          <w:rFonts w:asciiTheme="majorHAnsi" w:hAnsiTheme="majorHAnsi" w:cs="Arial"/>
          <w:b/>
          <w:sz w:val="22"/>
          <w:szCs w:val="22"/>
        </w:rPr>
        <w:t xml:space="preserve">Table </w:t>
      </w:r>
      <w:bookmarkEnd w:id="36"/>
      <w:r w:rsidR="00CA3F34" w:rsidRPr="002326C6">
        <w:rPr>
          <w:rFonts w:asciiTheme="majorHAnsi" w:hAnsiTheme="majorHAnsi" w:cs="Arial"/>
          <w:b/>
          <w:sz w:val="22"/>
          <w:szCs w:val="22"/>
        </w:rPr>
        <w:t>3</w:t>
      </w:r>
      <w:r w:rsidRPr="002326C6">
        <w:rPr>
          <w:rFonts w:asciiTheme="majorHAnsi" w:hAnsiTheme="majorHAnsi" w:cs="Arial"/>
          <w:b/>
          <w:sz w:val="22"/>
          <w:szCs w:val="22"/>
        </w:rPr>
        <w:t>: Structure of NRLTSI2 output</w:t>
      </w:r>
      <w:r w:rsidR="00077381" w:rsidRPr="002326C6">
        <w:rPr>
          <w:rFonts w:asciiTheme="majorHAnsi" w:hAnsiTheme="majorHAnsi" w:cs="Arial"/>
          <w:b/>
          <w:sz w:val="22"/>
          <w:szCs w:val="22"/>
        </w:rPr>
        <w:t xml:space="preserve"> for daily values of TSI from 1978 to the present</w:t>
      </w:r>
      <w:r w:rsidRPr="002326C6">
        <w:rPr>
          <w:rFonts w:asciiTheme="majorHAnsi" w:hAnsiTheme="majorHAnsi" w:cs="Arial"/>
          <w:b/>
          <w:sz w:val="22"/>
          <w:szCs w:val="22"/>
        </w:rPr>
        <w:t>.</w:t>
      </w:r>
    </w:p>
    <w:tbl>
      <w:tblPr>
        <w:tblStyle w:val="TableGrid"/>
        <w:tblW w:w="0" w:type="auto"/>
        <w:tblLayout w:type="fixed"/>
        <w:tblLook w:val="04A0" w:firstRow="1" w:lastRow="0" w:firstColumn="1" w:lastColumn="0" w:noHBand="0" w:noVBand="1"/>
      </w:tblPr>
      <w:tblGrid>
        <w:gridCol w:w="1098"/>
        <w:gridCol w:w="3330"/>
        <w:gridCol w:w="3150"/>
        <w:gridCol w:w="990"/>
        <w:gridCol w:w="1008"/>
      </w:tblGrid>
      <w:tr w:rsidR="0004275A" w:rsidRPr="00566978" w14:paraId="205F8BA5" w14:textId="77777777" w:rsidTr="00421C3B">
        <w:trPr>
          <w:trHeight w:val="845"/>
        </w:trPr>
        <w:tc>
          <w:tcPr>
            <w:tcW w:w="1098" w:type="dxa"/>
            <w:shd w:val="clear" w:color="auto" w:fill="D9D9D9"/>
          </w:tcPr>
          <w:p w14:paraId="65A2F9EE" w14:textId="45FC130A"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3330" w:type="dxa"/>
            <w:shd w:val="clear" w:color="auto" w:fill="D9D9D9"/>
          </w:tcPr>
          <w:p w14:paraId="385B0657" w14:textId="727352C0"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3150" w:type="dxa"/>
            <w:shd w:val="clear" w:color="auto" w:fill="D9D9D9"/>
          </w:tcPr>
          <w:p w14:paraId="170EFA25" w14:textId="4D3A9413"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990" w:type="dxa"/>
            <w:shd w:val="clear" w:color="auto" w:fill="D9D9D9"/>
          </w:tcPr>
          <w:p w14:paraId="349F1C4F" w14:textId="5B4F6E59"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008" w:type="dxa"/>
            <w:shd w:val="clear" w:color="auto" w:fill="D9D9D9"/>
          </w:tcPr>
          <w:p w14:paraId="570DC562" w14:textId="1149372F" w:rsidR="00D1670A" w:rsidRPr="00085D6F" w:rsidRDefault="00D1670A"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04275A" w:rsidRPr="00566978" w14:paraId="7DE13A76" w14:textId="77777777" w:rsidTr="0004275A">
        <w:trPr>
          <w:trHeight w:val="563"/>
        </w:trPr>
        <w:tc>
          <w:tcPr>
            <w:tcW w:w="1098" w:type="dxa"/>
          </w:tcPr>
          <w:p w14:paraId="0C7CEC58" w14:textId="024F30A7"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3330" w:type="dxa"/>
          </w:tcPr>
          <w:p w14:paraId="2F83B6AC" w14:textId="3C119506" w:rsidR="00D1670A" w:rsidRPr="00085D6F" w:rsidRDefault="0004275A" w:rsidP="00EB4903">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Climate Data Record of Daily Total Solar Irradiance </w:t>
            </w:r>
          </w:p>
        </w:tc>
        <w:tc>
          <w:tcPr>
            <w:tcW w:w="3150" w:type="dxa"/>
          </w:tcPr>
          <w:p w14:paraId="6B03C1FE" w14:textId="191E6630" w:rsidR="00D1670A" w:rsidRPr="00085D6F" w:rsidRDefault="00D1670A" w:rsidP="0044618A">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t>toa</w:t>
            </w:r>
            <w:proofErr w:type="gramEnd"/>
            <w:r w:rsidRPr="00085D6F">
              <w:rPr>
                <w:rFonts w:asciiTheme="majorHAnsi" w:hAnsiTheme="majorHAnsi"/>
                <w:i w:val="0"/>
                <w:sz w:val="22"/>
                <w:szCs w:val="22"/>
              </w:rPr>
              <w:t>_incoming_shortwave_flux</w:t>
            </w:r>
            <w:proofErr w:type="spellEnd"/>
          </w:p>
        </w:tc>
        <w:tc>
          <w:tcPr>
            <w:tcW w:w="990" w:type="dxa"/>
          </w:tcPr>
          <w:p w14:paraId="0A36217E" w14:textId="55680586" w:rsidR="00D1670A" w:rsidRPr="00085D6F" w:rsidRDefault="00CA3F34" w:rsidP="0044618A">
            <w:pPr>
              <w:pStyle w:val="CDRGuidance"/>
              <w:rPr>
                <w:rFonts w:asciiTheme="majorHAnsi" w:hAnsiTheme="majorHAnsi"/>
                <w:i w:val="0"/>
                <w:sz w:val="22"/>
                <w:szCs w:val="22"/>
              </w:rPr>
            </w:pPr>
            <w:r w:rsidRPr="00085D6F">
              <w:rPr>
                <w:rFonts w:asciiTheme="majorHAnsi" w:hAnsiTheme="majorHAnsi"/>
                <w:i w:val="0"/>
                <w:sz w:val="22"/>
                <w:szCs w:val="22"/>
              </w:rPr>
              <w:t xml:space="preserve">W </w:t>
            </w:r>
            <w:r w:rsidR="00D1670A" w:rsidRPr="00085D6F">
              <w:rPr>
                <w:rFonts w:asciiTheme="majorHAnsi" w:hAnsiTheme="majorHAnsi"/>
                <w:i w:val="0"/>
                <w:sz w:val="22"/>
                <w:szCs w:val="22"/>
              </w:rPr>
              <w:t>m</w:t>
            </w:r>
            <w:r w:rsidRPr="00085D6F">
              <w:rPr>
                <w:rFonts w:asciiTheme="majorHAnsi" w:hAnsiTheme="majorHAnsi"/>
                <w:i w:val="0"/>
                <w:sz w:val="22"/>
                <w:szCs w:val="22"/>
                <w:vertAlign w:val="superscript"/>
              </w:rPr>
              <w:t>-</w:t>
            </w:r>
            <w:r w:rsidR="00D1670A" w:rsidRPr="00085D6F">
              <w:rPr>
                <w:rFonts w:asciiTheme="majorHAnsi" w:hAnsiTheme="majorHAnsi"/>
                <w:i w:val="0"/>
                <w:sz w:val="22"/>
                <w:szCs w:val="22"/>
                <w:vertAlign w:val="superscript"/>
              </w:rPr>
              <w:t>2</w:t>
            </w:r>
          </w:p>
        </w:tc>
        <w:tc>
          <w:tcPr>
            <w:tcW w:w="1008" w:type="dxa"/>
          </w:tcPr>
          <w:p w14:paraId="59AF87C2" w14:textId="295C8D75"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-99.0</w:t>
            </w:r>
          </w:p>
        </w:tc>
      </w:tr>
      <w:tr w:rsidR="0004275A" w:rsidRPr="00566978" w14:paraId="66FAFE56" w14:textId="77777777" w:rsidTr="0004275A">
        <w:trPr>
          <w:trHeight w:val="547"/>
        </w:trPr>
        <w:tc>
          <w:tcPr>
            <w:tcW w:w="1098" w:type="dxa"/>
          </w:tcPr>
          <w:p w14:paraId="448CAD4A" w14:textId="0F458C72" w:rsidR="00D1670A" w:rsidRPr="00085D6F" w:rsidRDefault="002050BB"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w:t>
            </w:r>
            <w:r w:rsidR="001F1681" w:rsidRPr="00085D6F">
              <w:rPr>
                <w:rFonts w:asciiTheme="majorHAnsi" w:hAnsiTheme="majorHAnsi"/>
                <w:i w:val="0"/>
                <w:sz w:val="22"/>
                <w:szCs w:val="22"/>
              </w:rPr>
              <w:t>ime</w:t>
            </w:r>
            <w:proofErr w:type="gramEnd"/>
          </w:p>
        </w:tc>
        <w:tc>
          <w:tcPr>
            <w:tcW w:w="3330" w:type="dxa"/>
          </w:tcPr>
          <w:p w14:paraId="63E0C36D" w14:textId="214185C9"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ISO-8601 date/time (YYYY-MM-DD) format</w:t>
            </w:r>
          </w:p>
        </w:tc>
        <w:tc>
          <w:tcPr>
            <w:tcW w:w="3150" w:type="dxa"/>
          </w:tcPr>
          <w:p w14:paraId="40B61ABE" w14:textId="0C87E4C9" w:rsidR="00D1670A" w:rsidRPr="00085D6F" w:rsidRDefault="001A5BF7" w:rsidP="0044618A">
            <w:pPr>
              <w:pStyle w:val="CDRGuidance"/>
              <w:rPr>
                <w:rFonts w:asciiTheme="majorHAnsi" w:hAnsiTheme="majorHAnsi"/>
                <w:i w:val="0"/>
                <w:sz w:val="22"/>
                <w:szCs w:val="22"/>
              </w:rPr>
            </w:pPr>
            <w:proofErr w:type="gramStart"/>
            <w:r w:rsidRPr="00085D6F">
              <w:rPr>
                <w:rFonts w:asciiTheme="majorHAnsi" w:hAnsiTheme="majorHAnsi"/>
                <w:i w:val="0"/>
                <w:sz w:val="22"/>
                <w:szCs w:val="22"/>
              </w:rPr>
              <w:t>time</w:t>
            </w:r>
            <w:proofErr w:type="gramEnd"/>
          </w:p>
        </w:tc>
        <w:tc>
          <w:tcPr>
            <w:tcW w:w="990" w:type="dxa"/>
          </w:tcPr>
          <w:p w14:paraId="252CC550" w14:textId="1ADD47F1" w:rsidR="00D1670A" w:rsidRPr="00085D6F" w:rsidRDefault="001A5BF7" w:rsidP="0044618A">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008" w:type="dxa"/>
          </w:tcPr>
          <w:p w14:paraId="419A632E" w14:textId="2FA7876A" w:rsidR="00D1670A" w:rsidRPr="00085D6F" w:rsidRDefault="00D1670A" w:rsidP="0044618A">
            <w:pPr>
              <w:pStyle w:val="CDRGuidance"/>
              <w:rPr>
                <w:rFonts w:asciiTheme="majorHAnsi" w:hAnsiTheme="majorHAnsi"/>
                <w:i w:val="0"/>
                <w:sz w:val="22"/>
                <w:szCs w:val="22"/>
              </w:rPr>
            </w:pPr>
            <w:r w:rsidRPr="00085D6F">
              <w:rPr>
                <w:rFonts w:asciiTheme="majorHAnsi" w:hAnsiTheme="majorHAnsi"/>
                <w:i w:val="0"/>
                <w:sz w:val="22"/>
                <w:szCs w:val="22"/>
              </w:rPr>
              <w:t>N/A</w:t>
            </w:r>
          </w:p>
        </w:tc>
      </w:tr>
    </w:tbl>
    <w:p w14:paraId="1A66F3B4" w14:textId="3D2E4202" w:rsidR="00077381" w:rsidRPr="00085D6F" w:rsidRDefault="00963B32" w:rsidP="00696365">
      <w:pPr>
        <w:pStyle w:val="CDRGuidance"/>
        <w:spacing w:before="240"/>
        <w:rPr>
          <w:rFonts w:asciiTheme="majorHAnsi" w:hAnsiTheme="majorHAnsi"/>
          <w:i w:val="0"/>
        </w:rPr>
      </w:pPr>
      <w:commentRangeStart w:id="37"/>
      <w:r w:rsidRPr="00085D6F">
        <w:rPr>
          <w:rFonts w:asciiTheme="majorHAnsi" w:hAnsiTheme="majorHAnsi"/>
          <w:i w:val="0"/>
        </w:rPr>
        <w:t xml:space="preserve">The </w:t>
      </w:r>
      <w:commentRangeEnd w:id="37"/>
      <w:r w:rsidR="008104D7">
        <w:rPr>
          <w:rStyle w:val="CommentReference"/>
          <w:rFonts w:ascii="Arial" w:hAnsi="Arial"/>
          <w:i w:val="0"/>
        </w:rPr>
        <w:commentReference w:id="37"/>
      </w:r>
      <w:r w:rsidRPr="00085D6F">
        <w:rPr>
          <w:rFonts w:asciiTheme="majorHAnsi" w:hAnsiTheme="majorHAnsi"/>
          <w:i w:val="0"/>
        </w:rPr>
        <w:t xml:space="preserve">TSI data </w:t>
      </w:r>
      <w:r w:rsidR="00085D6F" w:rsidRPr="00085D6F">
        <w:rPr>
          <w:rFonts w:asciiTheme="majorHAnsi" w:hAnsiTheme="majorHAnsi"/>
          <w:i w:val="0"/>
        </w:rPr>
        <w:t>are</w:t>
      </w:r>
      <w:r w:rsidRPr="00085D6F">
        <w:rPr>
          <w:rFonts w:asciiTheme="majorHAnsi" w:hAnsiTheme="majorHAnsi"/>
          <w:i w:val="0"/>
        </w:rPr>
        <w:t xml:space="preserve"> organized in</w:t>
      </w:r>
      <w:r w:rsidR="00854100" w:rsidRPr="00085D6F">
        <w:rPr>
          <w:rFonts w:asciiTheme="majorHAnsi" w:hAnsiTheme="majorHAnsi"/>
          <w:i w:val="0"/>
        </w:rPr>
        <w:t xml:space="preserve"> </w:t>
      </w:r>
      <w:r w:rsidR="00685039" w:rsidRPr="00085D6F">
        <w:rPr>
          <w:rFonts w:asciiTheme="majorHAnsi" w:hAnsiTheme="majorHAnsi"/>
          <w:i w:val="0"/>
        </w:rPr>
        <w:t>several</w:t>
      </w:r>
      <w:r w:rsidR="00854100" w:rsidRPr="00085D6F">
        <w:rPr>
          <w:rFonts w:asciiTheme="majorHAnsi" w:hAnsiTheme="majorHAnsi"/>
          <w:i w:val="0"/>
        </w:rPr>
        <w:t xml:space="preserve"> different ways</w:t>
      </w:r>
      <w:r w:rsidR="00685039" w:rsidRPr="00085D6F">
        <w:rPr>
          <w:rFonts w:asciiTheme="majorHAnsi" w:hAnsiTheme="majorHAnsi"/>
          <w:i w:val="0"/>
        </w:rPr>
        <w:t xml:space="preserve"> to support the </w:t>
      </w:r>
      <w:r w:rsidR="00E46A19">
        <w:rPr>
          <w:rFonts w:asciiTheme="majorHAnsi" w:hAnsiTheme="majorHAnsi"/>
          <w:i w:val="0"/>
        </w:rPr>
        <w:t xml:space="preserve">projected </w:t>
      </w:r>
      <w:r w:rsidR="00685039" w:rsidRPr="00085D6F">
        <w:rPr>
          <w:rFonts w:asciiTheme="majorHAnsi" w:hAnsiTheme="majorHAnsi"/>
          <w:i w:val="0"/>
        </w:rPr>
        <w:t>needs of the user communities</w:t>
      </w:r>
      <w:r w:rsidR="00854100" w:rsidRPr="00085D6F">
        <w:rPr>
          <w:rFonts w:asciiTheme="majorHAnsi" w:hAnsiTheme="majorHAnsi"/>
          <w:i w:val="0"/>
        </w:rPr>
        <w:t xml:space="preserve">. </w:t>
      </w:r>
      <w:commentRangeStart w:id="38"/>
      <w:r w:rsidR="00854100" w:rsidRPr="00085D6F">
        <w:rPr>
          <w:rFonts w:asciiTheme="majorHAnsi" w:hAnsiTheme="majorHAnsi"/>
          <w:i w:val="0"/>
        </w:rPr>
        <w:t>First</w:t>
      </w:r>
      <w:r w:rsidR="00685039" w:rsidRPr="00085D6F">
        <w:rPr>
          <w:rFonts w:asciiTheme="majorHAnsi" w:hAnsiTheme="majorHAnsi"/>
          <w:i w:val="0"/>
        </w:rPr>
        <w:t>ly</w:t>
      </w:r>
      <w:r w:rsidR="00854100" w:rsidRPr="00085D6F">
        <w:rPr>
          <w:rFonts w:asciiTheme="majorHAnsi" w:hAnsiTheme="majorHAnsi"/>
          <w:i w:val="0"/>
        </w:rPr>
        <w:t xml:space="preserve">, </w:t>
      </w:r>
      <w:r w:rsidR="006A2185" w:rsidRPr="00085D6F">
        <w:rPr>
          <w:rFonts w:asciiTheme="majorHAnsi" w:hAnsiTheme="majorHAnsi"/>
          <w:i w:val="0"/>
        </w:rPr>
        <w:t xml:space="preserve">there is </w:t>
      </w:r>
      <w:r w:rsidR="00854100" w:rsidRPr="00085D6F">
        <w:rPr>
          <w:rFonts w:asciiTheme="majorHAnsi" w:hAnsiTheme="majorHAnsi"/>
          <w:i w:val="0"/>
        </w:rPr>
        <w:t>a 1-</w:t>
      </w:r>
      <w:r w:rsidRPr="00085D6F">
        <w:rPr>
          <w:rFonts w:asciiTheme="majorHAnsi" w:hAnsiTheme="majorHAnsi"/>
          <w:i w:val="0"/>
        </w:rPr>
        <w:t xml:space="preserve">month file containing daily TSI, with approximately 1-3 month updates.  </w:t>
      </w:r>
      <w:r w:rsidR="00685039" w:rsidRPr="00085D6F">
        <w:rPr>
          <w:rFonts w:asciiTheme="majorHAnsi" w:hAnsiTheme="majorHAnsi"/>
          <w:i w:val="0"/>
        </w:rPr>
        <w:t>Secondly, t</w:t>
      </w:r>
      <w:r w:rsidRPr="00085D6F">
        <w:rPr>
          <w:rFonts w:asciiTheme="majorHAnsi" w:hAnsiTheme="majorHAnsi"/>
          <w:i w:val="0"/>
        </w:rPr>
        <w:t xml:space="preserve">he daily TSI values </w:t>
      </w:r>
      <w:r w:rsidR="004821C8">
        <w:rPr>
          <w:rFonts w:asciiTheme="majorHAnsi" w:hAnsiTheme="majorHAnsi"/>
          <w:i w:val="0"/>
        </w:rPr>
        <w:t>are</w:t>
      </w:r>
      <w:r w:rsidR="00C86C26">
        <w:rPr>
          <w:rFonts w:asciiTheme="majorHAnsi" w:hAnsiTheme="majorHAnsi"/>
          <w:i w:val="0"/>
        </w:rPr>
        <w:t xml:space="preserve"> also </w:t>
      </w:r>
      <w:r w:rsidR="00A64732" w:rsidRPr="00085D6F">
        <w:rPr>
          <w:rFonts w:asciiTheme="majorHAnsi" w:hAnsiTheme="majorHAnsi"/>
          <w:i w:val="0"/>
        </w:rPr>
        <w:t xml:space="preserve">available in 1-year files.  </w:t>
      </w:r>
      <w:r w:rsidR="00685039" w:rsidRPr="00085D6F">
        <w:rPr>
          <w:rFonts w:asciiTheme="majorHAnsi" w:hAnsiTheme="majorHAnsi"/>
          <w:i w:val="0"/>
        </w:rPr>
        <w:t>Thirdly, m</w:t>
      </w:r>
      <w:r w:rsidRPr="00085D6F">
        <w:rPr>
          <w:rFonts w:asciiTheme="majorHAnsi" w:hAnsiTheme="majorHAnsi"/>
          <w:i w:val="0"/>
        </w:rPr>
        <w:t>onthly-averaged value</w:t>
      </w:r>
      <w:r w:rsidR="00A64732" w:rsidRPr="00085D6F">
        <w:rPr>
          <w:rFonts w:asciiTheme="majorHAnsi" w:hAnsiTheme="majorHAnsi"/>
          <w:i w:val="0"/>
        </w:rPr>
        <w:t xml:space="preserve">s of TSI </w:t>
      </w:r>
      <w:r w:rsidR="004821C8">
        <w:rPr>
          <w:rFonts w:asciiTheme="majorHAnsi" w:hAnsiTheme="majorHAnsi"/>
          <w:i w:val="0"/>
        </w:rPr>
        <w:t xml:space="preserve">are </w:t>
      </w:r>
      <w:r w:rsidRPr="00085D6F">
        <w:rPr>
          <w:rFonts w:asciiTheme="majorHAnsi" w:hAnsiTheme="majorHAnsi"/>
          <w:i w:val="0"/>
        </w:rPr>
        <w:t>available in 10-year files.</w:t>
      </w:r>
      <w:commentRangeEnd w:id="38"/>
      <w:r w:rsidR="007A4DBB">
        <w:rPr>
          <w:rStyle w:val="CommentReference"/>
          <w:rFonts w:ascii="Arial" w:hAnsi="Arial"/>
          <w:i w:val="0"/>
        </w:rPr>
        <w:commentReference w:id="38"/>
      </w:r>
      <w:r w:rsidRPr="00085D6F">
        <w:rPr>
          <w:rFonts w:asciiTheme="majorHAnsi" w:hAnsiTheme="majorHAnsi"/>
          <w:i w:val="0"/>
        </w:rPr>
        <w:t xml:space="preserve">  </w:t>
      </w:r>
      <w:r w:rsidR="00685039" w:rsidRPr="00085D6F">
        <w:rPr>
          <w:rFonts w:asciiTheme="majorHAnsi" w:hAnsiTheme="majorHAnsi"/>
          <w:i w:val="0"/>
        </w:rPr>
        <w:t xml:space="preserve">Lastly, </w:t>
      </w:r>
      <w:r w:rsidR="005E42AC" w:rsidRPr="00085D6F">
        <w:rPr>
          <w:rFonts w:asciiTheme="majorHAnsi" w:hAnsiTheme="majorHAnsi"/>
          <w:i w:val="0"/>
        </w:rPr>
        <w:t xml:space="preserve">historical, </w:t>
      </w:r>
      <w:proofErr w:type="gramStart"/>
      <w:r w:rsidR="00685039" w:rsidRPr="00085D6F">
        <w:rPr>
          <w:rFonts w:asciiTheme="majorHAnsi" w:hAnsiTheme="majorHAnsi"/>
          <w:i w:val="0"/>
        </w:rPr>
        <w:t>annually-averaged</w:t>
      </w:r>
      <w:proofErr w:type="gramEnd"/>
      <w:r w:rsidR="00685039" w:rsidRPr="00085D6F">
        <w:rPr>
          <w:rFonts w:asciiTheme="majorHAnsi" w:hAnsiTheme="majorHAnsi"/>
          <w:i w:val="0"/>
        </w:rPr>
        <w:t xml:space="preserve"> TSI values </w:t>
      </w:r>
      <w:r w:rsidR="004821C8">
        <w:rPr>
          <w:rFonts w:asciiTheme="majorHAnsi" w:hAnsiTheme="majorHAnsi"/>
          <w:i w:val="0"/>
        </w:rPr>
        <w:t>are</w:t>
      </w:r>
      <w:r w:rsidR="00685039" w:rsidRPr="00085D6F">
        <w:rPr>
          <w:rFonts w:asciiTheme="majorHAnsi" w:hAnsiTheme="majorHAnsi"/>
          <w:i w:val="0"/>
        </w:rPr>
        <w:t xml:space="preserve"> available in a single file.</w:t>
      </w:r>
      <w:r w:rsidR="00D1446C" w:rsidRPr="00085D6F">
        <w:rPr>
          <w:rFonts w:asciiTheme="majorHAnsi" w:hAnsiTheme="majorHAnsi"/>
          <w:i w:val="0"/>
        </w:rPr>
        <w:t xml:space="preserve"> </w:t>
      </w:r>
    </w:p>
    <w:p w14:paraId="235FCFCC" w14:textId="696281B3" w:rsidR="00685039" w:rsidRPr="00085D6F" w:rsidRDefault="00D1446C" w:rsidP="0044618A">
      <w:pPr>
        <w:pStyle w:val="CDRGuidance"/>
        <w:rPr>
          <w:rFonts w:asciiTheme="majorHAnsi" w:hAnsiTheme="majorHAnsi"/>
          <w:i w:val="0"/>
        </w:rPr>
      </w:pPr>
      <w:r w:rsidRPr="00085D6F">
        <w:rPr>
          <w:rFonts w:asciiTheme="majorHAnsi" w:hAnsiTheme="majorHAnsi"/>
          <w:i w:val="0"/>
        </w:rPr>
        <w:t>The time ranges covered by the science data product is 1978 to the present for contemporary TSI, from 1882 to</w:t>
      </w:r>
      <w:r w:rsidR="00501954" w:rsidRPr="00085D6F">
        <w:rPr>
          <w:rFonts w:asciiTheme="majorHAnsi" w:hAnsiTheme="majorHAnsi"/>
          <w:i w:val="0"/>
        </w:rPr>
        <w:t xml:space="preserve"> the present for historical, daily values and </w:t>
      </w:r>
      <w:r w:rsidRPr="00085D6F">
        <w:rPr>
          <w:rFonts w:asciiTheme="majorHAnsi" w:hAnsiTheme="majorHAnsi"/>
          <w:i w:val="0"/>
        </w:rPr>
        <w:t xml:space="preserve">monthly-averaged TSI, and </w:t>
      </w:r>
      <w:r w:rsidR="00077381" w:rsidRPr="00085D6F">
        <w:rPr>
          <w:rFonts w:asciiTheme="majorHAnsi" w:hAnsiTheme="majorHAnsi"/>
          <w:i w:val="0"/>
        </w:rPr>
        <w:t>161</w:t>
      </w:r>
      <w:r w:rsidR="00680F51">
        <w:rPr>
          <w:rFonts w:asciiTheme="majorHAnsi" w:hAnsiTheme="majorHAnsi"/>
          <w:i w:val="0"/>
        </w:rPr>
        <w:t>0</w:t>
      </w:r>
      <w:r w:rsidR="00077381" w:rsidRPr="00085D6F">
        <w:rPr>
          <w:rFonts w:asciiTheme="majorHAnsi" w:hAnsiTheme="majorHAnsi"/>
          <w:i w:val="0"/>
        </w:rPr>
        <w:t xml:space="preserve"> to the present for historical and </w:t>
      </w:r>
      <w:proofErr w:type="gramStart"/>
      <w:r w:rsidR="00077381" w:rsidRPr="00085D6F">
        <w:rPr>
          <w:rFonts w:asciiTheme="majorHAnsi" w:hAnsiTheme="majorHAnsi"/>
          <w:i w:val="0"/>
        </w:rPr>
        <w:t>annually-averaged</w:t>
      </w:r>
      <w:proofErr w:type="gramEnd"/>
      <w:r w:rsidR="00077381" w:rsidRPr="00085D6F">
        <w:rPr>
          <w:rFonts w:asciiTheme="majorHAnsi" w:hAnsiTheme="majorHAnsi"/>
          <w:i w:val="0"/>
        </w:rPr>
        <w:t xml:space="preserve"> TSI.</w:t>
      </w:r>
    </w:p>
    <w:p w14:paraId="0B1DCB8B" w14:textId="66273CBA" w:rsidR="00A64732" w:rsidRPr="00085D6F" w:rsidRDefault="00B87F61" w:rsidP="0044618A">
      <w:pPr>
        <w:pStyle w:val="CDRGuidance"/>
        <w:rPr>
          <w:rFonts w:asciiTheme="majorHAnsi" w:hAnsiTheme="majorHAnsi"/>
          <w:i w:val="0"/>
          <w:color w:val="FF0000"/>
        </w:rPr>
      </w:pPr>
      <w:r w:rsidRPr="00085D6F">
        <w:rPr>
          <w:rFonts w:asciiTheme="majorHAnsi" w:hAnsiTheme="majorHAnsi"/>
          <w:i w:val="0"/>
        </w:rPr>
        <w:lastRenderedPageBreak/>
        <w:t xml:space="preserve">For the monthly-averaged </w:t>
      </w:r>
      <w:r w:rsidR="00685039" w:rsidRPr="00085D6F">
        <w:rPr>
          <w:rFonts w:asciiTheme="majorHAnsi" w:hAnsiTheme="majorHAnsi"/>
          <w:i w:val="0"/>
        </w:rPr>
        <w:t xml:space="preserve">and yearly-averaged </w:t>
      </w:r>
      <w:r w:rsidR="00EB4903">
        <w:rPr>
          <w:rFonts w:asciiTheme="majorHAnsi" w:hAnsiTheme="majorHAnsi"/>
          <w:i w:val="0"/>
        </w:rPr>
        <w:t>files, the “t</w:t>
      </w:r>
      <w:r w:rsidRPr="00085D6F">
        <w:rPr>
          <w:rFonts w:asciiTheme="majorHAnsi" w:hAnsiTheme="majorHAnsi"/>
          <w:i w:val="0"/>
        </w:rPr>
        <w:t xml:space="preserve">ime” variable </w:t>
      </w:r>
      <w:r w:rsidR="00F44662">
        <w:rPr>
          <w:rFonts w:asciiTheme="majorHAnsi" w:hAnsiTheme="majorHAnsi"/>
          <w:i w:val="0"/>
        </w:rPr>
        <w:t>is</w:t>
      </w:r>
      <w:r w:rsidRPr="00085D6F">
        <w:rPr>
          <w:rFonts w:asciiTheme="majorHAnsi" w:hAnsiTheme="majorHAnsi"/>
          <w:i w:val="0"/>
        </w:rPr>
        <w:t xml:space="preserve"> </w:t>
      </w:r>
      <w:r w:rsidR="00EB4903">
        <w:rPr>
          <w:rFonts w:asciiTheme="majorHAnsi" w:hAnsiTheme="majorHAnsi"/>
          <w:i w:val="0"/>
        </w:rPr>
        <w:t>year and month (</w:t>
      </w:r>
      <w:r w:rsidR="00EB4903" w:rsidRPr="00EB4903">
        <w:rPr>
          <w:rFonts w:asciiTheme="majorHAnsi" w:hAnsiTheme="majorHAnsi"/>
          <w:i w:val="0"/>
          <w:caps/>
        </w:rPr>
        <w:t>yyyy</w:t>
      </w:r>
      <w:r w:rsidR="00E46A19" w:rsidRPr="00EB4903">
        <w:rPr>
          <w:rFonts w:asciiTheme="majorHAnsi" w:hAnsiTheme="majorHAnsi"/>
          <w:i w:val="0"/>
          <w:caps/>
        </w:rPr>
        <w:t>mm</w:t>
      </w:r>
      <w:r w:rsidR="00E46A19">
        <w:rPr>
          <w:rFonts w:asciiTheme="majorHAnsi" w:hAnsiTheme="majorHAnsi"/>
          <w:i w:val="0"/>
        </w:rPr>
        <w:t>), and year (</w:t>
      </w:r>
      <w:r w:rsidR="00E46A19" w:rsidRPr="00EB4903">
        <w:rPr>
          <w:rFonts w:asciiTheme="majorHAnsi" w:hAnsiTheme="majorHAnsi"/>
          <w:i w:val="0"/>
          <w:caps/>
        </w:rPr>
        <w:t>yyyy</w:t>
      </w:r>
      <w:r w:rsidR="00E46A19">
        <w:rPr>
          <w:rFonts w:asciiTheme="majorHAnsi" w:hAnsiTheme="majorHAnsi"/>
          <w:i w:val="0"/>
        </w:rPr>
        <w:t>), respectively.</w:t>
      </w:r>
    </w:p>
    <w:p w14:paraId="52878275" w14:textId="5700138D" w:rsidR="00B87F61" w:rsidRPr="00085D6F" w:rsidRDefault="00685039" w:rsidP="0044618A">
      <w:pPr>
        <w:pStyle w:val="CDRGuidance"/>
        <w:rPr>
          <w:rFonts w:asciiTheme="majorHAnsi" w:hAnsiTheme="majorHAnsi"/>
          <w:i w:val="0"/>
        </w:rPr>
      </w:pPr>
      <w:commentRangeStart w:id="39"/>
      <w:r w:rsidRPr="00085D6F">
        <w:rPr>
          <w:rFonts w:asciiTheme="majorHAnsi" w:hAnsiTheme="majorHAnsi"/>
          <w:i w:val="0"/>
        </w:rPr>
        <w:t>The file naming convention</w:t>
      </w:r>
      <w:r w:rsidR="00077381" w:rsidRPr="00085D6F">
        <w:rPr>
          <w:rFonts w:asciiTheme="majorHAnsi" w:hAnsiTheme="majorHAnsi"/>
          <w:i w:val="0"/>
        </w:rPr>
        <w:t>s</w:t>
      </w:r>
      <w:r w:rsidRPr="00085D6F">
        <w:rPr>
          <w:rFonts w:asciiTheme="majorHAnsi" w:hAnsiTheme="majorHAnsi"/>
          <w:i w:val="0"/>
        </w:rPr>
        <w:t xml:space="preserve"> for the TSI data </w:t>
      </w:r>
      <w:r w:rsidR="00077381" w:rsidRPr="00085D6F">
        <w:rPr>
          <w:rFonts w:asciiTheme="majorHAnsi" w:hAnsiTheme="majorHAnsi"/>
          <w:i w:val="0"/>
        </w:rPr>
        <w:t xml:space="preserve">described above </w:t>
      </w:r>
      <w:r w:rsidRPr="00085D6F">
        <w:rPr>
          <w:rFonts w:asciiTheme="majorHAnsi" w:hAnsiTheme="majorHAnsi"/>
          <w:i w:val="0"/>
        </w:rPr>
        <w:t xml:space="preserve">is as follows: </w:t>
      </w:r>
    </w:p>
    <w:p w14:paraId="12C934B9" w14:textId="77777777" w:rsidR="00E80D31" w:rsidRPr="00085D6F" w:rsidRDefault="00685039" w:rsidP="0044618A">
      <w:pPr>
        <w:pStyle w:val="CDRGuidance"/>
        <w:rPr>
          <w:rFonts w:asciiTheme="majorHAnsi" w:hAnsiTheme="majorHAnsi"/>
          <w:i w:val="0"/>
        </w:rPr>
      </w:pPr>
      <w:r w:rsidRPr="00085D6F">
        <w:rPr>
          <w:rFonts w:asciiTheme="majorHAnsi" w:hAnsiTheme="majorHAnsi"/>
          <w:i w:val="0"/>
        </w:rPr>
        <w:t>[</w:t>
      </w:r>
      <w:proofErr w:type="gramStart"/>
      <w:r w:rsidRPr="00085D6F">
        <w:rPr>
          <w:rFonts w:asciiTheme="majorHAnsi" w:hAnsiTheme="majorHAnsi"/>
          <w:i w:val="0"/>
        </w:rPr>
        <w:t>data</w:t>
      </w:r>
      <w:proofErr w:type="gramEnd"/>
      <w:r w:rsidRPr="00085D6F">
        <w:rPr>
          <w:rFonts w:asciiTheme="majorHAnsi" w:hAnsiTheme="majorHAnsi"/>
          <w:i w:val="0"/>
        </w:rPr>
        <w:t>-short-name]_[data-version]_[version-revision]_[extra-attribute]_[begin-date]_[end-date]_[creation-date].</w:t>
      </w:r>
      <w:proofErr w:type="spellStart"/>
      <w:r w:rsidRPr="00085D6F">
        <w:rPr>
          <w:rFonts w:asciiTheme="majorHAnsi" w:hAnsiTheme="majorHAnsi"/>
          <w:i w:val="0"/>
        </w:rPr>
        <w:t>nc</w:t>
      </w:r>
      <w:proofErr w:type="spellEnd"/>
    </w:p>
    <w:p w14:paraId="270F8A81" w14:textId="3ED0EE50" w:rsidR="00C00945" w:rsidRPr="00085D6F" w:rsidRDefault="00C00945" w:rsidP="00E80D31">
      <w:pPr>
        <w:pStyle w:val="CDRGuidance"/>
        <w:rPr>
          <w:rFonts w:asciiTheme="majorHAnsi" w:hAnsiTheme="majorHAnsi"/>
          <w:i w:val="0"/>
        </w:rPr>
      </w:pPr>
      <w:proofErr w:type="gramStart"/>
      <w:r w:rsidRPr="00085D6F">
        <w:rPr>
          <w:rFonts w:asciiTheme="majorHAnsi" w:hAnsiTheme="majorHAnsi"/>
          <w:i w:val="0"/>
        </w:rPr>
        <w:t>where</w:t>
      </w:r>
      <w:proofErr w:type="gramEnd"/>
      <w:r w:rsidRPr="00085D6F">
        <w:rPr>
          <w:rFonts w:asciiTheme="majorHAnsi" w:hAnsiTheme="majorHAnsi"/>
          <w:i w:val="0"/>
        </w:rPr>
        <w:t xml:space="preserve"> [data-short-name] is ‘</w:t>
      </w:r>
      <w:r w:rsidR="00077381" w:rsidRPr="00085D6F">
        <w:rPr>
          <w:rFonts w:asciiTheme="majorHAnsi" w:hAnsiTheme="majorHAnsi"/>
        </w:rPr>
        <w:t>TSI</w:t>
      </w:r>
      <w:r w:rsidRPr="00085D6F">
        <w:rPr>
          <w:rFonts w:asciiTheme="majorHAnsi" w:hAnsiTheme="majorHAnsi"/>
          <w:i w:val="0"/>
        </w:rPr>
        <w:t xml:space="preserve">’, [data-version] is the </w:t>
      </w:r>
      <w:r w:rsidRPr="00085D6F">
        <w:rPr>
          <w:rFonts w:asciiTheme="majorHAnsi" w:hAnsiTheme="majorHAnsi"/>
        </w:rPr>
        <w:t>version number</w:t>
      </w:r>
      <w:r w:rsidRPr="00085D6F">
        <w:rPr>
          <w:rFonts w:asciiTheme="majorHAnsi" w:hAnsiTheme="majorHAnsi"/>
          <w:i w:val="0"/>
        </w:rPr>
        <w:t xml:space="preserve"> beginning at V001 indicating the initial release of the science data product, [version-revision] is the </w:t>
      </w:r>
      <w:r w:rsidRPr="00085D6F">
        <w:rPr>
          <w:rFonts w:asciiTheme="majorHAnsi" w:hAnsiTheme="majorHAnsi"/>
        </w:rPr>
        <w:t>revision number</w:t>
      </w:r>
      <w:r w:rsidRPr="00085D6F">
        <w:rPr>
          <w:rFonts w:asciiTheme="majorHAnsi" w:hAnsiTheme="majorHAnsi"/>
          <w:i w:val="0"/>
        </w:rPr>
        <w:t xml:space="preserve"> beginning at R00 for revision 0,  and [extra-attribute] is ‘</w:t>
      </w:r>
      <w:r w:rsidRPr="00085D6F">
        <w:rPr>
          <w:rFonts w:asciiTheme="majorHAnsi" w:hAnsiTheme="majorHAnsi"/>
        </w:rPr>
        <w:t>day</w:t>
      </w:r>
      <w:r w:rsidRPr="00085D6F">
        <w:rPr>
          <w:rFonts w:asciiTheme="majorHAnsi" w:hAnsiTheme="majorHAnsi"/>
          <w:i w:val="0"/>
        </w:rPr>
        <w:t>’ for daily TSI, ‘</w:t>
      </w:r>
      <w:proofErr w:type="spellStart"/>
      <w:r w:rsidRPr="00085D6F">
        <w:rPr>
          <w:rFonts w:asciiTheme="majorHAnsi" w:hAnsiTheme="majorHAnsi"/>
        </w:rPr>
        <w:t>mon</w:t>
      </w:r>
      <w:proofErr w:type="spellEnd"/>
      <w:r w:rsidRPr="00085D6F">
        <w:rPr>
          <w:rFonts w:asciiTheme="majorHAnsi" w:hAnsiTheme="majorHAnsi"/>
          <w:i w:val="0"/>
        </w:rPr>
        <w:t>’ for monthly-averaged TSI, or ‘</w:t>
      </w:r>
      <w:proofErr w:type="spellStart"/>
      <w:r w:rsidRPr="00085D6F">
        <w:rPr>
          <w:rFonts w:asciiTheme="majorHAnsi" w:hAnsiTheme="majorHAnsi"/>
        </w:rPr>
        <w:t>ann</w:t>
      </w:r>
      <w:proofErr w:type="spellEnd"/>
      <w:r w:rsidRPr="00085D6F">
        <w:rPr>
          <w:rFonts w:asciiTheme="majorHAnsi" w:hAnsiTheme="majorHAnsi"/>
          <w:i w:val="0"/>
        </w:rPr>
        <w:t xml:space="preserve">’ for annually averaged TSI. The [begin-date] and [end-date] denote the </w:t>
      </w:r>
      <w:r w:rsidRPr="00085D6F">
        <w:rPr>
          <w:rFonts w:asciiTheme="majorHAnsi" w:hAnsiTheme="majorHAnsi"/>
        </w:rPr>
        <w:t>starting and ending time period</w:t>
      </w:r>
      <w:r w:rsidRPr="00085D6F">
        <w:rPr>
          <w:rFonts w:asciiTheme="majorHAnsi" w:hAnsiTheme="majorHAnsi"/>
          <w:i w:val="0"/>
        </w:rPr>
        <w:t xml:space="preserve"> for the science data product, while creation date denotes the date the file was created.</w:t>
      </w:r>
      <w:commentRangeEnd w:id="39"/>
      <w:r w:rsidR="002D7261">
        <w:rPr>
          <w:rStyle w:val="CommentReference"/>
          <w:rFonts w:ascii="Arial" w:hAnsi="Arial"/>
          <w:i w:val="0"/>
        </w:rPr>
        <w:commentReference w:id="39"/>
      </w:r>
    </w:p>
    <w:p w14:paraId="744D5ABE" w14:textId="2CF79547" w:rsidR="00C00945" w:rsidRPr="00085D6F" w:rsidRDefault="00C00945" w:rsidP="0044618A">
      <w:pPr>
        <w:pStyle w:val="CDRGuidance"/>
        <w:rPr>
          <w:rFonts w:asciiTheme="majorHAnsi" w:hAnsiTheme="majorHAnsi"/>
          <w:i w:val="0"/>
        </w:rPr>
      </w:pPr>
      <w:proofErr w:type="gramStart"/>
      <w:r w:rsidRPr="00085D6F">
        <w:rPr>
          <w:rFonts w:asciiTheme="majorHAnsi" w:hAnsiTheme="majorHAnsi"/>
          <w:i w:val="0"/>
        </w:rPr>
        <w:t>The [begin-date] and</w:t>
      </w:r>
      <w:proofErr w:type="gramEnd"/>
      <w:r w:rsidRPr="00085D6F">
        <w:rPr>
          <w:rFonts w:asciiTheme="majorHAnsi" w:hAnsiTheme="majorHAnsi"/>
          <w:i w:val="0"/>
        </w:rPr>
        <w:t xml:space="preserve"> [end-date] formats vary based on whether the science data</w:t>
      </w:r>
      <w:r w:rsidR="00EB4903">
        <w:rPr>
          <w:rFonts w:asciiTheme="majorHAnsi" w:hAnsiTheme="majorHAnsi"/>
          <w:i w:val="0"/>
        </w:rPr>
        <w:t xml:space="preserve"> is daily, </w:t>
      </w:r>
      <w:r w:rsidRPr="00085D6F">
        <w:rPr>
          <w:rFonts w:asciiTheme="majorHAnsi" w:hAnsiTheme="majorHAnsi"/>
          <w:i w:val="0"/>
        </w:rPr>
        <w:t xml:space="preserve">monthly or annually averaged.  For example, the time format for daily TSI follows YYYYMMDD convention, monthly-averaged TSI follows YYYYMM convention, and </w:t>
      </w:r>
      <w:proofErr w:type="gramStart"/>
      <w:r w:rsidRPr="00085D6F">
        <w:rPr>
          <w:rFonts w:asciiTheme="majorHAnsi" w:hAnsiTheme="majorHAnsi"/>
          <w:i w:val="0"/>
        </w:rPr>
        <w:t>annually-averaged</w:t>
      </w:r>
      <w:proofErr w:type="gramEnd"/>
      <w:r w:rsidRPr="00085D6F">
        <w:rPr>
          <w:rFonts w:asciiTheme="majorHAnsi" w:hAnsiTheme="majorHAnsi"/>
          <w:i w:val="0"/>
        </w:rPr>
        <w:t xml:space="preserve"> TSI follows</w:t>
      </w:r>
      <w:r w:rsidR="00492354" w:rsidRPr="00085D6F">
        <w:rPr>
          <w:rFonts w:asciiTheme="majorHAnsi" w:hAnsiTheme="majorHAnsi"/>
          <w:i w:val="0"/>
        </w:rPr>
        <w:t xml:space="preserve"> YYYY convention.  For all files</w:t>
      </w:r>
      <w:r w:rsidRPr="00085D6F">
        <w:rPr>
          <w:rFonts w:asciiTheme="majorHAnsi" w:hAnsiTheme="majorHAnsi"/>
          <w:i w:val="0"/>
        </w:rPr>
        <w:t>, the creation date follows a format of DDMMMYY.</w:t>
      </w:r>
    </w:p>
    <w:p w14:paraId="6339265D" w14:textId="5BA0D03C" w:rsidR="00644A6A" w:rsidRPr="006649CA" w:rsidRDefault="00085D6F" w:rsidP="0044618A">
      <w:pPr>
        <w:pStyle w:val="CDRGuidance"/>
        <w:rPr>
          <w:rFonts w:asciiTheme="majorHAnsi" w:hAnsiTheme="majorHAnsi"/>
          <w:i w:val="0"/>
        </w:rPr>
      </w:pPr>
      <w:r>
        <w:rPr>
          <w:b/>
          <w:sz w:val="28"/>
          <w:szCs w:val="28"/>
        </w:rPr>
        <w:t>Solar Spectral Irradiance (</w:t>
      </w:r>
      <w:r w:rsidR="00644A6A">
        <w:rPr>
          <w:b/>
          <w:sz w:val="28"/>
          <w:szCs w:val="28"/>
        </w:rPr>
        <w:t>SSI</w:t>
      </w:r>
      <w:r>
        <w:rPr>
          <w:b/>
          <w:sz w:val="28"/>
          <w:szCs w:val="28"/>
        </w:rPr>
        <w:t>)</w:t>
      </w:r>
    </w:p>
    <w:p w14:paraId="44AA73F9" w14:textId="05AEFFC7" w:rsidR="00FE7077" w:rsidRPr="00085D6F" w:rsidRDefault="00C96B35" w:rsidP="00FE7077">
      <w:pPr>
        <w:pStyle w:val="CDRGuidance"/>
        <w:rPr>
          <w:rFonts w:asciiTheme="majorHAnsi" w:hAnsiTheme="majorHAnsi"/>
          <w:i w:val="0"/>
        </w:rPr>
      </w:pPr>
      <w:r w:rsidRPr="00085D6F">
        <w:rPr>
          <w:rFonts w:asciiTheme="majorHAnsi" w:hAnsiTheme="majorHAnsi"/>
          <w:i w:val="0"/>
        </w:rPr>
        <w:t>T</w:t>
      </w:r>
      <w:r w:rsidR="00FE7077" w:rsidRPr="00085D6F">
        <w:rPr>
          <w:rFonts w:asciiTheme="majorHAnsi" w:hAnsiTheme="majorHAnsi"/>
          <w:i w:val="0"/>
        </w:rPr>
        <w:t xml:space="preserve">he NRLSSI2 model produces solar </w:t>
      </w:r>
      <w:r w:rsidR="00C03AE1" w:rsidRPr="00085D6F">
        <w:rPr>
          <w:rFonts w:asciiTheme="majorHAnsi" w:hAnsiTheme="majorHAnsi"/>
          <w:i w:val="0"/>
        </w:rPr>
        <w:t xml:space="preserve">spectral </w:t>
      </w:r>
      <w:r w:rsidR="00FE7077" w:rsidRPr="00085D6F">
        <w:rPr>
          <w:rFonts w:asciiTheme="majorHAnsi" w:hAnsiTheme="majorHAnsi"/>
          <w:i w:val="0"/>
        </w:rPr>
        <w:t xml:space="preserve">irradiance </w:t>
      </w:r>
      <w:r w:rsidR="00C03AE1" w:rsidRPr="00085D6F">
        <w:rPr>
          <w:rFonts w:asciiTheme="majorHAnsi" w:hAnsiTheme="majorHAnsi"/>
          <w:i w:val="0"/>
        </w:rPr>
        <w:t xml:space="preserve">values </w:t>
      </w:r>
      <w:r w:rsidR="00FE7077" w:rsidRPr="00085D6F">
        <w:rPr>
          <w:rFonts w:asciiTheme="majorHAnsi" w:hAnsiTheme="majorHAnsi"/>
          <w:i w:val="0"/>
        </w:rPr>
        <w:t xml:space="preserve">on </w:t>
      </w:r>
      <w:r w:rsidR="00C03AE1" w:rsidRPr="00085D6F">
        <w:rPr>
          <w:rFonts w:asciiTheme="majorHAnsi" w:hAnsiTheme="majorHAnsi"/>
          <w:i w:val="0"/>
        </w:rPr>
        <w:t>an</w:t>
      </w:r>
      <w:r w:rsidR="00FE7077" w:rsidRPr="00085D6F">
        <w:rPr>
          <w:rFonts w:asciiTheme="majorHAnsi" w:hAnsiTheme="majorHAnsi"/>
          <w:i w:val="0"/>
        </w:rPr>
        <w:t xml:space="preserve"> absolute s</w:t>
      </w:r>
      <w:r w:rsidR="00312C47" w:rsidRPr="00085D6F">
        <w:rPr>
          <w:rFonts w:asciiTheme="majorHAnsi" w:hAnsiTheme="majorHAnsi"/>
          <w:i w:val="0"/>
        </w:rPr>
        <w:t>c</w:t>
      </w:r>
      <w:r w:rsidR="00FE7077" w:rsidRPr="00085D6F">
        <w:rPr>
          <w:rFonts w:asciiTheme="majorHAnsi" w:hAnsiTheme="majorHAnsi"/>
          <w:i w:val="0"/>
        </w:rPr>
        <w:t xml:space="preserve">ale </w:t>
      </w:r>
      <w:r w:rsidR="00312C47" w:rsidRPr="00085D6F">
        <w:rPr>
          <w:rFonts w:asciiTheme="majorHAnsi" w:hAnsiTheme="majorHAnsi"/>
          <w:i w:val="0"/>
        </w:rPr>
        <w:t>such that the integrated spectral irradiance is equivalent to</w:t>
      </w:r>
      <w:r w:rsidR="00FE7077" w:rsidRPr="00085D6F">
        <w:rPr>
          <w:rFonts w:asciiTheme="majorHAnsi" w:hAnsiTheme="majorHAnsi"/>
          <w:i w:val="0"/>
        </w:rPr>
        <w:t xml:space="preserve"> the </w:t>
      </w:r>
      <w:r w:rsidR="00312C47" w:rsidRPr="00085D6F">
        <w:rPr>
          <w:rFonts w:asciiTheme="majorHAnsi" w:hAnsiTheme="majorHAnsi"/>
          <w:i w:val="0"/>
        </w:rPr>
        <w:t xml:space="preserve">total irradiance observed by </w:t>
      </w:r>
      <w:r w:rsidR="00FE7077" w:rsidRPr="00085D6F">
        <w:rPr>
          <w:rFonts w:asciiTheme="majorHAnsi" w:hAnsiTheme="majorHAnsi"/>
          <w:i w:val="0"/>
        </w:rPr>
        <w:t>TIM on SORCE, for given inputs of the facular brightening</w:t>
      </w:r>
      <w:r w:rsidR="00EE2353" w:rsidRPr="00085D6F">
        <w:rPr>
          <w:rFonts w:asciiTheme="majorHAnsi" w:hAnsiTheme="majorHAnsi"/>
          <w:i w:val="0"/>
        </w:rPr>
        <w:t xml:space="preserve"> and sunspot darkening indices</w:t>
      </w:r>
      <w:r w:rsidR="00FE7077" w:rsidRPr="00085D6F">
        <w:rPr>
          <w:rFonts w:asciiTheme="majorHAnsi" w:hAnsiTheme="majorHAnsi"/>
          <w:i w:val="0"/>
        </w:rPr>
        <w:t>, estimated daily using data from ground and space-based</w:t>
      </w:r>
      <w:r w:rsidR="00C03AE1" w:rsidRPr="00085D6F">
        <w:rPr>
          <w:rFonts w:asciiTheme="majorHAnsi" w:hAnsiTheme="majorHAnsi"/>
          <w:i w:val="0"/>
        </w:rPr>
        <w:t xml:space="preserve"> solar observations when</w:t>
      </w:r>
      <w:r w:rsidR="00FE7077" w:rsidRPr="00085D6F">
        <w:rPr>
          <w:rFonts w:asciiTheme="majorHAnsi" w:hAnsiTheme="majorHAnsi"/>
          <w:i w:val="0"/>
        </w:rPr>
        <w:t xml:space="preserve"> available, as specified above.</w:t>
      </w:r>
    </w:p>
    <w:p w14:paraId="39BC8131" w14:textId="42BFDE93" w:rsidR="00F1421C" w:rsidRPr="00085D6F" w:rsidRDefault="00FE7077" w:rsidP="00D35CFC">
      <w:pPr>
        <w:pStyle w:val="CDRGuidance"/>
        <w:rPr>
          <w:rFonts w:asciiTheme="majorHAnsi" w:hAnsiTheme="majorHAnsi"/>
          <w:i w:val="0"/>
        </w:rPr>
      </w:pPr>
      <w:r w:rsidRPr="00085D6F">
        <w:rPr>
          <w:rFonts w:asciiTheme="majorHAnsi" w:hAnsiTheme="majorHAnsi"/>
          <w:i w:val="0"/>
        </w:rPr>
        <w:t xml:space="preserve">Typical </w:t>
      </w:r>
      <w:r w:rsidR="00B95614" w:rsidRPr="00085D6F">
        <w:rPr>
          <w:rFonts w:asciiTheme="majorHAnsi" w:hAnsiTheme="majorHAnsi"/>
          <w:i w:val="0"/>
        </w:rPr>
        <w:t xml:space="preserve">solar </w:t>
      </w:r>
      <w:r w:rsidR="00C03AE1" w:rsidRPr="00085D6F">
        <w:rPr>
          <w:rFonts w:asciiTheme="majorHAnsi" w:hAnsiTheme="majorHAnsi"/>
          <w:i w:val="0"/>
        </w:rPr>
        <w:t xml:space="preserve">spectral irradiance </w:t>
      </w:r>
      <w:r w:rsidR="00D35CFC" w:rsidRPr="00085D6F">
        <w:rPr>
          <w:rFonts w:asciiTheme="majorHAnsi" w:hAnsiTheme="majorHAnsi"/>
          <w:i w:val="0"/>
        </w:rPr>
        <w:t>output files in NetCDF4 format have the structure as identified in</w:t>
      </w:r>
      <w:r w:rsidR="001151B6" w:rsidRPr="00085D6F">
        <w:rPr>
          <w:rFonts w:asciiTheme="majorHAnsi" w:hAnsiTheme="majorHAnsi"/>
          <w:i w:val="0"/>
        </w:rPr>
        <w:t xml:space="preserve"> </w:t>
      </w:r>
      <w:r w:rsidR="00085D6F">
        <w:rPr>
          <w:rFonts w:asciiTheme="majorHAnsi" w:hAnsiTheme="majorHAnsi"/>
          <w:i w:val="0"/>
        </w:rPr>
        <w:t>Table 4</w:t>
      </w:r>
      <w:r w:rsidR="00D35CFC" w:rsidRPr="00085D6F">
        <w:rPr>
          <w:rFonts w:asciiTheme="majorHAnsi" w:hAnsiTheme="majorHAnsi"/>
          <w:i w:val="0"/>
        </w:rPr>
        <w:t xml:space="preserve">. The files follow CF-1.5 metadata convections for variable names and attributes. </w:t>
      </w:r>
    </w:p>
    <w:p w14:paraId="632A4E25" w14:textId="0AF14878" w:rsidR="00F1421C" w:rsidRPr="00EB4903" w:rsidRDefault="00F1421C" w:rsidP="00B1763E">
      <w:pPr>
        <w:pStyle w:val="Caption"/>
        <w:keepNext/>
        <w:tabs>
          <w:tab w:val="left" w:pos="8640"/>
          <w:tab w:val="left" w:pos="8730"/>
        </w:tabs>
        <w:ind w:left="360" w:right="180" w:firstLine="270"/>
        <w:rPr>
          <w:rFonts w:asciiTheme="majorHAnsi" w:hAnsiTheme="majorHAnsi" w:cs="Arial"/>
          <w:b/>
          <w:sz w:val="22"/>
          <w:szCs w:val="22"/>
        </w:rPr>
      </w:pPr>
      <w:bookmarkStart w:id="40" w:name="_Ref270149460"/>
      <w:r w:rsidRPr="00EB4903">
        <w:rPr>
          <w:rFonts w:asciiTheme="majorHAnsi" w:hAnsiTheme="majorHAnsi" w:cs="Arial"/>
          <w:b/>
          <w:sz w:val="22"/>
          <w:szCs w:val="22"/>
        </w:rPr>
        <w:t xml:space="preserve">Table </w:t>
      </w:r>
      <w:bookmarkEnd w:id="40"/>
      <w:r w:rsidR="00085D6F" w:rsidRPr="00EB4903">
        <w:rPr>
          <w:rFonts w:asciiTheme="majorHAnsi" w:hAnsiTheme="majorHAnsi" w:cs="Arial"/>
          <w:b/>
          <w:sz w:val="22"/>
          <w:szCs w:val="22"/>
        </w:rPr>
        <w:t>4</w:t>
      </w:r>
      <w:r w:rsidRPr="00EB4903">
        <w:rPr>
          <w:rFonts w:asciiTheme="majorHAnsi" w:hAnsiTheme="majorHAnsi" w:cs="Arial"/>
          <w:b/>
          <w:sz w:val="22"/>
          <w:szCs w:val="22"/>
        </w:rPr>
        <w:t>: Structure of NRLSSI2 output for daily values of SSI from 1978 to the present.</w:t>
      </w:r>
    </w:p>
    <w:tbl>
      <w:tblPr>
        <w:tblStyle w:val="TableGrid"/>
        <w:tblW w:w="0" w:type="auto"/>
        <w:tblLook w:val="04A0" w:firstRow="1" w:lastRow="0" w:firstColumn="1" w:lastColumn="0" w:noHBand="0" w:noVBand="1"/>
      </w:tblPr>
      <w:tblGrid>
        <w:gridCol w:w="1339"/>
        <w:gridCol w:w="2628"/>
        <w:gridCol w:w="2981"/>
        <w:gridCol w:w="1440"/>
        <w:gridCol w:w="1188"/>
      </w:tblGrid>
      <w:tr w:rsidR="00D35CFC" w:rsidRPr="00566978" w14:paraId="4D534B10" w14:textId="77777777" w:rsidTr="008C7D5B">
        <w:trPr>
          <w:trHeight w:val="845"/>
        </w:trPr>
        <w:tc>
          <w:tcPr>
            <w:tcW w:w="1339" w:type="dxa"/>
            <w:shd w:val="clear" w:color="auto" w:fill="D9D9D9"/>
          </w:tcPr>
          <w:p w14:paraId="704D79FA" w14:textId="0EBA08BC"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Variable Name</w:t>
            </w:r>
          </w:p>
        </w:tc>
        <w:tc>
          <w:tcPr>
            <w:tcW w:w="2628" w:type="dxa"/>
            <w:shd w:val="clear" w:color="auto" w:fill="D9D9D9"/>
          </w:tcPr>
          <w:p w14:paraId="674D6AE6"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Long Name</w:t>
            </w:r>
          </w:p>
        </w:tc>
        <w:tc>
          <w:tcPr>
            <w:tcW w:w="2981" w:type="dxa"/>
            <w:shd w:val="clear" w:color="auto" w:fill="D9D9D9"/>
          </w:tcPr>
          <w:p w14:paraId="200AD5CB"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Standard Name</w:t>
            </w:r>
          </w:p>
        </w:tc>
        <w:tc>
          <w:tcPr>
            <w:tcW w:w="1440" w:type="dxa"/>
            <w:shd w:val="clear" w:color="auto" w:fill="D9D9D9"/>
          </w:tcPr>
          <w:p w14:paraId="5AB89739"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Units</w:t>
            </w:r>
          </w:p>
        </w:tc>
        <w:tc>
          <w:tcPr>
            <w:tcW w:w="1188" w:type="dxa"/>
            <w:shd w:val="clear" w:color="auto" w:fill="D9D9D9"/>
          </w:tcPr>
          <w:p w14:paraId="768E54AC" w14:textId="77777777" w:rsidR="00D35CFC" w:rsidRPr="00085D6F" w:rsidRDefault="00D35CFC" w:rsidP="00085D6F">
            <w:pPr>
              <w:pStyle w:val="CDRGuidance"/>
              <w:jc w:val="center"/>
              <w:rPr>
                <w:rFonts w:asciiTheme="majorHAnsi" w:hAnsiTheme="majorHAnsi"/>
                <w:b/>
                <w:i w:val="0"/>
                <w:sz w:val="22"/>
                <w:szCs w:val="22"/>
              </w:rPr>
            </w:pPr>
            <w:r w:rsidRPr="00085D6F">
              <w:rPr>
                <w:rFonts w:asciiTheme="majorHAnsi" w:hAnsiTheme="majorHAnsi"/>
                <w:b/>
                <w:i w:val="0"/>
                <w:sz w:val="22"/>
                <w:szCs w:val="22"/>
              </w:rPr>
              <w:t>Missing Value</w:t>
            </w:r>
          </w:p>
        </w:tc>
      </w:tr>
      <w:tr w:rsidR="00F1421C" w:rsidRPr="00566978" w14:paraId="67277F9E" w14:textId="77777777" w:rsidTr="00A128E4">
        <w:trPr>
          <w:trHeight w:val="845"/>
        </w:trPr>
        <w:tc>
          <w:tcPr>
            <w:tcW w:w="1339" w:type="dxa"/>
          </w:tcPr>
          <w:p w14:paraId="08AABF2A" w14:textId="7157BAA5" w:rsidR="00F1421C" w:rsidRPr="00085D6F" w:rsidRDefault="00F1421C" w:rsidP="00F1421C">
            <w:pPr>
              <w:pStyle w:val="CDRGuidance"/>
              <w:rPr>
                <w:rFonts w:asciiTheme="majorHAnsi" w:hAnsiTheme="majorHAnsi"/>
                <w:i w:val="0"/>
                <w:sz w:val="22"/>
                <w:szCs w:val="22"/>
              </w:rPr>
            </w:pPr>
            <w:r w:rsidRPr="00085D6F">
              <w:rPr>
                <w:rFonts w:asciiTheme="majorHAnsi" w:hAnsiTheme="majorHAnsi"/>
                <w:i w:val="0"/>
                <w:sz w:val="22"/>
                <w:szCs w:val="22"/>
              </w:rPr>
              <w:t>SSI</w:t>
            </w:r>
          </w:p>
        </w:tc>
        <w:tc>
          <w:tcPr>
            <w:tcW w:w="2628" w:type="dxa"/>
          </w:tcPr>
          <w:p w14:paraId="1974560C" w14:textId="098ECBD1" w:rsidR="00F1421C" w:rsidRPr="00085D6F" w:rsidRDefault="00A128E4" w:rsidP="00EB4903">
            <w:pPr>
              <w:pStyle w:val="CDRGuidance"/>
              <w:rPr>
                <w:rFonts w:asciiTheme="majorHAnsi" w:hAnsiTheme="majorHAnsi"/>
                <w:i w:val="0"/>
                <w:sz w:val="22"/>
                <w:szCs w:val="22"/>
              </w:rPr>
            </w:pPr>
            <w:r w:rsidRPr="00085D6F">
              <w:rPr>
                <w:rFonts w:asciiTheme="majorHAnsi" w:hAnsiTheme="majorHAnsi" w:cs="Monaco"/>
                <w:i w:val="0"/>
                <w:sz w:val="22"/>
                <w:szCs w:val="22"/>
              </w:rPr>
              <w:t>NOAA Fundamental Climate Data Record of Daily S</w:t>
            </w:r>
            <w:r w:rsidR="00D76191">
              <w:rPr>
                <w:rFonts w:asciiTheme="majorHAnsi" w:hAnsiTheme="majorHAnsi" w:cs="Monaco"/>
                <w:i w:val="0"/>
                <w:sz w:val="22"/>
                <w:szCs w:val="22"/>
              </w:rPr>
              <w:t xml:space="preserve">olar Spectral Irradiance </w:t>
            </w:r>
          </w:p>
        </w:tc>
        <w:tc>
          <w:tcPr>
            <w:tcW w:w="2981" w:type="dxa"/>
          </w:tcPr>
          <w:p w14:paraId="1F15CF25" w14:textId="3E656149" w:rsidR="00F1421C"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22B88E8B" w14:textId="6B5D8D6F" w:rsidR="00F1421C"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W m</w:t>
            </w:r>
            <w:r w:rsidRPr="00696365">
              <w:rPr>
                <w:rFonts w:asciiTheme="majorHAnsi" w:hAnsiTheme="majorHAnsi"/>
                <w:i w:val="0"/>
                <w:sz w:val="22"/>
                <w:szCs w:val="22"/>
                <w:vertAlign w:val="superscript"/>
              </w:rPr>
              <w:t>-2</w:t>
            </w:r>
            <w:r>
              <w:rPr>
                <w:rFonts w:asciiTheme="majorHAnsi" w:hAnsiTheme="majorHAnsi"/>
                <w:i w:val="0"/>
                <w:sz w:val="22"/>
                <w:szCs w:val="22"/>
              </w:rPr>
              <w:t xml:space="preserve"> </w:t>
            </w:r>
            <w:r w:rsidR="00170875" w:rsidRPr="00085D6F">
              <w:rPr>
                <w:rFonts w:asciiTheme="majorHAnsi" w:hAnsiTheme="majorHAnsi"/>
                <w:i w:val="0"/>
                <w:sz w:val="22"/>
                <w:szCs w:val="22"/>
              </w:rPr>
              <w:t>nm</w:t>
            </w:r>
            <w:r w:rsidRPr="00696365">
              <w:rPr>
                <w:rFonts w:asciiTheme="majorHAnsi" w:hAnsiTheme="majorHAnsi"/>
                <w:i w:val="0"/>
                <w:sz w:val="22"/>
                <w:szCs w:val="22"/>
                <w:vertAlign w:val="superscript"/>
              </w:rPr>
              <w:t>-1</w:t>
            </w:r>
          </w:p>
        </w:tc>
        <w:tc>
          <w:tcPr>
            <w:tcW w:w="1188" w:type="dxa"/>
          </w:tcPr>
          <w:p w14:paraId="1D4124A5" w14:textId="56C67166" w:rsidR="00F1421C" w:rsidRPr="00085D6F" w:rsidRDefault="00170875"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192C56" w:rsidRPr="00566978" w14:paraId="20A46DB4" w14:textId="77777777" w:rsidTr="00A128E4">
        <w:trPr>
          <w:trHeight w:val="563"/>
        </w:trPr>
        <w:tc>
          <w:tcPr>
            <w:tcW w:w="1339" w:type="dxa"/>
          </w:tcPr>
          <w:p w14:paraId="4F18E440" w14:textId="4C726C3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Central Wavelength</w:t>
            </w:r>
          </w:p>
        </w:tc>
        <w:tc>
          <w:tcPr>
            <w:tcW w:w="2628" w:type="dxa"/>
          </w:tcPr>
          <w:p w14:paraId="08F94B03" w14:textId="36EE2D96"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grid center</w:t>
            </w:r>
          </w:p>
        </w:tc>
        <w:tc>
          <w:tcPr>
            <w:tcW w:w="2981" w:type="dxa"/>
          </w:tcPr>
          <w:p w14:paraId="5EBF6ACF" w14:textId="5252155F"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7071744B" w14:textId="6A579E6B"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4B874D11" w14:textId="320AADE9"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192C56" w:rsidRPr="00566978" w14:paraId="7EB3DB61" w14:textId="77777777" w:rsidTr="00A128E4">
        <w:trPr>
          <w:trHeight w:val="563"/>
        </w:trPr>
        <w:tc>
          <w:tcPr>
            <w:tcW w:w="1339" w:type="dxa"/>
          </w:tcPr>
          <w:p w14:paraId="29637C93" w14:textId="54F4173E"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w:t>
            </w:r>
          </w:p>
        </w:tc>
        <w:tc>
          <w:tcPr>
            <w:tcW w:w="2628" w:type="dxa"/>
          </w:tcPr>
          <w:p w14:paraId="68AEE17A" w14:textId="29509441"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Wavelength bands. Centered on Central Wavelength</w:t>
            </w:r>
          </w:p>
        </w:tc>
        <w:tc>
          <w:tcPr>
            <w:tcW w:w="2981" w:type="dxa"/>
          </w:tcPr>
          <w:p w14:paraId="180CE981" w14:textId="13543A7D"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c>
          <w:tcPr>
            <w:tcW w:w="1440" w:type="dxa"/>
          </w:tcPr>
          <w:p w14:paraId="4266A7B8" w14:textId="21547BB8" w:rsidR="00192C56" w:rsidRPr="00085D6F" w:rsidRDefault="00192C56" w:rsidP="00F1421C">
            <w:pPr>
              <w:pStyle w:val="CDRGuidance"/>
              <w:rPr>
                <w:rFonts w:asciiTheme="majorHAnsi" w:hAnsiTheme="majorHAnsi"/>
                <w:i w:val="0"/>
                <w:sz w:val="22"/>
                <w:szCs w:val="22"/>
              </w:rPr>
            </w:pPr>
            <w:proofErr w:type="gramStart"/>
            <w:r w:rsidRPr="00085D6F">
              <w:rPr>
                <w:rFonts w:asciiTheme="majorHAnsi" w:hAnsiTheme="majorHAnsi"/>
                <w:i w:val="0"/>
                <w:sz w:val="22"/>
                <w:szCs w:val="22"/>
              </w:rPr>
              <w:t>nm</w:t>
            </w:r>
            <w:proofErr w:type="gramEnd"/>
          </w:p>
        </w:tc>
        <w:tc>
          <w:tcPr>
            <w:tcW w:w="1188" w:type="dxa"/>
          </w:tcPr>
          <w:p w14:paraId="773D1DF9" w14:textId="2D081AE7" w:rsidR="00192C56" w:rsidRPr="00085D6F" w:rsidRDefault="00192C56" w:rsidP="00F1421C">
            <w:pPr>
              <w:pStyle w:val="CDRGuidance"/>
              <w:rPr>
                <w:rFonts w:asciiTheme="majorHAnsi" w:hAnsiTheme="majorHAnsi"/>
                <w:i w:val="0"/>
                <w:sz w:val="22"/>
                <w:szCs w:val="22"/>
              </w:rPr>
            </w:pPr>
            <w:r w:rsidRPr="00085D6F">
              <w:rPr>
                <w:rFonts w:asciiTheme="majorHAnsi" w:hAnsiTheme="majorHAnsi"/>
                <w:i w:val="0"/>
                <w:sz w:val="22"/>
                <w:szCs w:val="22"/>
              </w:rPr>
              <w:t>N/A</w:t>
            </w:r>
          </w:p>
        </w:tc>
      </w:tr>
      <w:tr w:rsidR="00F94036" w:rsidRPr="00566978" w14:paraId="024A6C56" w14:textId="77777777" w:rsidTr="00A128E4">
        <w:trPr>
          <w:trHeight w:val="563"/>
        </w:trPr>
        <w:tc>
          <w:tcPr>
            <w:tcW w:w="1339" w:type="dxa"/>
          </w:tcPr>
          <w:p w14:paraId="738F5473" w14:textId="24202BF2"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TSI</w:t>
            </w:r>
          </w:p>
        </w:tc>
        <w:tc>
          <w:tcPr>
            <w:tcW w:w="2628" w:type="dxa"/>
          </w:tcPr>
          <w:p w14:paraId="5CA7AF45" w14:textId="6293E490" w:rsidR="00F94036" w:rsidRPr="00085D6F" w:rsidRDefault="00F94036" w:rsidP="002D7261">
            <w:pPr>
              <w:pStyle w:val="CDRGuidance"/>
              <w:rPr>
                <w:rFonts w:asciiTheme="majorHAnsi" w:hAnsiTheme="majorHAnsi"/>
                <w:i w:val="0"/>
                <w:sz w:val="22"/>
                <w:szCs w:val="22"/>
              </w:rPr>
            </w:pPr>
            <w:r w:rsidRPr="00085D6F">
              <w:rPr>
                <w:rFonts w:asciiTheme="majorHAnsi" w:hAnsiTheme="majorHAnsi" w:cs="Monaco"/>
                <w:i w:val="0"/>
                <w:sz w:val="22"/>
                <w:szCs w:val="22"/>
              </w:rPr>
              <w:t xml:space="preserve">NOAA Fundamental </w:t>
            </w:r>
            <w:r w:rsidRPr="00085D6F">
              <w:rPr>
                <w:rFonts w:asciiTheme="majorHAnsi" w:hAnsiTheme="majorHAnsi" w:cs="Monaco"/>
                <w:i w:val="0"/>
                <w:sz w:val="22"/>
                <w:szCs w:val="22"/>
              </w:rPr>
              <w:lastRenderedPageBreak/>
              <w:t>Climate Data Record of Dai</w:t>
            </w:r>
            <w:r w:rsidR="00B2339C">
              <w:rPr>
                <w:rFonts w:asciiTheme="majorHAnsi" w:hAnsiTheme="majorHAnsi" w:cs="Monaco"/>
                <w:i w:val="0"/>
                <w:sz w:val="22"/>
                <w:szCs w:val="22"/>
              </w:rPr>
              <w:t xml:space="preserve">ly Total Solar Irradiance </w:t>
            </w:r>
          </w:p>
        </w:tc>
        <w:tc>
          <w:tcPr>
            <w:tcW w:w="2981" w:type="dxa"/>
          </w:tcPr>
          <w:p w14:paraId="27FBCEB2" w14:textId="36396F95" w:rsidR="00F94036" w:rsidRPr="00085D6F" w:rsidRDefault="00F94036" w:rsidP="00F1421C">
            <w:pPr>
              <w:pStyle w:val="CDRGuidance"/>
              <w:rPr>
                <w:rFonts w:asciiTheme="majorHAnsi" w:hAnsiTheme="majorHAnsi"/>
                <w:i w:val="0"/>
                <w:sz w:val="22"/>
                <w:szCs w:val="22"/>
              </w:rPr>
            </w:pPr>
            <w:proofErr w:type="spellStart"/>
            <w:proofErr w:type="gramStart"/>
            <w:r w:rsidRPr="00085D6F">
              <w:rPr>
                <w:rFonts w:asciiTheme="majorHAnsi" w:hAnsiTheme="majorHAnsi"/>
                <w:i w:val="0"/>
                <w:sz w:val="22"/>
                <w:szCs w:val="22"/>
              </w:rPr>
              <w:lastRenderedPageBreak/>
              <w:t>toa</w:t>
            </w:r>
            <w:proofErr w:type="gramEnd"/>
            <w:r w:rsidRPr="00085D6F">
              <w:rPr>
                <w:rFonts w:asciiTheme="majorHAnsi" w:hAnsiTheme="majorHAnsi"/>
                <w:i w:val="0"/>
                <w:sz w:val="22"/>
                <w:szCs w:val="22"/>
              </w:rPr>
              <w:t>_incoming_shortwave_flux</w:t>
            </w:r>
            <w:proofErr w:type="spellEnd"/>
          </w:p>
        </w:tc>
        <w:tc>
          <w:tcPr>
            <w:tcW w:w="1440" w:type="dxa"/>
          </w:tcPr>
          <w:p w14:paraId="02355A56" w14:textId="730530B7" w:rsidR="00F94036" w:rsidRPr="00085D6F" w:rsidRDefault="00696365" w:rsidP="00F1421C">
            <w:pPr>
              <w:pStyle w:val="CDRGuidance"/>
              <w:rPr>
                <w:rFonts w:asciiTheme="majorHAnsi" w:hAnsiTheme="majorHAnsi"/>
                <w:i w:val="0"/>
                <w:sz w:val="22"/>
                <w:szCs w:val="22"/>
              </w:rPr>
            </w:pPr>
            <w:r>
              <w:rPr>
                <w:rFonts w:asciiTheme="majorHAnsi" w:hAnsiTheme="majorHAnsi"/>
                <w:i w:val="0"/>
                <w:sz w:val="22"/>
                <w:szCs w:val="22"/>
              </w:rPr>
              <w:t xml:space="preserve">W </w:t>
            </w:r>
            <w:r w:rsidR="00F94036" w:rsidRPr="00085D6F">
              <w:rPr>
                <w:rFonts w:asciiTheme="majorHAnsi" w:hAnsiTheme="majorHAnsi"/>
                <w:i w:val="0"/>
                <w:sz w:val="22"/>
                <w:szCs w:val="22"/>
              </w:rPr>
              <w:t>m</w:t>
            </w:r>
            <w:r w:rsidRPr="00696365">
              <w:rPr>
                <w:rFonts w:asciiTheme="majorHAnsi" w:hAnsiTheme="majorHAnsi"/>
                <w:i w:val="0"/>
                <w:sz w:val="22"/>
                <w:szCs w:val="22"/>
                <w:vertAlign w:val="superscript"/>
              </w:rPr>
              <w:t>-</w:t>
            </w:r>
            <w:r w:rsidR="00F94036" w:rsidRPr="00696365">
              <w:rPr>
                <w:rFonts w:asciiTheme="majorHAnsi" w:hAnsiTheme="majorHAnsi"/>
                <w:i w:val="0"/>
                <w:sz w:val="22"/>
                <w:szCs w:val="22"/>
                <w:vertAlign w:val="superscript"/>
              </w:rPr>
              <w:t>2</w:t>
            </w:r>
          </w:p>
        </w:tc>
        <w:tc>
          <w:tcPr>
            <w:tcW w:w="1188" w:type="dxa"/>
          </w:tcPr>
          <w:p w14:paraId="53D73649" w14:textId="7911AE84" w:rsidR="00F94036" w:rsidRPr="00085D6F" w:rsidRDefault="00F94036" w:rsidP="00F1421C">
            <w:pPr>
              <w:pStyle w:val="CDRGuidance"/>
              <w:rPr>
                <w:rFonts w:asciiTheme="majorHAnsi" w:hAnsiTheme="majorHAnsi"/>
                <w:i w:val="0"/>
                <w:sz w:val="22"/>
                <w:szCs w:val="22"/>
              </w:rPr>
            </w:pPr>
            <w:r w:rsidRPr="00085D6F">
              <w:rPr>
                <w:rFonts w:asciiTheme="majorHAnsi" w:hAnsiTheme="majorHAnsi"/>
                <w:i w:val="0"/>
                <w:sz w:val="22"/>
                <w:szCs w:val="22"/>
              </w:rPr>
              <w:t>-99.0</w:t>
            </w:r>
          </w:p>
        </w:tc>
      </w:tr>
      <w:tr w:rsidR="00826102" w:rsidRPr="00566978" w14:paraId="76F649FE" w14:textId="77777777" w:rsidTr="00A128E4">
        <w:trPr>
          <w:trHeight w:val="563"/>
        </w:trPr>
        <w:tc>
          <w:tcPr>
            <w:tcW w:w="1339" w:type="dxa"/>
          </w:tcPr>
          <w:p w14:paraId="0D088BB7" w14:textId="3F06C19C"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lastRenderedPageBreak/>
              <w:t>time</w:t>
            </w:r>
            <w:proofErr w:type="gramEnd"/>
          </w:p>
        </w:tc>
        <w:tc>
          <w:tcPr>
            <w:tcW w:w="2628" w:type="dxa"/>
          </w:tcPr>
          <w:p w14:paraId="1BE499F0" w14:textId="50A18366"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ISO-8601 date/time (YYYY-MM-DD) format</w:t>
            </w:r>
          </w:p>
        </w:tc>
        <w:tc>
          <w:tcPr>
            <w:tcW w:w="2981" w:type="dxa"/>
          </w:tcPr>
          <w:p w14:paraId="2BF25758" w14:textId="6AC6A5A7" w:rsidR="00826102" w:rsidRPr="00085D6F" w:rsidRDefault="00826102" w:rsidP="00F1421C">
            <w:pPr>
              <w:pStyle w:val="CDRGuidance"/>
              <w:rPr>
                <w:rFonts w:asciiTheme="majorHAnsi" w:hAnsiTheme="majorHAnsi"/>
                <w:i w:val="0"/>
                <w:color w:val="FF0000"/>
                <w:sz w:val="22"/>
                <w:szCs w:val="22"/>
              </w:rPr>
            </w:pPr>
            <w:proofErr w:type="gramStart"/>
            <w:r w:rsidRPr="00085D6F">
              <w:rPr>
                <w:rFonts w:asciiTheme="majorHAnsi" w:hAnsiTheme="majorHAnsi"/>
                <w:i w:val="0"/>
                <w:sz w:val="22"/>
                <w:szCs w:val="22"/>
              </w:rPr>
              <w:t>time</w:t>
            </w:r>
            <w:proofErr w:type="gramEnd"/>
          </w:p>
        </w:tc>
        <w:tc>
          <w:tcPr>
            <w:tcW w:w="1440" w:type="dxa"/>
          </w:tcPr>
          <w:p w14:paraId="0B0D8591" w14:textId="34046AB2"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c>
          <w:tcPr>
            <w:tcW w:w="1188" w:type="dxa"/>
          </w:tcPr>
          <w:p w14:paraId="20C9C0CD" w14:textId="04D43D27" w:rsidR="00826102" w:rsidRPr="00085D6F" w:rsidRDefault="00826102" w:rsidP="00F1421C">
            <w:pPr>
              <w:pStyle w:val="CDRGuidance"/>
              <w:rPr>
                <w:rFonts w:asciiTheme="majorHAnsi" w:hAnsiTheme="majorHAnsi"/>
                <w:i w:val="0"/>
                <w:color w:val="FF0000"/>
                <w:sz w:val="22"/>
                <w:szCs w:val="22"/>
              </w:rPr>
            </w:pPr>
            <w:r w:rsidRPr="00085D6F">
              <w:rPr>
                <w:rFonts w:asciiTheme="majorHAnsi" w:hAnsiTheme="majorHAnsi"/>
                <w:i w:val="0"/>
                <w:sz w:val="22"/>
                <w:szCs w:val="22"/>
              </w:rPr>
              <w:t>N/A</w:t>
            </w:r>
          </w:p>
        </w:tc>
      </w:tr>
    </w:tbl>
    <w:p w14:paraId="0A6369F4" w14:textId="4865CE2F" w:rsidR="00644A6A" w:rsidRPr="00696365" w:rsidRDefault="000E180E" w:rsidP="00696365">
      <w:pPr>
        <w:pStyle w:val="CDRGuidance"/>
        <w:spacing w:before="240"/>
        <w:rPr>
          <w:rFonts w:asciiTheme="majorHAnsi" w:hAnsiTheme="majorHAnsi"/>
          <w:i w:val="0"/>
        </w:rPr>
      </w:pPr>
      <w:commentRangeStart w:id="41"/>
      <w:r w:rsidRPr="00696365">
        <w:rPr>
          <w:rFonts w:asciiTheme="majorHAnsi" w:hAnsiTheme="majorHAnsi"/>
          <w:i w:val="0"/>
        </w:rPr>
        <w:t xml:space="preserve">The </w:t>
      </w:r>
      <w:commentRangeEnd w:id="41"/>
      <w:r w:rsidR="008104D7">
        <w:rPr>
          <w:rStyle w:val="CommentReference"/>
          <w:rFonts w:ascii="Arial" w:hAnsi="Arial"/>
          <w:i w:val="0"/>
        </w:rPr>
        <w:commentReference w:id="41"/>
      </w:r>
      <w:r w:rsidRPr="00696365">
        <w:rPr>
          <w:rFonts w:asciiTheme="majorHAnsi" w:hAnsiTheme="majorHAnsi"/>
          <w:i w:val="0"/>
        </w:rPr>
        <w:t>S</w:t>
      </w:r>
      <w:r w:rsidR="00644A6A" w:rsidRPr="00696365">
        <w:rPr>
          <w:rFonts w:asciiTheme="majorHAnsi" w:hAnsiTheme="majorHAnsi"/>
          <w:i w:val="0"/>
        </w:rPr>
        <w:t xml:space="preserve">SI data </w:t>
      </w:r>
      <w:r w:rsidR="00696365" w:rsidRPr="00696365">
        <w:rPr>
          <w:rFonts w:asciiTheme="majorHAnsi" w:hAnsiTheme="majorHAnsi"/>
          <w:i w:val="0"/>
        </w:rPr>
        <w:t>are</w:t>
      </w:r>
      <w:r w:rsidR="00644A6A" w:rsidRPr="00696365">
        <w:rPr>
          <w:rFonts w:asciiTheme="majorHAnsi" w:hAnsiTheme="majorHAnsi"/>
          <w:i w:val="0"/>
        </w:rPr>
        <w:t xml:space="preserve"> organized in different ways to support the </w:t>
      </w:r>
      <w:r w:rsidR="00696365" w:rsidRPr="00696365">
        <w:rPr>
          <w:rFonts w:asciiTheme="majorHAnsi" w:hAnsiTheme="majorHAnsi"/>
          <w:i w:val="0"/>
        </w:rPr>
        <w:t xml:space="preserve">projected </w:t>
      </w:r>
      <w:r w:rsidR="00644A6A" w:rsidRPr="00696365">
        <w:rPr>
          <w:rFonts w:asciiTheme="majorHAnsi" w:hAnsiTheme="majorHAnsi"/>
          <w:i w:val="0"/>
        </w:rPr>
        <w:t xml:space="preserve">needs of the user communities. Firstly, </w:t>
      </w:r>
      <w:r w:rsidRPr="00696365">
        <w:rPr>
          <w:rFonts w:asciiTheme="majorHAnsi" w:hAnsiTheme="majorHAnsi"/>
          <w:i w:val="0"/>
        </w:rPr>
        <w:t xml:space="preserve">there is </w:t>
      </w:r>
      <w:r w:rsidR="00644A6A" w:rsidRPr="00696365">
        <w:rPr>
          <w:rFonts w:asciiTheme="majorHAnsi" w:hAnsiTheme="majorHAnsi"/>
          <w:i w:val="0"/>
        </w:rPr>
        <w:t>a 1-</w:t>
      </w:r>
      <w:r w:rsidRPr="00696365">
        <w:rPr>
          <w:rFonts w:asciiTheme="majorHAnsi" w:hAnsiTheme="majorHAnsi"/>
          <w:i w:val="0"/>
        </w:rPr>
        <w:t>month file containing daily S</w:t>
      </w:r>
      <w:r w:rsidR="00644A6A" w:rsidRPr="00696365">
        <w:rPr>
          <w:rFonts w:asciiTheme="majorHAnsi" w:hAnsiTheme="majorHAnsi"/>
          <w:i w:val="0"/>
        </w:rPr>
        <w:t xml:space="preserve">SI, with approximately 1-3 month updates.  Secondly, </w:t>
      </w:r>
      <w:r w:rsidR="004E4B7A" w:rsidRPr="00696365">
        <w:rPr>
          <w:rFonts w:asciiTheme="majorHAnsi" w:hAnsiTheme="majorHAnsi"/>
          <w:i w:val="0"/>
        </w:rPr>
        <w:t xml:space="preserve">the daily SSI values </w:t>
      </w:r>
      <w:r w:rsidR="008500FF">
        <w:rPr>
          <w:rFonts w:asciiTheme="majorHAnsi" w:hAnsiTheme="majorHAnsi"/>
          <w:i w:val="0"/>
        </w:rPr>
        <w:t>are</w:t>
      </w:r>
      <w:r w:rsidR="00644A6A" w:rsidRPr="00696365">
        <w:rPr>
          <w:rFonts w:asciiTheme="majorHAnsi" w:hAnsiTheme="majorHAnsi"/>
          <w:i w:val="0"/>
        </w:rPr>
        <w:t xml:space="preserve"> available in 1-year files.  Thirdly, monthly-averaged value</w:t>
      </w:r>
      <w:r w:rsidR="004E4B7A" w:rsidRPr="00696365">
        <w:rPr>
          <w:rFonts w:asciiTheme="majorHAnsi" w:hAnsiTheme="majorHAnsi"/>
          <w:i w:val="0"/>
        </w:rPr>
        <w:t>s of S</w:t>
      </w:r>
      <w:r w:rsidR="00644A6A" w:rsidRPr="00696365">
        <w:rPr>
          <w:rFonts w:asciiTheme="majorHAnsi" w:hAnsiTheme="majorHAnsi"/>
          <w:i w:val="0"/>
        </w:rPr>
        <w:t xml:space="preserve">SI </w:t>
      </w:r>
      <w:r w:rsidR="004821C8">
        <w:rPr>
          <w:rFonts w:asciiTheme="majorHAnsi" w:hAnsiTheme="majorHAnsi"/>
          <w:i w:val="0"/>
        </w:rPr>
        <w:t>are</w:t>
      </w:r>
      <w:r w:rsidR="004E4B7A" w:rsidRPr="00696365">
        <w:rPr>
          <w:rFonts w:asciiTheme="majorHAnsi" w:hAnsiTheme="majorHAnsi"/>
          <w:i w:val="0"/>
        </w:rPr>
        <w:t xml:space="preserve"> available in 1</w:t>
      </w:r>
      <w:r w:rsidR="00644A6A" w:rsidRPr="00696365">
        <w:rPr>
          <w:rFonts w:asciiTheme="majorHAnsi" w:hAnsiTheme="majorHAnsi"/>
          <w:i w:val="0"/>
        </w:rPr>
        <w:t xml:space="preserve">-year files.  Lastly, </w:t>
      </w:r>
      <w:proofErr w:type="gramStart"/>
      <w:r w:rsidR="00644A6A" w:rsidRPr="00696365">
        <w:rPr>
          <w:rFonts w:asciiTheme="majorHAnsi" w:hAnsiTheme="majorHAnsi"/>
          <w:i w:val="0"/>
        </w:rPr>
        <w:t>ann</w:t>
      </w:r>
      <w:r w:rsidR="004E4B7A" w:rsidRPr="00696365">
        <w:rPr>
          <w:rFonts w:asciiTheme="majorHAnsi" w:hAnsiTheme="majorHAnsi"/>
          <w:i w:val="0"/>
        </w:rPr>
        <w:t>ually-averaged</w:t>
      </w:r>
      <w:proofErr w:type="gramEnd"/>
      <w:r w:rsidR="004E4B7A" w:rsidRPr="00696365">
        <w:rPr>
          <w:rFonts w:asciiTheme="majorHAnsi" w:hAnsiTheme="majorHAnsi"/>
          <w:i w:val="0"/>
        </w:rPr>
        <w:t xml:space="preserve"> S</w:t>
      </w:r>
      <w:r w:rsidR="00644A6A" w:rsidRPr="00696365">
        <w:rPr>
          <w:rFonts w:asciiTheme="majorHAnsi" w:hAnsiTheme="majorHAnsi"/>
          <w:i w:val="0"/>
        </w:rPr>
        <w:t xml:space="preserve">SI values </w:t>
      </w:r>
      <w:r w:rsidR="004821C8">
        <w:rPr>
          <w:rFonts w:asciiTheme="majorHAnsi" w:hAnsiTheme="majorHAnsi"/>
          <w:i w:val="0"/>
        </w:rPr>
        <w:t>are</w:t>
      </w:r>
      <w:r w:rsidR="00644A6A" w:rsidRPr="00696365">
        <w:rPr>
          <w:rFonts w:asciiTheme="majorHAnsi" w:hAnsiTheme="majorHAnsi"/>
          <w:i w:val="0"/>
        </w:rPr>
        <w:t xml:space="preserve"> available in </w:t>
      </w:r>
      <w:r w:rsidR="004E4B7A" w:rsidRPr="00696365">
        <w:rPr>
          <w:rFonts w:asciiTheme="majorHAnsi" w:hAnsiTheme="majorHAnsi"/>
          <w:i w:val="0"/>
        </w:rPr>
        <w:t>10-year files</w:t>
      </w:r>
      <w:r w:rsidR="00644A6A" w:rsidRPr="00696365">
        <w:rPr>
          <w:rFonts w:asciiTheme="majorHAnsi" w:hAnsiTheme="majorHAnsi"/>
          <w:i w:val="0"/>
        </w:rPr>
        <w:t xml:space="preserve">. </w:t>
      </w:r>
    </w:p>
    <w:p w14:paraId="22E46D8A" w14:textId="133AF53F" w:rsidR="00644A6A" w:rsidRPr="00696365" w:rsidRDefault="00644A6A" w:rsidP="00644A6A">
      <w:pPr>
        <w:pStyle w:val="CDRGuidance"/>
        <w:rPr>
          <w:rFonts w:asciiTheme="majorHAnsi" w:hAnsiTheme="majorHAnsi"/>
          <w:i w:val="0"/>
        </w:rPr>
      </w:pPr>
      <w:r w:rsidRPr="00696365">
        <w:rPr>
          <w:rFonts w:asciiTheme="majorHAnsi" w:hAnsiTheme="majorHAnsi"/>
          <w:i w:val="0"/>
        </w:rPr>
        <w:t>The time ranges covered by the science data product is 1978 t</w:t>
      </w:r>
      <w:r w:rsidR="00CE734F" w:rsidRPr="00696365">
        <w:rPr>
          <w:rFonts w:asciiTheme="majorHAnsi" w:hAnsiTheme="majorHAnsi"/>
          <w:i w:val="0"/>
        </w:rPr>
        <w:t>o the present for contemporary S</w:t>
      </w:r>
      <w:r w:rsidRPr="00696365">
        <w:rPr>
          <w:rFonts w:asciiTheme="majorHAnsi" w:hAnsiTheme="majorHAnsi"/>
          <w:i w:val="0"/>
        </w:rPr>
        <w:t>SI, from 188</w:t>
      </w:r>
      <w:r w:rsidR="004E14D0" w:rsidRPr="00696365">
        <w:rPr>
          <w:rFonts w:asciiTheme="majorHAnsi" w:hAnsiTheme="majorHAnsi"/>
          <w:i w:val="0"/>
        </w:rPr>
        <w:t xml:space="preserve">2 to the present for historical, </w:t>
      </w:r>
      <w:r w:rsidR="00CE734F" w:rsidRPr="00696365">
        <w:rPr>
          <w:rFonts w:asciiTheme="majorHAnsi" w:hAnsiTheme="majorHAnsi"/>
          <w:i w:val="0"/>
        </w:rPr>
        <w:t>daily values and monthly-averaged S</w:t>
      </w:r>
      <w:r w:rsidR="00680F51">
        <w:rPr>
          <w:rFonts w:asciiTheme="majorHAnsi" w:hAnsiTheme="majorHAnsi"/>
          <w:i w:val="0"/>
        </w:rPr>
        <w:t>SI, and 1610</w:t>
      </w:r>
      <w:r w:rsidRPr="00696365">
        <w:rPr>
          <w:rFonts w:asciiTheme="majorHAnsi" w:hAnsiTheme="majorHAnsi"/>
          <w:i w:val="0"/>
        </w:rPr>
        <w:t xml:space="preserve"> to</w:t>
      </w:r>
      <w:r w:rsidR="005A2762" w:rsidRPr="00696365">
        <w:rPr>
          <w:rFonts w:asciiTheme="majorHAnsi" w:hAnsiTheme="majorHAnsi"/>
          <w:i w:val="0"/>
        </w:rPr>
        <w:t xml:space="preserve"> the present for historical, </w:t>
      </w:r>
      <w:proofErr w:type="gramStart"/>
      <w:r w:rsidR="005A2762" w:rsidRPr="00696365">
        <w:rPr>
          <w:rFonts w:asciiTheme="majorHAnsi" w:hAnsiTheme="majorHAnsi"/>
          <w:i w:val="0"/>
        </w:rPr>
        <w:t>annually-averaged</w:t>
      </w:r>
      <w:proofErr w:type="gramEnd"/>
      <w:r w:rsidR="005A2762" w:rsidRPr="00696365">
        <w:rPr>
          <w:rFonts w:asciiTheme="majorHAnsi" w:hAnsiTheme="majorHAnsi"/>
          <w:i w:val="0"/>
        </w:rPr>
        <w:t xml:space="preserve"> S</w:t>
      </w:r>
      <w:r w:rsidRPr="00696365">
        <w:rPr>
          <w:rFonts w:asciiTheme="majorHAnsi" w:hAnsiTheme="majorHAnsi"/>
          <w:i w:val="0"/>
        </w:rPr>
        <w:t>SI.</w:t>
      </w:r>
    </w:p>
    <w:p w14:paraId="0025DFFF" w14:textId="7E673FC0" w:rsidR="00F44662" w:rsidRPr="00085D6F" w:rsidRDefault="00644A6A" w:rsidP="00F44662">
      <w:pPr>
        <w:pStyle w:val="CDRGuidance"/>
        <w:rPr>
          <w:rFonts w:asciiTheme="majorHAnsi" w:hAnsiTheme="majorHAnsi"/>
          <w:i w:val="0"/>
          <w:color w:val="FF0000"/>
        </w:rPr>
      </w:pPr>
      <w:r w:rsidRPr="00696365">
        <w:rPr>
          <w:rFonts w:asciiTheme="majorHAnsi" w:hAnsiTheme="majorHAnsi"/>
          <w:i w:val="0"/>
        </w:rPr>
        <w:t xml:space="preserve">For the monthly-averaged and yearly-averaged files, the “Time” variable </w:t>
      </w:r>
      <w:r w:rsidR="00F44662">
        <w:rPr>
          <w:rFonts w:asciiTheme="majorHAnsi" w:hAnsiTheme="majorHAnsi"/>
          <w:i w:val="0"/>
        </w:rPr>
        <w:t>is</w:t>
      </w:r>
      <w:r w:rsidR="00F44662" w:rsidRPr="00085D6F">
        <w:rPr>
          <w:rFonts w:asciiTheme="majorHAnsi" w:hAnsiTheme="majorHAnsi"/>
          <w:i w:val="0"/>
        </w:rPr>
        <w:t xml:space="preserve"> </w:t>
      </w:r>
      <w:r w:rsidR="00B525A6">
        <w:rPr>
          <w:rFonts w:asciiTheme="majorHAnsi" w:hAnsiTheme="majorHAnsi"/>
          <w:i w:val="0"/>
        </w:rPr>
        <w:t>year and month (</w:t>
      </w:r>
      <w:r w:rsidR="00B525A6" w:rsidRPr="00B525A6">
        <w:rPr>
          <w:rFonts w:asciiTheme="majorHAnsi" w:hAnsiTheme="majorHAnsi"/>
          <w:i w:val="0"/>
          <w:caps/>
        </w:rPr>
        <w:t>yyyy</w:t>
      </w:r>
      <w:r w:rsidR="00F44662" w:rsidRPr="00B525A6">
        <w:rPr>
          <w:rFonts w:asciiTheme="majorHAnsi" w:hAnsiTheme="majorHAnsi"/>
          <w:i w:val="0"/>
          <w:caps/>
        </w:rPr>
        <w:t>mm</w:t>
      </w:r>
      <w:r w:rsidR="00F44662">
        <w:rPr>
          <w:rFonts w:asciiTheme="majorHAnsi" w:hAnsiTheme="majorHAnsi"/>
          <w:i w:val="0"/>
        </w:rPr>
        <w:t>), and year (</w:t>
      </w:r>
      <w:r w:rsidR="00F44662" w:rsidRPr="00B525A6">
        <w:rPr>
          <w:rFonts w:asciiTheme="majorHAnsi" w:hAnsiTheme="majorHAnsi"/>
          <w:i w:val="0"/>
          <w:caps/>
        </w:rPr>
        <w:t>yyyy</w:t>
      </w:r>
      <w:r w:rsidR="00F44662">
        <w:rPr>
          <w:rFonts w:asciiTheme="majorHAnsi" w:hAnsiTheme="majorHAnsi"/>
          <w:i w:val="0"/>
        </w:rPr>
        <w:t>), respectively.</w:t>
      </w:r>
    </w:p>
    <w:p w14:paraId="4A62A2FA" w14:textId="4576F871" w:rsidR="00644A6A" w:rsidRPr="00F44662" w:rsidRDefault="00644A6A" w:rsidP="00644A6A">
      <w:pPr>
        <w:pStyle w:val="CDRGuidance"/>
        <w:rPr>
          <w:rFonts w:asciiTheme="majorHAnsi" w:hAnsiTheme="majorHAnsi"/>
          <w:i w:val="0"/>
        </w:rPr>
      </w:pPr>
      <w:r w:rsidRPr="00F44662">
        <w:rPr>
          <w:rFonts w:asciiTheme="majorHAnsi" w:hAnsiTheme="majorHAnsi"/>
          <w:i w:val="0"/>
        </w:rPr>
        <w:t>The f</w:t>
      </w:r>
      <w:r w:rsidR="00AB7A80" w:rsidRPr="00F44662">
        <w:rPr>
          <w:rFonts w:asciiTheme="majorHAnsi" w:hAnsiTheme="majorHAnsi"/>
          <w:i w:val="0"/>
        </w:rPr>
        <w:t>ile naming conventions for the S</w:t>
      </w:r>
      <w:r w:rsidRPr="00F44662">
        <w:rPr>
          <w:rFonts w:asciiTheme="majorHAnsi" w:hAnsiTheme="majorHAnsi"/>
          <w:i w:val="0"/>
        </w:rPr>
        <w:t xml:space="preserve">SI data described above is as follows: </w:t>
      </w:r>
    </w:p>
    <w:p w14:paraId="45133526" w14:textId="77777777" w:rsidR="00644A6A" w:rsidRPr="00F44662" w:rsidRDefault="00644A6A" w:rsidP="00644A6A">
      <w:pPr>
        <w:pStyle w:val="CDRGuidance"/>
        <w:rPr>
          <w:rFonts w:asciiTheme="majorHAnsi" w:hAnsiTheme="majorHAnsi"/>
          <w:i w:val="0"/>
        </w:rPr>
      </w:pPr>
      <w:r w:rsidRPr="00F44662">
        <w:rPr>
          <w:rFonts w:asciiTheme="majorHAnsi" w:hAnsiTheme="majorHAnsi"/>
          <w:i w:val="0"/>
        </w:rPr>
        <w:t>[</w:t>
      </w:r>
      <w:proofErr w:type="gramStart"/>
      <w:r w:rsidRPr="00F44662">
        <w:rPr>
          <w:rFonts w:asciiTheme="majorHAnsi" w:hAnsiTheme="majorHAnsi"/>
          <w:i w:val="0"/>
        </w:rPr>
        <w:t>data</w:t>
      </w:r>
      <w:proofErr w:type="gramEnd"/>
      <w:r w:rsidRPr="00F44662">
        <w:rPr>
          <w:rFonts w:asciiTheme="majorHAnsi" w:hAnsiTheme="majorHAnsi"/>
          <w:i w:val="0"/>
        </w:rPr>
        <w:t>-short-name]_[data-version]_[version-revision]_[extra-attribute]_[begin-date]_[end-date]_[creation-date].</w:t>
      </w:r>
      <w:proofErr w:type="spellStart"/>
      <w:r w:rsidRPr="00F44662">
        <w:rPr>
          <w:rFonts w:asciiTheme="majorHAnsi" w:hAnsiTheme="majorHAnsi"/>
          <w:i w:val="0"/>
        </w:rPr>
        <w:t>nc</w:t>
      </w:r>
      <w:proofErr w:type="spellEnd"/>
    </w:p>
    <w:p w14:paraId="0CEAD4F7" w14:textId="5F51F398"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where</w:t>
      </w:r>
      <w:proofErr w:type="gramEnd"/>
      <w:r w:rsidRPr="00F44662">
        <w:rPr>
          <w:rFonts w:asciiTheme="majorHAnsi" w:hAnsiTheme="majorHAnsi"/>
          <w:i w:val="0"/>
        </w:rPr>
        <w:t xml:space="preserve"> [data-short-name] is ‘</w:t>
      </w:r>
      <w:r w:rsidR="00AB7A80" w:rsidRPr="00F44662">
        <w:rPr>
          <w:rFonts w:asciiTheme="majorHAnsi" w:hAnsiTheme="majorHAnsi"/>
        </w:rPr>
        <w:t>S</w:t>
      </w:r>
      <w:r w:rsidRPr="00F44662">
        <w:rPr>
          <w:rFonts w:asciiTheme="majorHAnsi" w:hAnsiTheme="majorHAnsi"/>
        </w:rPr>
        <w:t>SI</w:t>
      </w:r>
      <w:r w:rsidRPr="00F44662">
        <w:rPr>
          <w:rFonts w:asciiTheme="majorHAnsi" w:hAnsiTheme="majorHAnsi"/>
          <w:i w:val="0"/>
        </w:rPr>
        <w:t xml:space="preserve">’, [data-version] is the </w:t>
      </w:r>
      <w:r w:rsidRPr="00F44662">
        <w:rPr>
          <w:rFonts w:asciiTheme="majorHAnsi" w:hAnsiTheme="majorHAnsi"/>
        </w:rPr>
        <w:t>version number</w:t>
      </w:r>
      <w:r w:rsidRPr="00F44662">
        <w:rPr>
          <w:rFonts w:asciiTheme="majorHAnsi" w:hAnsiTheme="majorHAnsi"/>
          <w:i w:val="0"/>
        </w:rPr>
        <w:t xml:space="preserve"> beginning at V001 indicating the initial release of the science data product, [version-revision] is the </w:t>
      </w:r>
      <w:r w:rsidRPr="00F44662">
        <w:rPr>
          <w:rFonts w:asciiTheme="majorHAnsi" w:hAnsiTheme="majorHAnsi"/>
        </w:rPr>
        <w:t>revision number</w:t>
      </w:r>
      <w:r w:rsidRPr="00F44662">
        <w:rPr>
          <w:rFonts w:asciiTheme="majorHAnsi" w:hAnsiTheme="majorHAnsi"/>
          <w:i w:val="0"/>
        </w:rPr>
        <w:t xml:space="preserve"> beginning at R00 for revision 0,  and [extra-attribute] is ‘</w:t>
      </w:r>
      <w:r w:rsidRPr="00F44662">
        <w:rPr>
          <w:rFonts w:asciiTheme="majorHAnsi" w:hAnsiTheme="majorHAnsi"/>
        </w:rPr>
        <w:t>day</w:t>
      </w:r>
      <w:r w:rsidR="00AB7A80" w:rsidRPr="00F44662">
        <w:rPr>
          <w:rFonts w:asciiTheme="majorHAnsi" w:hAnsiTheme="majorHAnsi"/>
          <w:i w:val="0"/>
        </w:rPr>
        <w:t>’ for daily S</w:t>
      </w:r>
      <w:r w:rsidRPr="00F44662">
        <w:rPr>
          <w:rFonts w:asciiTheme="majorHAnsi" w:hAnsiTheme="majorHAnsi"/>
          <w:i w:val="0"/>
        </w:rPr>
        <w:t>SI, ‘</w:t>
      </w:r>
      <w:proofErr w:type="spellStart"/>
      <w:r w:rsidRPr="00F44662">
        <w:rPr>
          <w:rFonts w:asciiTheme="majorHAnsi" w:hAnsiTheme="majorHAnsi"/>
        </w:rPr>
        <w:t>mon</w:t>
      </w:r>
      <w:proofErr w:type="spellEnd"/>
      <w:r w:rsidR="00AB7A80" w:rsidRPr="00F44662">
        <w:rPr>
          <w:rFonts w:asciiTheme="majorHAnsi" w:hAnsiTheme="majorHAnsi"/>
          <w:i w:val="0"/>
        </w:rPr>
        <w:t>’ for monthly-averaged S</w:t>
      </w:r>
      <w:r w:rsidRPr="00F44662">
        <w:rPr>
          <w:rFonts w:asciiTheme="majorHAnsi" w:hAnsiTheme="majorHAnsi"/>
          <w:i w:val="0"/>
        </w:rPr>
        <w:t>SI, or ‘</w:t>
      </w:r>
      <w:proofErr w:type="spellStart"/>
      <w:r w:rsidRPr="00F44662">
        <w:rPr>
          <w:rFonts w:asciiTheme="majorHAnsi" w:hAnsiTheme="majorHAnsi"/>
        </w:rPr>
        <w:t>ann</w:t>
      </w:r>
      <w:proofErr w:type="spellEnd"/>
      <w:r w:rsidR="00AB7A80" w:rsidRPr="00F44662">
        <w:rPr>
          <w:rFonts w:asciiTheme="majorHAnsi" w:hAnsiTheme="majorHAnsi"/>
          <w:i w:val="0"/>
        </w:rPr>
        <w:t>’ for annually averaged S</w:t>
      </w:r>
      <w:r w:rsidRPr="00F44662">
        <w:rPr>
          <w:rFonts w:asciiTheme="majorHAnsi" w:hAnsiTheme="majorHAnsi"/>
          <w:i w:val="0"/>
        </w:rPr>
        <w:t xml:space="preserve">SI. The [begin-date] and [end-date] denote the </w:t>
      </w:r>
      <w:r w:rsidRPr="00F44662">
        <w:rPr>
          <w:rFonts w:asciiTheme="majorHAnsi" w:hAnsiTheme="majorHAnsi"/>
        </w:rPr>
        <w:t xml:space="preserve">starting </w:t>
      </w:r>
      <w:r w:rsidRPr="00F44662">
        <w:rPr>
          <w:rFonts w:asciiTheme="majorHAnsi" w:hAnsiTheme="majorHAnsi"/>
          <w:i w:val="0"/>
        </w:rPr>
        <w:t>and</w:t>
      </w:r>
      <w:r w:rsidRPr="00F44662">
        <w:rPr>
          <w:rFonts w:asciiTheme="majorHAnsi" w:hAnsiTheme="majorHAnsi"/>
        </w:rPr>
        <w:t xml:space="preserve"> ending time period</w:t>
      </w:r>
      <w:r w:rsidRPr="00F44662">
        <w:rPr>
          <w:rFonts w:asciiTheme="majorHAnsi" w:hAnsiTheme="majorHAnsi"/>
          <w:i w:val="0"/>
        </w:rPr>
        <w:t xml:space="preserve"> for the science data product, while creation date denotes the date the file was created using the LASP </w:t>
      </w:r>
      <w:proofErr w:type="spellStart"/>
      <w:r w:rsidRPr="00F44662">
        <w:rPr>
          <w:rFonts w:asciiTheme="majorHAnsi" w:hAnsiTheme="majorHAnsi"/>
          <w:i w:val="0"/>
        </w:rPr>
        <w:t>LaTiS</w:t>
      </w:r>
      <w:proofErr w:type="spellEnd"/>
      <w:r w:rsidRPr="00F44662">
        <w:rPr>
          <w:rFonts w:asciiTheme="majorHAnsi" w:hAnsiTheme="majorHAnsi"/>
          <w:i w:val="0"/>
        </w:rPr>
        <w:t xml:space="preserve"> server (Section 5.1).</w:t>
      </w:r>
    </w:p>
    <w:p w14:paraId="27F8B943" w14:textId="70EA52B4" w:rsidR="00644A6A" w:rsidRPr="00F44662" w:rsidRDefault="00644A6A" w:rsidP="00644A6A">
      <w:pPr>
        <w:pStyle w:val="CDRGuidance"/>
        <w:rPr>
          <w:rFonts w:asciiTheme="majorHAnsi" w:hAnsiTheme="majorHAnsi"/>
          <w:i w:val="0"/>
        </w:rPr>
      </w:pPr>
      <w:proofErr w:type="gramStart"/>
      <w:r w:rsidRPr="00F44662">
        <w:rPr>
          <w:rFonts w:asciiTheme="majorHAnsi" w:hAnsiTheme="majorHAnsi"/>
          <w:i w:val="0"/>
        </w:rPr>
        <w:t>The [begin-date] and</w:t>
      </w:r>
      <w:proofErr w:type="gramEnd"/>
      <w:r w:rsidRPr="00F44662">
        <w:rPr>
          <w:rFonts w:asciiTheme="majorHAnsi" w:hAnsiTheme="majorHAnsi"/>
          <w:i w:val="0"/>
        </w:rPr>
        <w:t xml:space="preserve"> [end-date] formats vary based on whe</w:t>
      </w:r>
      <w:r w:rsidR="00B525A6">
        <w:rPr>
          <w:rFonts w:asciiTheme="majorHAnsi" w:hAnsiTheme="majorHAnsi"/>
          <w:i w:val="0"/>
        </w:rPr>
        <w:t xml:space="preserve">ther the science data is daily, </w:t>
      </w:r>
      <w:r w:rsidRPr="00F44662">
        <w:rPr>
          <w:rFonts w:asciiTheme="majorHAnsi" w:hAnsiTheme="majorHAnsi"/>
          <w:i w:val="0"/>
        </w:rPr>
        <w:t xml:space="preserve">monthly or annually averaged.  For example, the time format </w:t>
      </w:r>
      <w:r w:rsidR="001D5964" w:rsidRPr="00F44662">
        <w:rPr>
          <w:rFonts w:asciiTheme="majorHAnsi" w:hAnsiTheme="majorHAnsi"/>
          <w:i w:val="0"/>
        </w:rPr>
        <w:t>for daily S</w:t>
      </w:r>
      <w:r w:rsidRPr="00F44662">
        <w:rPr>
          <w:rFonts w:asciiTheme="majorHAnsi" w:hAnsiTheme="majorHAnsi"/>
          <w:i w:val="0"/>
        </w:rPr>
        <w:t>SI follows YYYYMMD</w:t>
      </w:r>
      <w:r w:rsidR="001D5964" w:rsidRPr="00F44662">
        <w:rPr>
          <w:rFonts w:asciiTheme="majorHAnsi" w:hAnsiTheme="majorHAnsi"/>
          <w:i w:val="0"/>
        </w:rPr>
        <w:t>D convention, monthly-averaged S</w:t>
      </w:r>
      <w:r w:rsidRPr="00F44662">
        <w:rPr>
          <w:rFonts w:asciiTheme="majorHAnsi" w:hAnsiTheme="majorHAnsi"/>
          <w:i w:val="0"/>
        </w:rPr>
        <w:t>SI follows YYYYMM con</w:t>
      </w:r>
      <w:r w:rsidR="001D5964" w:rsidRPr="00F44662">
        <w:rPr>
          <w:rFonts w:asciiTheme="majorHAnsi" w:hAnsiTheme="majorHAnsi"/>
          <w:i w:val="0"/>
        </w:rPr>
        <w:t xml:space="preserve">vention, and </w:t>
      </w:r>
      <w:proofErr w:type="gramStart"/>
      <w:r w:rsidR="001D5964" w:rsidRPr="00F44662">
        <w:rPr>
          <w:rFonts w:asciiTheme="majorHAnsi" w:hAnsiTheme="majorHAnsi"/>
          <w:i w:val="0"/>
        </w:rPr>
        <w:t>annually-averaged</w:t>
      </w:r>
      <w:proofErr w:type="gramEnd"/>
      <w:r w:rsidR="001D5964" w:rsidRPr="00F44662">
        <w:rPr>
          <w:rFonts w:asciiTheme="majorHAnsi" w:hAnsiTheme="majorHAnsi"/>
          <w:i w:val="0"/>
        </w:rPr>
        <w:t xml:space="preserve"> S</w:t>
      </w:r>
      <w:r w:rsidRPr="00F44662">
        <w:rPr>
          <w:rFonts w:asciiTheme="majorHAnsi" w:hAnsiTheme="majorHAnsi"/>
          <w:i w:val="0"/>
        </w:rPr>
        <w:t>SI follows</w:t>
      </w:r>
      <w:r w:rsidR="00B0517E" w:rsidRPr="00F44662">
        <w:rPr>
          <w:rFonts w:asciiTheme="majorHAnsi" w:hAnsiTheme="majorHAnsi"/>
          <w:i w:val="0"/>
        </w:rPr>
        <w:t xml:space="preserve"> YYYY convention.  For all files</w:t>
      </w:r>
      <w:r w:rsidRPr="00F44662">
        <w:rPr>
          <w:rFonts w:asciiTheme="majorHAnsi" w:hAnsiTheme="majorHAnsi"/>
          <w:i w:val="0"/>
        </w:rPr>
        <w:t>, the creation date follows a format of DDMMMYY.</w:t>
      </w:r>
    </w:p>
    <w:p w14:paraId="186233A1" w14:textId="2F37F80C" w:rsidR="00644A6A" w:rsidRPr="00F44662" w:rsidRDefault="00C51BD2" w:rsidP="00FE7077">
      <w:pPr>
        <w:pStyle w:val="CDRGuidance"/>
        <w:rPr>
          <w:rFonts w:asciiTheme="majorHAnsi" w:hAnsiTheme="majorHAnsi"/>
          <w:i w:val="0"/>
          <w:color w:val="008000"/>
        </w:rPr>
      </w:pPr>
      <w:r w:rsidRPr="00F44662">
        <w:rPr>
          <w:rFonts w:asciiTheme="majorHAnsi" w:hAnsiTheme="maj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sidRPr="00F44662">
        <w:rPr>
          <w:rFonts w:asciiTheme="majorHAnsi" w:hAnsiTheme="majorHAnsi"/>
          <w:i w:val="0"/>
        </w:rPr>
        <w:t xml:space="preserve"> By including the TSI with the SSI science data product, we provide the user community the necessary data in a single file.</w:t>
      </w:r>
      <w:r w:rsidR="005D748A" w:rsidRPr="00F44662">
        <w:rPr>
          <w:rFonts w:asciiTheme="majorHAnsi" w:hAnsiTheme="majorHAnsi"/>
          <w:i w:val="0"/>
        </w:rPr>
        <w:t xml:space="preserve"> </w:t>
      </w:r>
    </w:p>
    <w:p w14:paraId="27C66105" w14:textId="75BFE376" w:rsidR="000C19D7" w:rsidRDefault="000C19D7" w:rsidP="00F16A28">
      <w:pPr>
        <w:pStyle w:val="CDRHeading1"/>
      </w:pPr>
      <w:bookmarkStart w:id="42" w:name="_Toc269030693"/>
      <w:r>
        <w:lastRenderedPageBreak/>
        <w:t>Test Datasets and Outputs</w:t>
      </w:r>
      <w:bookmarkEnd w:id="42"/>
    </w:p>
    <w:p w14:paraId="0084C1FB" w14:textId="6AE8F6CC" w:rsidR="000C19D7" w:rsidRDefault="00DA412F" w:rsidP="00F16A28">
      <w:pPr>
        <w:pStyle w:val="CDRHeading2"/>
      </w:pPr>
      <w:bookmarkStart w:id="43" w:name="_Toc269030694"/>
      <w:r>
        <w:t xml:space="preserve">Test </w:t>
      </w:r>
      <w:r w:rsidR="000C19D7">
        <w:t>Input Datasets</w:t>
      </w:r>
      <w:bookmarkEnd w:id="43"/>
    </w:p>
    <w:p w14:paraId="4AA05951" w14:textId="133446A1" w:rsidR="00276F76" w:rsidRPr="00EB261A" w:rsidRDefault="00276F76" w:rsidP="00276F76">
      <w:pPr>
        <w:pStyle w:val="CDRBodyText"/>
        <w:ind w:firstLine="0"/>
        <w:rPr>
          <w:rFonts w:asciiTheme="majorHAnsi" w:hAnsiTheme="majorHAnsi"/>
        </w:rPr>
      </w:pPr>
      <w:r w:rsidRPr="00EB261A">
        <w:rPr>
          <w:rFonts w:asciiTheme="majorHAnsi" w:hAnsiTheme="majorHAnsi"/>
        </w:rPr>
        <w:t>As a first test that the algorithm is performing as expected, the total solar irradiance is compared numerically with the integral of the solar spectral irradiance, and the individual faculae and sunspot components are also compared. Figure 8 shows these comparisons.</w:t>
      </w:r>
      <w:r w:rsidR="00EB261A">
        <w:rPr>
          <w:rFonts w:asciiTheme="majorHAnsi" w:hAnsiTheme="majorHAnsi"/>
        </w:rPr>
        <w:t xml:space="preserve"> For specific versions of the solar irradiance </w:t>
      </w:r>
      <w:r w:rsidR="00240B8C">
        <w:rPr>
          <w:rFonts w:asciiTheme="majorHAnsi" w:hAnsiTheme="majorHAnsi"/>
        </w:rPr>
        <w:t>algorithm</w:t>
      </w:r>
      <w:r w:rsidR="00EB261A">
        <w:rPr>
          <w:rFonts w:asciiTheme="majorHAnsi" w:hAnsiTheme="majorHAnsi"/>
        </w:rPr>
        <w:t>, the compa</w:t>
      </w:r>
      <w:r w:rsidR="00240B8C">
        <w:rPr>
          <w:rFonts w:asciiTheme="majorHAnsi" w:hAnsiTheme="majorHAnsi"/>
        </w:rPr>
        <w:t>rison</w:t>
      </w:r>
      <w:r w:rsidR="00EB261A">
        <w:rPr>
          <w:rFonts w:asciiTheme="majorHAnsi" w:hAnsiTheme="majorHAnsi"/>
        </w:rPr>
        <w:t xml:space="preserve"> of NRLTSI2 </w:t>
      </w:r>
      <w:r w:rsidR="00240B8C">
        <w:rPr>
          <w:rFonts w:asciiTheme="majorHAnsi" w:hAnsiTheme="majorHAnsi"/>
        </w:rPr>
        <w:t xml:space="preserve">and </w:t>
      </w:r>
      <w:r w:rsidR="00240B8C">
        <w:rPr>
          <w:rFonts w:asciiTheme="majorHAnsi" w:hAnsiTheme="majorHAnsi"/>
        </w:rPr>
        <w:sym w:font="Symbol" w:char="F053"/>
      </w:r>
      <w:r w:rsidR="00AD2B6F">
        <w:rPr>
          <w:rFonts w:asciiTheme="majorHAnsi" w:hAnsiTheme="majorHAnsi"/>
        </w:rPr>
        <w:t>NRLSSI2 may</w:t>
      </w:r>
      <w:r w:rsidR="00EB261A">
        <w:rPr>
          <w:rFonts w:asciiTheme="majorHAnsi" w:hAnsiTheme="majorHAnsi"/>
        </w:rPr>
        <w:t xml:space="preserve"> have slightly different</w:t>
      </w:r>
      <w:r w:rsidR="00240B8C">
        <w:rPr>
          <w:rFonts w:asciiTheme="majorHAnsi" w:hAnsiTheme="majorHAnsi"/>
        </w:rPr>
        <w:t xml:space="preserve"> offsets and standard dev</w:t>
      </w:r>
      <w:r w:rsidR="00EB261A">
        <w:rPr>
          <w:rFonts w:asciiTheme="majorHAnsi" w:hAnsiTheme="majorHAnsi"/>
        </w:rPr>
        <w:t>i</w:t>
      </w:r>
      <w:r w:rsidR="00240B8C">
        <w:rPr>
          <w:rFonts w:asciiTheme="majorHAnsi" w:hAnsiTheme="majorHAnsi"/>
        </w:rPr>
        <w:t>a</w:t>
      </w:r>
      <w:r w:rsidR="00EB261A">
        <w:rPr>
          <w:rFonts w:asciiTheme="majorHAnsi" w:hAnsiTheme="majorHAnsi"/>
        </w:rPr>
        <w:t>t</w:t>
      </w:r>
      <w:r w:rsidR="00240B8C">
        <w:rPr>
          <w:rFonts w:asciiTheme="majorHAnsi" w:hAnsiTheme="majorHAnsi"/>
        </w:rPr>
        <w:t>i</w:t>
      </w:r>
      <w:r w:rsidR="00EB261A">
        <w:rPr>
          <w:rFonts w:asciiTheme="majorHAnsi" w:hAnsiTheme="majorHAnsi"/>
        </w:rPr>
        <w:t>ons</w:t>
      </w:r>
      <w:r w:rsidR="00240B8C">
        <w:rPr>
          <w:rFonts w:asciiTheme="majorHAnsi" w:hAnsiTheme="majorHAnsi"/>
        </w:rPr>
        <w:t>, as a result of</w:t>
      </w:r>
      <w:r w:rsidR="00EB261A">
        <w:rPr>
          <w:rFonts w:asciiTheme="majorHAnsi" w:hAnsiTheme="majorHAnsi"/>
        </w:rPr>
        <w:t xml:space="preserve"> </w:t>
      </w:r>
      <w:r w:rsidR="00C36EA5">
        <w:rPr>
          <w:rFonts w:asciiTheme="majorHAnsi" w:hAnsiTheme="majorHAnsi"/>
        </w:rPr>
        <w:t xml:space="preserve">altered facular and sunspot </w:t>
      </w:r>
      <w:r w:rsidR="00EB261A">
        <w:rPr>
          <w:rFonts w:asciiTheme="majorHAnsi" w:hAnsiTheme="majorHAnsi"/>
        </w:rPr>
        <w:t>wavelength-dependent coefficients</w:t>
      </w:r>
      <w:r w:rsidR="00240B8C">
        <w:rPr>
          <w:rFonts w:asciiTheme="majorHAnsi" w:hAnsiTheme="majorHAnsi"/>
        </w:rPr>
        <w:t xml:space="preserve">. The values for the mean and standard deviation of the residual time series NRLTSI2 and </w:t>
      </w:r>
      <w:r w:rsidR="00240B8C">
        <w:rPr>
          <w:rFonts w:asciiTheme="majorHAnsi" w:hAnsiTheme="majorHAnsi"/>
        </w:rPr>
        <w:sym w:font="Symbol" w:char="F053"/>
      </w:r>
      <w:r w:rsidR="00240B8C">
        <w:rPr>
          <w:rFonts w:asciiTheme="majorHAnsi" w:hAnsiTheme="majorHAnsi"/>
        </w:rPr>
        <w:t xml:space="preserve">NRLSSI2 </w:t>
      </w:r>
      <w:r w:rsidR="006644CD">
        <w:rPr>
          <w:rFonts w:asciiTheme="majorHAnsi" w:hAnsiTheme="majorHAnsi"/>
        </w:rPr>
        <w:t>given in Figure 8</w:t>
      </w:r>
      <w:r w:rsidR="00240B8C">
        <w:rPr>
          <w:rFonts w:asciiTheme="majorHAnsi" w:hAnsiTheme="majorHAnsi"/>
        </w:rPr>
        <w:t xml:space="preserve"> corresponds to the initial version of the algorithm.</w:t>
      </w:r>
    </w:p>
    <w:p w14:paraId="52E1B87D" w14:textId="428D5B7D" w:rsidR="008A3518" w:rsidRPr="00EB261A" w:rsidRDefault="00445483" w:rsidP="008A3518">
      <w:pPr>
        <w:pStyle w:val="CDRBodyText"/>
        <w:ind w:firstLine="0"/>
        <w:rPr>
          <w:rFonts w:asciiTheme="majorHAnsi" w:hAnsiTheme="majorHAnsi"/>
        </w:rPr>
      </w:pPr>
      <w:r>
        <w:rPr>
          <w:noProof/>
        </w:rPr>
        <w:drawing>
          <wp:anchor distT="0" distB="0" distL="114300" distR="114300" simplePos="0" relativeHeight="251693056" behindDoc="0" locked="0" layoutInCell="1" allowOverlap="1" wp14:anchorId="596BE756" wp14:editId="261BE3E7">
            <wp:simplePos x="0" y="0"/>
            <wp:positionH relativeFrom="column">
              <wp:posOffset>3003550</wp:posOffset>
            </wp:positionH>
            <wp:positionV relativeFrom="paragraph">
              <wp:posOffset>1704340</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D32FCEB" wp14:editId="066E0ABA">
            <wp:simplePos x="0" y="0"/>
            <wp:positionH relativeFrom="column">
              <wp:posOffset>0</wp:posOffset>
            </wp:positionH>
            <wp:positionV relativeFrom="paragraph">
              <wp:posOffset>1475740</wp:posOffset>
            </wp:positionV>
            <wp:extent cx="2924175" cy="24003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sums.png"/>
                    <pic:cNvPicPr/>
                  </pic:nvPicPr>
                  <pic:blipFill rotWithShape="1">
                    <a:blip r:embed="rId24">
                      <a:extLst>
                        <a:ext uri="{28A0092B-C50C-407E-A947-70E740481C1C}">
                          <a14:useLocalDpi xmlns:a14="http://schemas.microsoft.com/office/drawing/2010/main" val="0"/>
                        </a:ext>
                      </a:extLst>
                    </a:blip>
                    <a:srcRect t="2965" b="35506"/>
                    <a:stretch/>
                  </pic:blipFill>
                  <pic:spPr bwMode="auto">
                    <a:xfrm>
                      <a:off x="0" y="0"/>
                      <a:ext cx="2924175" cy="2400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A3518" w:rsidRPr="00EB261A">
        <w:rPr>
          <w:rFonts w:asciiTheme="majorHAnsi" w:hAnsiTheme="majorHAnsi"/>
        </w:rPr>
        <w:t xml:space="preserve">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w:t>
      </w:r>
      <w:r w:rsidR="006644CD">
        <w:rPr>
          <w:rFonts w:asciiTheme="majorHAnsi" w:hAnsiTheme="majorHAnsi"/>
        </w:rPr>
        <w:t>a comparison for the total solar irradiance. NRTSI2, constructed directly from the SORCE/TIM observations, has a lower absolute scale and slightly larger variability than that of NRLTSI.</w:t>
      </w:r>
      <w:r w:rsidR="006644CD" w:rsidRPr="006644CD">
        <w:rPr>
          <w:rFonts w:asciiTheme="majorHAnsi" w:hAnsiTheme="majorHAnsi"/>
        </w:rPr>
        <w:t xml:space="preserve"> </w:t>
      </w:r>
      <w:r w:rsidR="006644CD">
        <w:rPr>
          <w:rFonts w:asciiTheme="majorHAnsi" w:hAnsiTheme="majorHAnsi"/>
        </w:rPr>
        <w:t>Figure 10 compares the spectral irradiance in selected broad wavelength bands according to NRLSSI2 with the corresponding values on NRLSSI.</w:t>
      </w:r>
    </w:p>
    <w:p w14:paraId="7F21E882" w14:textId="24B4AE3F" w:rsidR="008A3518" w:rsidRDefault="00E06CD9"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63A8BB83">
                <wp:simplePos x="0" y="0"/>
                <wp:positionH relativeFrom="column">
                  <wp:posOffset>384175</wp:posOffset>
                </wp:positionH>
                <wp:positionV relativeFrom="paragraph">
                  <wp:posOffset>2002155</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680F51" w:rsidRPr="004940B9" w:rsidRDefault="00680F51"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30.25pt;margin-top:157.65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" stroked="f">
                <v:textbox style="mso-fit-shape-to-text:t" inset="0,0,0,0">
                  <w:txbxContent>
                    <w:p w14:paraId="15F60296" w14:textId="453BC148" w:rsidR="00CB2327" w:rsidRPr="004940B9" w:rsidRDefault="00CB2327" w:rsidP="00F12EFA">
                      <w:pPr>
                        <w:pStyle w:val="Caption"/>
                        <w:ind w:left="90" w:right="363"/>
                        <w:jc w:val="left"/>
                        <w:rPr>
                          <w:rFonts w:ascii="Cambria" w:eastAsia="Times New Roman" w:hAnsi="Cambria" w:cs="Arial"/>
                          <w:b/>
                          <w:noProof/>
                        </w:rPr>
                      </w:pPr>
                      <w:r w:rsidRPr="004940B9">
                        <w:rPr>
                          <w:b/>
                        </w:rPr>
                        <w:t xml:space="preserve">Figure 9 Comparison </w:t>
                      </w:r>
                      <w:proofErr w:type="gramStart"/>
                      <w:r w:rsidRPr="004940B9">
                        <w:rPr>
                          <w:b/>
                        </w:rPr>
                        <w:t>of  NRLTSI2</w:t>
                      </w:r>
                      <w:proofErr w:type="gramEnd"/>
                      <w:r w:rsidRPr="004940B9">
                        <w:rPr>
                          <w:b/>
                        </w:rPr>
                        <w:t xml:space="preserve"> total solar irradiance, calculated by the C-ATBD algorithm with an earlier model, NRLTSI.</w:t>
                      </w:r>
                    </w:p>
                  </w:txbxContent>
                </v:textbox>
                <w10:wrap type="square"/>
              </v:shape>
            </w:pict>
          </mc:Fallback>
        </mc:AlternateContent>
      </w:r>
    </w:p>
    <w:p w14:paraId="77957BA7" w14:textId="77E353EB" w:rsidR="00B862AF" w:rsidRDefault="00A2756A"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4C01AFE1">
                <wp:simplePos x="0" y="0"/>
                <wp:positionH relativeFrom="column">
                  <wp:posOffset>-2803525</wp:posOffset>
                </wp:positionH>
                <wp:positionV relativeFrom="paragraph">
                  <wp:posOffset>227965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680F51" w:rsidRPr="004940B9" w:rsidRDefault="00680F51"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 calculated by the C-ATBD algorithm, with the integral of the NRLSSI2 spectra also calculated by the algorithm, upper, and of their respective facular and sunspot components</w:t>
                            </w:r>
                            <w:proofErr w:type="gramEnd"/>
                            <w:r w:rsidRPr="004940B9">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220.75pt;margin-top:17.9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" stroked="f">
                <v:textbox style="mso-fit-shape-to-text:t" inset="0,0,0,0">
                  <w:txbxContent>
                    <w:p w14:paraId="2F47DE9B" w14:textId="6954915F" w:rsidR="00CB2327" w:rsidRPr="004940B9" w:rsidRDefault="00CB2327" w:rsidP="00B862AF">
                      <w:pPr>
                        <w:pStyle w:val="Caption"/>
                        <w:tabs>
                          <w:tab w:val="left" w:pos="4230"/>
                        </w:tabs>
                        <w:ind w:left="0" w:right="20"/>
                        <w:jc w:val="left"/>
                        <w:rPr>
                          <w:b/>
                        </w:rPr>
                      </w:pPr>
                      <w:r w:rsidRPr="004940B9">
                        <w:rPr>
                          <w:b/>
                        </w:rPr>
                        <w:t xml:space="preserve">Figure </w:t>
                      </w:r>
                      <w:proofErr w:type="gramStart"/>
                      <w:r w:rsidRPr="004940B9">
                        <w:rPr>
                          <w:b/>
                        </w:rPr>
                        <w:t>8 Comparison of NRLTSI2 total irradiance</w:t>
                      </w:r>
                      <w:proofErr w:type="gramEnd"/>
                      <w:r w:rsidRPr="004940B9">
                        <w:rPr>
                          <w:b/>
                        </w:rPr>
                        <w:t xml:space="preserve"> calculated by the C-ATBD algorithm, with the integral of the NRLSSI2 spectra also calculated by the algorithm, upper, and of their respective facular and sunspot components (lower).</w:t>
                      </w:r>
                    </w:p>
                  </w:txbxContent>
                </v:textbox>
                <w10:wrap type="square"/>
              </v:shape>
            </w:pict>
          </mc:Fallback>
        </mc:AlternateContent>
      </w:r>
    </w:p>
    <w:p w14:paraId="3CB5BE6A" w14:textId="4AC16242" w:rsidR="00B862AF" w:rsidRDefault="00B862AF" w:rsidP="00276F76">
      <w:pPr>
        <w:pStyle w:val="CDRBodyText"/>
        <w:ind w:firstLine="0"/>
      </w:pPr>
    </w:p>
    <w:p w14:paraId="2356AF04" w14:textId="733FE435" w:rsidR="00B862AF" w:rsidRDefault="00B862AF" w:rsidP="00276F76">
      <w:pPr>
        <w:pStyle w:val="CDRBodyText"/>
        <w:ind w:firstLine="0"/>
      </w:pPr>
    </w:p>
    <w:p w14:paraId="6EDBFF98" w14:textId="4C07DB5D" w:rsidR="00B862AF" w:rsidRDefault="00B862AF" w:rsidP="00276F76">
      <w:pPr>
        <w:pStyle w:val="CDRBodyText"/>
        <w:ind w:firstLine="0"/>
      </w:pPr>
    </w:p>
    <w:p w14:paraId="08E956DE" w14:textId="614A6A93" w:rsidR="00B862AF" w:rsidRDefault="00B862AF" w:rsidP="00276F76">
      <w:pPr>
        <w:pStyle w:val="CDRBodyText"/>
        <w:ind w:firstLine="0"/>
      </w:pPr>
    </w:p>
    <w:p w14:paraId="7AB644CF" w14:textId="36C7D86C" w:rsidR="00B862AF" w:rsidRDefault="00B862AF" w:rsidP="00276F76">
      <w:pPr>
        <w:pStyle w:val="CDRBodyText"/>
        <w:ind w:firstLine="0"/>
      </w:pPr>
    </w:p>
    <w:p w14:paraId="0A430A45" w14:textId="77777777" w:rsidR="00BF2167" w:rsidRDefault="00BF2167" w:rsidP="00BF2167">
      <w:pPr>
        <w:pStyle w:val="CDRGuidance"/>
        <w:rPr>
          <w:rFonts w:asciiTheme="majorHAnsi" w:hAnsiTheme="majorHAnsi"/>
          <w:i w:val="0"/>
        </w:rPr>
      </w:pPr>
    </w:p>
    <w:p w14:paraId="48EDBC6D" w14:textId="7649FE10" w:rsidR="00BF2167" w:rsidRDefault="004F29F5" w:rsidP="00BF2167">
      <w:pPr>
        <w:pStyle w:val="CDRGuidance"/>
        <w:rPr>
          <w:rFonts w:asciiTheme="majorHAnsi" w:hAnsiTheme="majorHAnsi"/>
          <w:i w:val="0"/>
        </w:rPr>
      </w:pPr>
      <w:r>
        <w:rPr>
          <w:rFonts w:asciiTheme="majorHAnsi" w:hAnsiTheme="majorHAnsi"/>
          <w:i w:val="0"/>
          <w:noProof/>
        </w:rPr>
        <w:lastRenderedPageBreak/>
        <w:drawing>
          <wp:anchor distT="0" distB="0" distL="114300" distR="114300" simplePos="0" relativeHeight="251708416" behindDoc="0" locked="0" layoutInCell="1" allowOverlap="1" wp14:anchorId="0119CBF7" wp14:editId="0F419DED">
            <wp:simplePos x="0" y="0"/>
            <wp:positionH relativeFrom="column">
              <wp:posOffset>2933700</wp:posOffset>
            </wp:positionH>
            <wp:positionV relativeFrom="paragraph">
              <wp:posOffset>130175</wp:posOffset>
            </wp:positionV>
            <wp:extent cx="2589530" cy="34524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NRLSSI2_NRLSSI_percentdifs.png"/>
                    <pic:cNvPicPr/>
                  </pic:nvPicPr>
                  <pic:blipFill>
                    <a:blip r:embed="rId25">
                      <a:extLst>
                        <a:ext uri="{28A0092B-C50C-407E-A947-70E740481C1C}">
                          <a14:useLocalDpi xmlns:a14="http://schemas.microsoft.com/office/drawing/2010/main" val="0"/>
                        </a:ext>
                      </a:extLst>
                    </a:blip>
                    <a:stretch>
                      <a:fillRect/>
                    </a:stretch>
                  </pic:blipFill>
                  <pic:spPr>
                    <a:xfrm>
                      <a:off x="0" y="0"/>
                      <a:ext cx="2589530" cy="34524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i w:val="0"/>
          <w:noProof/>
        </w:rPr>
        <w:drawing>
          <wp:anchor distT="0" distB="0" distL="114300" distR="114300" simplePos="0" relativeHeight="251707392" behindDoc="0" locked="0" layoutInCell="1" allowOverlap="1" wp14:anchorId="218E6BD7" wp14:editId="0FA4AE6A">
            <wp:simplePos x="0" y="0"/>
            <wp:positionH relativeFrom="column">
              <wp:posOffset>135255</wp:posOffset>
            </wp:positionH>
            <wp:positionV relativeFrom="paragraph">
              <wp:posOffset>207010</wp:posOffset>
            </wp:positionV>
            <wp:extent cx="2449195" cy="3316605"/>
            <wp:effectExtent l="0" t="0" r="0" b="107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a_NRLSSI2_NRLSSI1_ts.png"/>
                    <pic:cNvPicPr/>
                  </pic:nvPicPr>
                  <pic:blipFill rotWithShape="1">
                    <a:blip r:embed="rId26">
                      <a:extLst>
                        <a:ext uri="{28A0092B-C50C-407E-A947-70E740481C1C}">
                          <a14:useLocalDpi xmlns:a14="http://schemas.microsoft.com/office/drawing/2010/main" val="0"/>
                        </a:ext>
                      </a:extLst>
                    </a:blip>
                    <a:srcRect t="1993" r="5409" b="1943"/>
                    <a:stretch/>
                  </pic:blipFill>
                  <pic:spPr bwMode="auto">
                    <a:xfrm>
                      <a:off x="0" y="0"/>
                      <a:ext cx="2449195" cy="33166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6286C0" w14:textId="4567C734" w:rsidR="00BF2167" w:rsidRDefault="00BF2167" w:rsidP="00BF2167">
      <w:pPr>
        <w:pStyle w:val="CDRGuidance"/>
        <w:rPr>
          <w:rFonts w:asciiTheme="majorHAnsi" w:hAnsiTheme="majorHAnsi"/>
          <w:i w:val="0"/>
        </w:rPr>
      </w:pPr>
    </w:p>
    <w:p w14:paraId="55D855D5" w14:textId="64B00FE0" w:rsidR="00BF2167" w:rsidRDefault="00BF2167" w:rsidP="00BF2167">
      <w:pPr>
        <w:pStyle w:val="CDRGuidance"/>
        <w:rPr>
          <w:rFonts w:asciiTheme="majorHAnsi" w:hAnsiTheme="majorHAnsi"/>
          <w:i w:val="0"/>
        </w:rPr>
      </w:pPr>
    </w:p>
    <w:p w14:paraId="67619D4D" w14:textId="5B95F2DA" w:rsidR="00BF2167" w:rsidRDefault="00BF2167" w:rsidP="00BF2167">
      <w:pPr>
        <w:pStyle w:val="CDRGuidance"/>
        <w:rPr>
          <w:rFonts w:asciiTheme="majorHAnsi" w:hAnsiTheme="majorHAnsi"/>
          <w:i w:val="0"/>
        </w:rPr>
      </w:pPr>
    </w:p>
    <w:p w14:paraId="26DC7368" w14:textId="05CB46C6" w:rsidR="00BF2167" w:rsidRDefault="00BF2167" w:rsidP="00BF2167">
      <w:pPr>
        <w:pStyle w:val="CDRGuidance"/>
        <w:rPr>
          <w:rFonts w:asciiTheme="majorHAnsi" w:hAnsiTheme="majorHAnsi"/>
          <w:i w:val="0"/>
        </w:rPr>
      </w:pPr>
    </w:p>
    <w:p w14:paraId="72442DDA" w14:textId="77777777" w:rsidR="00BF2167" w:rsidRDefault="00BF2167" w:rsidP="00BF2167">
      <w:pPr>
        <w:pStyle w:val="CDRGuidance"/>
        <w:rPr>
          <w:rFonts w:asciiTheme="majorHAnsi" w:hAnsiTheme="majorHAnsi"/>
          <w:i w:val="0"/>
        </w:rPr>
      </w:pPr>
    </w:p>
    <w:p w14:paraId="3C9FF291" w14:textId="77777777" w:rsidR="00BF2167" w:rsidRDefault="00BF2167" w:rsidP="00BF2167">
      <w:pPr>
        <w:pStyle w:val="CDRGuidance"/>
        <w:rPr>
          <w:rFonts w:asciiTheme="majorHAnsi" w:hAnsiTheme="majorHAnsi"/>
          <w:i w:val="0"/>
        </w:rPr>
      </w:pPr>
    </w:p>
    <w:p w14:paraId="5F296D94" w14:textId="77777777" w:rsidR="00BF2167" w:rsidRDefault="00BF2167" w:rsidP="00BF2167">
      <w:pPr>
        <w:pStyle w:val="CDRGuidance"/>
        <w:rPr>
          <w:rFonts w:asciiTheme="majorHAnsi" w:hAnsiTheme="majorHAnsi"/>
          <w:i w:val="0"/>
        </w:rPr>
      </w:pPr>
    </w:p>
    <w:p w14:paraId="535DBCDA" w14:textId="77777777" w:rsidR="00BF2167" w:rsidRDefault="00BF2167" w:rsidP="00BF2167">
      <w:pPr>
        <w:pStyle w:val="CDRGuidance"/>
        <w:rPr>
          <w:rFonts w:asciiTheme="majorHAnsi" w:hAnsiTheme="majorHAnsi"/>
          <w:i w:val="0"/>
        </w:rPr>
      </w:pPr>
    </w:p>
    <w:p w14:paraId="4E22DB39" w14:textId="77777777" w:rsidR="00BF2167" w:rsidRDefault="00BF2167" w:rsidP="00BF2167">
      <w:pPr>
        <w:pStyle w:val="CDRGuidance"/>
        <w:rPr>
          <w:rFonts w:asciiTheme="majorHAnsi" w:hAnsiTheme="majorHAnsi"/>
          <w:i w:val="0"/>
        </w:rPr>
      </w:pPr>
    </w:p>
    <w:p w14:paraId="2A41065B" w14:textId="77777777" w:rsidR="00BF2167" w:rsidRDefault="00BF2167" w:rsidP="00BF2167">
      <w:pPr>
        <w:pStyle w:val="CDRGuidance"/>
        <w:rPr>
          <w:rFonts w:asciiTheme="majorHAnsi" w:hAnsiTheme="majorHAnsi"/>
          <w:i w:val="0"/>
        </w:rPr>
      </w:pPr>
    </w:p>
    <w:p w14:paraId="1B9D9313" w14:textId="77777777" w:rsidR="00BF2167" w:rsidRDefault="00BF2167" w:rsidP="00BF2167">
      <w:pPr>
        <w:pStyle w:val="CDRGuidance"/>
        <w:rPr>
          <w:rFonts w:asciiTheme="majorHAnsi" w:hAnsiTheme="majorHAnsi"/>
          <w:i w:val="0"/>
        </w:rPr>
      </w:pPr>
    </w:p>
    <w:p w14:paraId="6228480C" w14:textId="77777777" w:rsidR="00B373D5" w:rsidRPr="00A41BA6" w:rsidRDefault="00B373D5" w:rsidP="00B373D5">
      <w:pPr>
        <w:pStyle w:val="CDRGuidance"/>
        <w:rPr>
          <w:rFonts w:ascii="Arial" w:hAnsi="Arial"/>
          <w:b/>
          <w:i w:val="0"/>
          <w:sz w:val="20"/>
          <w:szCs w:val="20"/>
        </w:rPr>
      </w:pPr>
      <w:r w:rsidRPr="00A41BA6">
        <w:rPr>
          <w:rFonts w:ascii="Arial" w:hAnsi="Arial"/>
          <w:b/>
          <w:i w:val="0"/>
          <w:sz w:val="20"/>
          <w:szCs w:val="20"/>
        </w:rPr>
        <w:t xml:space="preserve">Figure 10: Comparison of NRLSSI2 solar spectral irradiance in the selected broad wavelength bands shown in Figure 7, calculated by the C-ATBD algorithm, with an earlier model, NRLSSI. On the left are the time series and on the right are the percentage differences. </w:t>
      </w: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44" w:name="_Toc269030695"/>
      <w:r>
        <w:lastRenderedPageBreak/>
        <w:t xml:space="preserve">Test </w:t>
      </w:r>
      <w:r w:rsidR="000C19D7">
        <w:t>Output Analysis</w:t>
      </w:r>
      <w:bookmarkEnd w:id="44"/>
    </w:p>
    <w:p w14:paraId="44761B4B" w14:textId="77777777" w:rsidR="001741F0" w:rsidRPr="00AB2930" w:rsidRDefault="001741F0" w:rsidP="00F16A28">
      <w:pPr>
        <w:pStyle w:val="CDRHeading3"/>
      </w:pPr>
      <w:bookmarkStart w:id="45" w:name="_Toc269030696"/>
      <w:r w:rsidRPr="00AB2930">
        <w:t>Reproducibility</w:t>
      </w:r>
      <w:bookmarkEnd w:id="45"/>
    </w:p>
    <w:p w14:paraId="1CC53899" w14:textId="51492160" w:rsidR="00FA4934" w:rsidRPr="00E63A60" w:rsidRDefault="000F0D63" w:rsidP="000F0D63">
      <w:pPr>
        <w:pStyle w:val="CDRBodyText"/>
        <w:ind w:firstLine="0"/>
        <w:rPr>
          <w:rFonts w:asciiTheme="majorHAnsi" w:hAnsiTheme="majorHAnsi"/>
        </w:rPr>
      </w:pPr>
      <w:r w:rsidRPr="00E63A60">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46" w:name="_Toc269030697"/>
      <w:r w:rsidRPr="00AB2930">
        <w:t>Precision</w:t>
      </w:r>
      <w:r w:rsidR="000C19D7" w:rsidRPr="00AB2930">
        <w:t xml:space="preserve"> and Accuracy</w:t>
      </w:r>
      <w:bookmarkEnd w:id="46"/>
    </w:p>
    <w:p w14:paraId="3A830F09" w14:textId="527ADE99" w:rsidR="00C506E9" w:rsidRPr="00C506E9" w:rsidRDefault="000F0D63" w:rsidP="00C506E9">
      <w:pPr>
        <w:pStyle w:val="CDRGuidance"/>
        <w:rPr>
          <w:rFonts w:asciiTheme="majorHAnsi" w:hAnsiTheme="majorHAnsi"/>
          <w:i w:val="0"/>
        </w:rPr>
      </w:pPr>
      <w:r w:rsidRPr="00C506E9">
        <w:rPr>
          <w:rFonts w:asciiTheme="majorHAnsi" w:hAnsiTheme="majorHAnsi"/>
          <w:i w:val="0"/>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r w:rsidR="00C506E9" w:rsidRPr="00C506E9">
        <w:rPr>
          <w:rFonts w:asciiTheme="majorHAnsi" w:hAnsiTheme="majorHAnsi"/>
          <w:i w:val="0"/>
        </w:rPr>
        <w:t xml:space="preserve">An immediate verification of the algorithm performance is the numerical comparison of the total solar irradiance, </w:t>
      </w:r>
      <w:proofErr w:type="gramStart"/>
      <w:r w:rsidR="00C506E9" w:rsidRPr="00A41BA6">
        <w:rPr>
          <w:rFonts w:asciiTheme="majorHAnsi" w:hAnsiTheme="majorHAnsi"/>
        </w:rPr>
        <w:t>T</w:t>
      </w:r>
      <w:r w:rsidR="00C506E9" w:rsidRPr="00C506E9">
        <w:rPr>
          <w:rFonts w:asciiTheme="majorHAnsi" w:hAnsiTheme="majorHAnsi"/>
          <w:i w:val="0"/>
        </w:rPr>
        <w:t>(</w:t>
      </w:r>
      <w:proofErr w:type="gramEnd"/>
      <w:r w:rsidR="00C506E9" w:rsidRPr="00A41BA6">
        <w:rPr>
          <w:rFonts w:asciiTheme="majorHAnsi" w:hAnsiTheme="majorHAnsi"/>
        </w:rPr>
        <w:t>t</w:t>
      </w:r>
      <w:r w:rsidR="00C506E9" w:rsidRPr="00C506E9">
        <w:rPr>
          <w:rFonts w:asciiTheme="majorHAnsi" w:hAnsiTheme="majorHAnsi"/>
          <w:i w:val="0"/>
        </w:rPr>
        <w:t>),</w:t>
      </w:r>
      <w:r w:rsidR="00C506E9">
        <w:rPr>
          <w:rFonts w:asciiTheme="majorHAnsi" w:hAnsiTheme="majorHAnsi"/>
        </w:rPr>
        <w:t xml:space="preserve"> </w:t>
      </w:r>
      <w:r w:rsidR="00C506E9" w:rsidRPr="00C506E9">
        <w:rPr>
          <w:rFonts w:asciiTheme="majorHAnsi" w:hAnsiTheme="majorHAnsi"/>
          <w:i w:val="0"/>
        </w:rPr>
        <w:t>with</w:t>
      </w:r>
      <w:r w:rsidR="00C506E9">
        <w:rPr>
          <w:rFonts w:asciiTheme="majorHAnsi" w:hAnsiTheme="majorHAnsi"/>
          <w:i w:val="0"/>
        </w:rPr>
        <w:t xml:space="preserve"> the integral of the solar spectral irradiance, </w:t>
      </w:r>
      <w:r w:rsidR="00C506E9" w:rsidRPr="00C506E9">
        <w:rPr>
          <w:rFonts w:asciiTheme="majorHAnsi" w:hAnsiTheme="majorHAnsi"/>
          <w:i w:val="0"/>
        </w:rPr>
        <w:t xml:space="preserve"> </w:t>
      </w:r>
      <m:oMath>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w:r w:rsidR="00C506E9">
        <w:rPr>
          <w:rFonts w:asciiTheme="majorHAnsi" w:hAnsiTheme="majorHAnsi"/>
          <w:i w:val="0"/>
        </w:rPr>
        <w:t>, which should agree to within a known amount</w:t>
      </w:r>
      <w:r w:rsidR="00531B13">
        <w:rPr>
          <w:rFonts w:asciiTheme="majorHAnsi" w:hAnsiTheme="majorHAnsi"/>
          <w:i w:val="0"/>
        </w:rPr>
        <w:t xml:space="preserve">, i.e., </w:t>
      </w:r>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 t</m:t>
                    </m:r>
                  </m:e>
                </m:d>
              </m:e>
            </m:nary>
            <m:r>
              <w:rPr>
                <w:rFonts w:ascii="Cambria Math" w:hAnsi="Cambria Math"/>
              </w:rPr>
              <m:t>dλ</m:t>
            </m:r>
          </m:e>
          <m:sub>
            <m:r>
              <w:rPr>
                <w:rFonts w:ascii="Cambria Math" w:hAnsi="Cambria Math"/>
              </w:rPr>
              <m:t xml:space="preserve"> </m:t>
            </m:r>
          </m:sub>
        </m:sSub>
      </m:oMath>
      <w:r w:rsidR="00C506E9">
        <w:rPr>
          <w:rFonts w:asciiTheme="majorHAnsi" w:hAnsiTheme="majorHAnsi"/>
          <w:i w:val="0"/>
        </w:rPr>
        <w:t>. Similarly</w:t>
      </w:r>
      <w:r w:rsidR="00531B13">
        <w:rPr>
          <w:rFonts w:asciiTheme="majorHAnsi" w:hAnsiTheme="majorHAnsi"/>
          <w:i w:val="0"/>
        </w:rPr>
        <w:t>,</w:t>
      </w:r>
      <w:r w:rsidR="00C506E9">
        <w:rPr>
          <w:rFonts w:asciiTheme="majorHAnsi" w:hAnsiTheme="majorHAnsi"/>
          <w:i w:val="0"/>
        </w:rPr>
        <w:t xml:space="preserve"> the separate facular and sunspot components that the algorithm calculates for the total irradiance and the integrated spectral irradiance should agree to within known amounts, i.e.,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w:r w:rsidR="00C506E9">
        <w:rPr>
          <w:rFonts w:asciiTheme="majorHAnsi" w:hAnsiTheme="majorHAnsi"/>
          <w:i w:val="0"/>
        </w:rPr>
        <w:t xml:space="preserve"> and </w:t>
      </w:r>
      <m:oMath>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oMath>
      <w:r w:rsidR="00531B13">
        <w:rPr>
          <w:rFonts w:asciiTheme="majorHAnsi" w:hAnsiTheme="majorHAnsi"/>
          <w:i w:val="0"/>
        </w:rPr>
        <w:t>.</w:t>
      </w:r>
    </w:p>
    <w:p w14:paraId="332326FC" w14:textId="118F0E64" w:rsidR="000F0D63" w:rsidRPr="00531B13" w:rsidRDefault="000F0D63" w:rsidP="00531B13">
      <w:pPr>
        <w:pStyle w:val="CDRGuidance"/>
        <w:rPr>
          <w:rFonts w:asciiTheme="majorHAnsi" w:hAnsiTheme="majorHAnsi"/>
          <w:i w:val="0"/>
        </w:rPr>
      </w:pPr>
      <w:r w:rsidRPr="00531B13">
        <w:rPr>
          <w:rFonts w:asciiTheme="majorHAnsi" w:hAnsiTheme="majorHAnsi"/>
          <w:i w:val="0"/>
        </w:rPr>
        <w:t xml:space="preserve">The precision and the accuracy of the </w:t>
      </w:r>
      <w:r w:rsidR="00B96B27" w:rsidRPr="00531B13">
        <w:rPr>
          <w:rFonts w:asciiTheme="majorHAnsi" w:hAnsiTheme="majorHAnsi"/>
          <w:i w:val="0"/>
        </w:rPr>
        <w:t>derived solar irradiance depend</w:t>
      </w:r>
      <w:r w:rsidRPr="00531B13">
        <w:rPr>
          <w:rFonts w:asciiTheme="majorHAnsi" w:hAnsiTheme="majorHAnsi"/>
          <w:i w:val="0"/>
        </w:rPr>
        <w:t xml:space="preserve"> on:</w:t>
      </w:r>
    </w:p>
    <w:p w14:paraId="1FBD1753" w14:textId="7B12F436" w:rsidR="00B96B27" w:rsidRPr="00E63A60" w:rsidRDefault="00B96B27" w:rsidP="00B96B27">
      <w:pPr>
        <w:pStyle w:val="CDRBodyText"/>
        <w:ind w:firstLine="0"/>
        <w:rPr>
          <w:rFonts w:asciiTheme="majorHAnsi" w:hAnsiTheme="majorHAnsi"/>
        </w:rPr>
      </w:pPr>
      <w:r w:rsidRPr="00E63A60">
        <w:rPr>
          <w:rFonts w:asciiTheme="majorHAnsi" w:hAnsiTheme="majorHAnsi"/>
        </w:rPr>
        <w:t xml:space="preserve">1) </w:t>
      </w:r>
      <w:proofErr w:type="gramStart"/>
      <w:r w:rsidRPr="00E63A60">
        <w:rPr>
          <w:rFonts w:asciiTheme="majorHAnsi" w:hAnsiTheme="majorHAnsi"/>
        </w:rPr>
        <w:t>uncertainties</w:t>
      </w:r>
      <w:proofErr w:type="gramEnd"/>
      <w:r w:rsidRPr="00E63A60">
        <w:rPr>
          <w:rFonts w:asciiTheme="majorHAnsi" w:hAnsiTheme="majorHAnsi"/>
        </w:rPr>
        <w:t xml:space="preserve"> in the absolute scale of the reference quiet sun values</w:t>
      </w:r>
      <w:r w:rsidR="00531B13">
        <w:rPr>
          <w:rFonts w:asciiTheme="majorHAnsi" w:hAnsiTheme="majorHAnsi"/>
        </w:rPr>
        <w:t xml:space="preserve">, which are obtained from direct solar irradiance measurements made by instruments whose calibration is traceable to </w:t>
      </w:r>
      <w:r w:rsidR="00B963A4">
        <w:rPr>
          <w:rFonts w:asciiTheme="majorHAnsi" w:hAnsiTheme="majorHAnsi"/>
        </w:rPr>
        <w:t>National Institute of Standards and Technology (</w:t>
      </w:r>
      <w:r w:rsidR="00531B13">
        <w:rPr>
          <w:rFonts w:asciiTheme="majorHAnsi" w:hAnsiTheme="majorHAnsi"/>
        </w:rPr>
        <w:t>N</w:t>
      </w:r>
      <w:r w:rsidR="00B963A4">
        <w:rPr>
          <w:rFonts w:asciiTheme="majorHAnsi" w:hAnsiTheme="majorHAnsi"/>
        </w:rPr>
        <w:t>I</w:t>
      </w:r>
      <w:r w:rsidR="00531B13">
        <w:rPr>
          <w:rFonts w:asciiTheme="majorHAnsi" w:hAnsiTheme="majorHAnsi"/>
        </w:rPr>
        <w:t>ST</w:t>
      </w:r>
      <w:r w:rsidR="00B963A4">
        <w:rPr>
          <w:rFonts w:asciiTheme="majorHAnsi" w:hAnsiTheme="majorHAnsi"/>
        </w:rPr>
        <w:t>)</w:t>
      </w:r>
      <w:r w:rsidR="00531B13">
        <w:rPr>
          <w:rFonts w:asciiTheme="majorHAnsi" w:hAnsiTheme="majorHAnsi"/>
        </w:rPr>
        <w:t xml:space="preserve"> standards (Kopp and Lean, 2011)</w:t>
      </w:r>
      <w:r w:rsidRPr="00E63A60">
        <w:rPr>
          <w:rFonts w:asciiTheme="majorHAnsi" w:hAnsiTheme="majorHAnsi"/>
        </w:rPr>
        <w:t>.</w:t>
      </w:r>
    </w:p>
    <w:p w14:paraId="0F5453FE" w14:textId="315ADC77" w:rsidR="00201EAF" w:rsidRPr="00E63A60" w:rsidRDefault="00531B13" w:rsidP="000F0D63">
      <w:pPr>
        <w:pStyle w:val="CDRBodyText"/>
        <w:ind w:firstLine="0"/>
        <w:rPr>
          <w:rFonts w:asciiTheme="majorHAnsi" w:hAnsiTheme="majorHAnsi"/>
        </w:rPr>
      </w:pPr>
      <w:r>
        <w:rPr>
          <w:rFonts w:asciiTheme="majorHAnsi" w:hAnsiTheme="majorHAnsi"/>
        </w:rPr>
        <w:t>2</w:t>
      </w:r>
      <w:r w:rsidR="000F0D63" w:rsidRPr="00E63A60">
        <w:rPr>
          <w:rFonts w:asciiTheme="majorHAnsi" w:hAnsiTheme="majorHAnsi"/>
        </w:rPr>
        <w:t xml:space="preserve">) </w:t>
      </w:r>
      <w:proofErr w:type="gramStart"/>
      <w:r w:rsidR="00B96B27" w:rsidRPr="00E63A60">
        <w:rPr>
          <w:rFonts w:asciiTheme="majorHAnsi" w:hAnsiTheme="majorHAnsi"/>
        </w:rPr>
        <w:t>uncertainties</w:t>
      </w:r>
      <w:proofErr w:type="gramEnd"/>
      <w:r w:rsidR="00B96B27" w:rsidRPr="00E63A60">
        <w:rPr>
          <w:rFonts w:asciiTheme="majorHAnsi" w:hAnsiTheme="majorHAnsi"/>
        </w:rPr>
        <w:t xml:space="preserve"> in</w:t>
      </w:r>
      <w:r w:rsidR="000F0D63" w:rsidRPr="00E63A60">
        <w:rPr>
          <w:rFonts w:asciiTheme="majorHAnsi" w:hAnsiTheme="majorHAnsi"/>
        </w:rPr>
        <w:t xml:space="preserve"> </w:t>
      </w:r>
      <w:r w:rsidR="0029424E">
        <w:rPr>
          <w:rFonts w:asciiTheme="majorHAnsi" w:hAnsiTheme="majorHAnsi"/>
        </w:rPr>
        <w:t xml:space="preserve">the </w:t>
      </w:r>
      <w:r w:rsidR="00201EAF" w:rsidRPr="00E63A60">
        <w:rPr>
          <w:rFonts w:asciiTheme="majorHAnsi" w:hAnsiTheme="majorHAnsi"/>
        </w:rPr>
        <w:t xml:space="preserve">input facular brightening </w:t>
      </w:r>
      <w:r w:rsidR="00B96B27" w:rsidRPr="00E63A60">
        <w:rPr>
          <w:rFonts w:asciiTheme="majorHAnsi" w:hAnsiTheme="majorHAnsi"/>
        </w:rPr>
        <w:t xml:space="preserve">and sunspot darkening </w:t>
      </w:r>
      <w:r w:rsidR="00201EAF" w:rsidRPr="00E63A60">
        <w:rPr>
          <w:rFonts w:asciiTheme="majorHAnsi" w:hAnsiTheme="majorHAnsi"/>
        </w:rPr>
        <w:t>values</w:t>
      </w:r>
      <w:r w:rsidR="00B96B27" w:rsidRPr="00E63A60">
        <w:rPr>
          <w:rFonts w:asciiTheme="majorHAnsi" w:hAnsiTheme="majorHAnsi"/>
        </w:rPr>
        <w:t>, including those related to measurements of the indices, and to assumptions about the indices’ representation of facular br</w:t>
      </w:r>
      <w:r w:rsidR="00E14CFD" w:rsidRPr="00E63A60">
        <w:rPr>
          <w:rFonts w:asciiTheme="majorHAnsi" w:hAnsiTheme="majorHAnsi"/>
        </w:rPr>
        <w:t>ightening an</w:t>
      </w:r>
      <w:r w:rsidR="007A1E85" w:rsidRPr="00E63A60">
        <w:rPr>
          <w:rFonts w:asciiTheme="majorHAnsi" w:hAnsiTheme="majorHAnsi"/>
        </w:rPr>
        <w:t>d su</w:t>
      </w:r>
      <w:r w:rsidR="001D44FB">
        <w:rPr>
          <w:rFonts w:asciiTheme="majorHAnsi" w:hAnsiTheme="majorHAnsi"/>
        </w:rPr>
        <w:t>nspot darkening (see Table 5</w:t>
      </w:r>
      <w:r w:rsidR="00E14CFD" w:rsidRPr="00E63A60">
        <w:rPr>
          <w:rFonts w:asciiTheme="majorHAnsi" w:hAnsiTheme="majorHAnsi"/>
        </w:rPr>
        <w:t xml:space="preserve"> for a listing).</w:t>
      </w:r>
    </w:p>
    <w:p w14:paraId="4AC389E4" w14:textId="7CBDEA06" w:rsidR="00201EAF" w:rsidRDefault="00531B13" w:rsidP="000F0D63">
      <w:pPr>
        <w:pStyle w:val="CDRBodyText"/>
        <w:ind w:firstLine="0"/>
        <w:rPr>
          <w:rFonts w:asciiTheme="majorHAnsi" w:hAnsiTheme="majorHAnsi"/>
        </w:rPr>
      </w:pPr>
      <w:r>
        <w:rPr>
          <w:rFonts w:asciiTheme="majorHAnsi" w:hAnsiTheme="majorHAnsi"/>
        </w:rPr>
        <w:t>3</w:t>
      </w:r>
      <w:r w:rsidR="00201EAF" w:rsidRPr="00E63A60">
        <w:rPr>
          <w:rFonts w:asciiTheme="majorHAnsi" w:hAnsiTheme="majorHAnsi"/>
        </w:rPr>
        <w:t xml:space="preserve">) </w:t>
      </w:r>
      <w:proofErr w:type="gramStart"/>
      <w:r w:rsidR="00B96B27" w:rsidRPr="00E63A60">
        <w:rPr>
          <w:rFonts w:asciiTheme="majorHAnsi" w:hAnsiTheme="majorHAnsi"/>
        </w:rPr>
        <w:t>statistical</w:t>
      </w:r>
      <w:proofErr w:type="gramEnd"/>
      <w:r w:rsidR="00B96B27" w:rsidRPr="00E63A60">
        <w:rPr>
          <w:rFonts w:asciiTheme="majorHAnsi" w:hAnsiTheme="majorHAnsi"/>
        </w:rPr>
        <w:t xml:space="preserve"> uncertainties on the</w:t>
      </w:r>
      <w:r w:rsidR="00201EAF" w:rsidRPr="00E63A60">
        <w:rPr>
          <w:rFonts w:asciiTheme="majorHAnsi" w:hAnsiTheme="majorHAnsi"/>
        </w:rPr>
        <w:t xml:space="preserve"> coefficients used to scale the </w:t>
      </w:r>
      <w:r w:rsidR="001D44FB">
        <w:rPr>
          <w:rFonts w:asciiTheme="majorHAnsi" w:hAnsiTheme="majorHAnsi"/>
        </w:rPr>
        <w:t xml:space="preserve">facular and </w:t>
      </w:r>
      <w:r w:rsidR="00201EAF" w:rsidRPr="00E63A60">
        <w:rPr>
          <w:rFonts w:asciiTheme="majorHAnsi" w:hAnsiTheme="majorHAnsi"/>
        </w:rPr>
        <w:t>sunspot inputs to equivalent irradiance increments.</w:t>
      </w:r>
    </w:p>
    <w:p w14:paraId="2D6AC93C" w14:textId="6EE9C3D1" w:rsidR="00531B13" w:rsidRPr="00E63A60" w:rsidRDefault="00531B13" w:rsidP="000F0D63">
      <w:pPr>
        <w:pStyle w:val="CDRBodyText"/>
        <w:ind w:firstLine="0"/>
        <w:rPr>
          <w:rFonts w:asciiTheme="majorHAnsi" w:hAnsiTheme="majorHAnsi"/>
        </w:rPr>
      </w:pPr>
      <w:r>
        <w:rPr>
          <w:rFonts w:asciiTheme="majorHAnsi" w:hAnsiTheme="majorHAnsi"/>
        </w:rPr>
        <w:t>4</w:t>
      </w:r>
      <w:r w:rsidRPr="00E63A60">
        <w:rPr>
          <w:rFonts w:asciiTheme="majorHAnsi" w:hAnsiTheme="majorHAnsi"/>
        </w:rPr>
        <w:t xml:space="preserve">) </w:t>
      </w:r>
      <w:proofErr w:type="gramStart"/>
      <w:r w:rsidRPr="00E63A60">
        <w:rPr>
          <w:rFonts w:asciiTheme="majorHAnsi" w:hAnsiTheme="majorHAnsi"/>
        </w:rPr>
        <w:t>assumptions</w:t>
      </w:r>
      <w:proofErr w:type="gramEnd"/>
      <w:r w:rsidRPr="00E63A60">
        <w:rPr>
          <w:rFonts w:asciiTheme="majorHAnsi" w:hAnsiTheme="majorHAnsi"/>
        </w:rPr>
        <w:t xml:space="preserve"> used to formulate the basic algorithm equations </w:t>
      </w:r>
      <w:r w:rsidR="001D44FB">
        <w:rPr>
          <w:rFonts w:asciiTheme="majorHAnsi" w:hAnsiTheme="majorHAnsi"/>
        </w:rPr>
        <w:t xml:space="preserve">(see </w:t>
      </w:r>
      <w:r>
        <w:rPr>
          <w:rFonts w:asciiTheme="majorHAnsi" w:hAnsiTheme="majorHAnsi"/>
        </w:rPr>
        <w:t>Table 5</w:t>
      </w:r>
      <w:r w:rsidRPr="00E63A60">
        <w:rPr>
          <w:rFonts w:asciiTheme="majorHAnsi" w:hAnsiTheme="majorHAnsi"/>
        </w:rPr>
        <w:t xml:space="preserve"> for a listing).</w:t>
      </w:r>
    </w:p>
    <w:p w14:paraId="0D88F92A" w14:textId="77777777" w:rsidR="000C19D7" w:rsidRPr="00AB2930" w:rsidRDefault="000C19D7" w:rsidP="00F16A28">
      <w:pPr>
        <w:pStyle w:val="CDRHeading3"/>
      </w:pPr>
      <w:bookmarkStart w:id="47" w:name="_Toc269030698"/>
      <w:r w:rsidRPr="00AB2930">
        <w:t>Error Budget</w:t>
      </w:r>
      <w:bookmarkEnd w:id="47"/>
    </w:p>
    <w:p w14:paraId="5F760512" w14:textId="243E951B" w:rsidR="0009242E" w:rsidRDefault="00F35494" w:rsidP="00BC1A36">
      <w:pPr>
        <w:pStyle w:val="CDRGuidance"/>
        <w:rPr>
          <w:rFonts w:asciiTheme="majorHAnsi" w:hAnsiTheme="majorHAnsi"/>
          <w:i w:val="0"/>
        </w:rPr>
      </w:pPr>
      <w:r w:rsidRPr="00E63A60">
        <w:rPr>
          <w:rFonts w:asciiTheme="majorHAnsi" w:hAnsiTheme="majorHAnsi"/>
          <w:i w:val="0"/>
        </w:rPr>
        <w:t>The original NRLTSI and NRLSSI</w:t>
      </w:r>
      <w:r w:rsidR="00041339" w:rsidRPr="00E63A60">
        <w:rPr>
          <w:rFonts w:asciiTheme="majorHAnsi" w:hAnsiTheme="majorHAnsi"/>
          <w:i w:val="0"/>
        </w:rPr>
        <w:t xml:space="preserve"> values for modeled solar irradiance </w:t>
      </w:r>
      <w:r w:rsidR="00386982" w:rsidRPr="00E63A60">
        <w:rPr>
          <w:rFonts w:asciiTheme="majorHAnsi" w:hAnsiTheme="majorHAnsi"/>
          <w:i w:val="0"/>
        </w:rPr>
        <w:t>did</w:t>
      </w:r>
      <w:r w:rsidR="007974BB" w:rsidRPr="00E63A60">
        <w:rPr>
          <w:rFonts w:asciiTheme="majorHAnsi" w:hAnsiTheme="majorHAnsi"/>
          <w:i w:val="0"/>
        </w:rPr>
        <w:t xml:space="preserve"> not </w:t>
      </w:r>
      <w:r w:rsidRPr="00E63A60">
        <w:rPr>
          <w:rFonts w:asciiTheme="majorHAnsi" w:hAnsiTheme="majorHAnsi"/>
          <w:i w:val="0"/>
        </w:rPr>
        <w:t xml:space="preserve">have accompanying </w:t>
      </w:r>
      <w:r w:rsidR="002238ED" w:rsidRPr="00E63A60">
        <w:rPr>
          <w:rFonts w:asciiTheme="majorHAnsi" w:hAnsiTheme="majorHAnsi"/>
          <w:i w:val="0"/>
        </w:rPr>
        <w:t>error estimate</w:t>
      </w:r>
      <w:r w:rsidRPr="00E63A6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Table 5 provides I</w:t>
      </w:r>
      <w:r w:rsidR="00386982" w:rsidRPr="00E63A60">
        <w:rPr>
          <w:rFonts w:asciiTheme="majorHAnsi" w:hAnsiTheme="majorHAnsi"/>
          <w:i w:val="0"/>
        </w:rPr>
        <w:t xml:space="preserve">nitial </w:t>
      </w:r>
      <w:r w:rsidR="001D44FB">
        <w:rPr>
          <w:rFonts w:asciiTheme="majorHAnsi" w:hAnsiTheme="majorHAnsi"/>
          <w:i w:val="0"/>
        </w:rPr>
        <w:t xml:space="preserve">time-independent uncertainty estimates for the </w:t>
      </w:r>
      <w:r w:rsidR="0009242E">
        <w:rPr>
          <w:rFonts w:asciiTheme="majorHAnsi" w:hAnsiTheme="majorHAnsi"/>
          <w:i w:val="0"/>
        </w:rPr>
        <w:t>first three</w:t>
      </w:r>
      <w:r w:rsidR="001D44FB">
        <w:rPr>
          <w:rFonts w:asciiTheme="majorHAnsi" w:hAnsiTheme="majorHAnsi"/>
          <w:i w:val="0"/>
        </w:rPr>
        <w:t xml:space="preserve"> sources identified in</w:t>
      </w:r>
      <w:r w:rsidR="008278A1">
        <w:rPr>
          <w:rFonts w:asciiTheme="majorHAnsi" w:hAnsiTheme="majorHAnsi"/>
          <w:i w:val="0"/>
        </w:rPr>
        <w:t xml:space="preserve"> Section</w:t>
      </w:r>
      <w:r w:rsidR="001D44FB">
        <w:rPr>
          <w:rFonts w:asciiTheme="majorHAnsi" w:hAnsiTheme="majorHAnsi"/>
          <w:i w:val="0"/>
        </w:rPr>
        <w:t xml:space="preserve"> 4.2.2. </w:t>
      </w:r>
      <w:r w:rsidR="004C36BA">
        <w:rPr>
          <w:rFonts w:asciiTheme="majorHAnsi" w:hAnsiTheme="majorHAnsi"/>
          <w:i w:val="0"/>
        </w:rPr>
        <w:t>U</w:t>
      </w:r>
      <w:r w:rsidR="0009242E">
        <w:rPr>
          <w:rFonts w:asciiTheme="majorHAnsi" w:hAnsiTheme="majorHAnsi"/>
          <w:i w:val="0"/>
        </w:rPr>
        <w:t xml:space="preserve">ncertainties in the </w:t>
      </w:r>
      <w:r w:rsidR="00A15A34">
        <w:rPr>
          <w:rFonts w:asciiTheme="majorHAnsi" w:hAnsiTheme="majorHAnsi"/>
          <w:i w:val="0"/>
        </w:rPr>
        <w:t xml:space="preserve">absolute scale of the irradiance are those reported </w:t>
      </w:r>
      <w:r w:rsidR="004C36BA">
        <w:rPr>
          <w:rFonts w:asciiTheme="majorHAnsi" w:hAnsiTheme="majorHAnsi"/>
          <w:i w:val="0"/>
        </w:rPr>
        <w:t>for</w:t>
      </w:r>
      <w:r w:rsidR="00A15A34">
        <w:rPr>
          <w:rFonts w:asciiTheme="majorHAnsi" w:hAnsiTheme="majorHAnsi"/>
          <w:i w:val="0"/>
        </w:rPr>
        <w:t xml:space="preserve"> the direct measurements. </w:t>
      </w:r>
      <w:r w:rsidR="004C36BA">
        <w:rPr>
          <w:rFonts w:asciiTheme="majorHAnsi" w:hAnsiTheme="majorHAnsi"/>
          <w:i w:val="0"/>
        </w:rPr>
        <w:t>Uncertainties</w:t>
      </w:r>
      <w:r w:rsidR="00A15A34">
        <w:rPr>
          <w:rFonts w:asciiTheme="majorHAnsi" w:hAnsiTheme="majorHAnsi"/>
          <w:i w:val="0"/>
        </w:rPr>
        <w:t xml:space="preserve"> associated</w:t>
      </w:r>
      <w:r w:rsidR="00320F50">
        <w:rPr>
          <w:rFonts w:asciiTheme="majorHAnsi" w:hAnsiTheme="majorHAnsi"/>
          <w:i w:val="0"/>
        </w:rPr>
        <w:t xml:space="preserve"> with the solar indices</w:t>
      </w:r>
      <w:r w:rsidR="00A15A34">
        <w:rPr>
          <w:rFonts w:asciiTheme="majorHAnsi" w:hAnsiTheme="majorHAnsi"/>
          <w:i w:val="0"/>
        </w:rPr>
        <w:t xml:space="preserve"> </w:t>
      </w:r>
      <w:r w:rsidR="008278A1">
        <w:rPr>
          <w:rFonts w:asciiTheme="majorHAnsi" w:hAnsiTheme="majorHAnsi"/>
          <w:i w:val="0"/>
        </w:rPr>
        <w:t>input</w:t>
      </w:r>
      <w:r w:rsidR="0009242E">
        <w:rPr>
          <w:rFonts w:asciiTheme="majorHAnsi" w:hAnsiTheme="majorHAnsi"/>
          <w:i w:val="0"/>
        </w:rPr>
        <w:t xml:space="preserve"> </w:t>
      </w:r>
      <w:r w:rsidR="00A15A34">
        <w:rPr>
          <w:rFonts w:asciiTheme="majorHAnsi" w:hAnsiTheme="majorHAnsi"/>
          <w:i w:val="0"/>
        </w:rPr>
        <w:t xml:space="preserve">to the algorithm </w:t>
      </w:r>
      <w:r w:rsidR="004C36BA">
        <w:rPr>
          <w:rFonts w:asciiTheme="majorHAnsi" w:hAnsiTheme="majorHAnsi"/>
          <w:i w:val="0"/>
        </w:rPr>
        <w:t xml:space="preserve">are obtained from statistical analysis of the </w:t>
      </w:r>
      <w:r w:rsidR="00320F50">
        <w:rPr>
          <w:rFonts w:asciiTheme="majorHAnsi" w:hAnsiTheme="majorHAnsi"/>
          <w:i w:val="0"/>
        </w:rPr>
        <w:t xml:space="preserve">index </w:t>
      </w:r>
      <w:r w:rsidR="004C36BA">
        <w:rPr>
          <w:rFonts w:asciiTheme="majorHAnsi" w:hAnsiTheme="majorHAnsi"/>
          <w:i w:val="0"/>
        </w:rPr>
        <w:t>time series and the</w:t>
      </w:r>
      <w:r w:rsidR="00320F50">
        <w:rPr>
          <w:rFonts w:asciiTheme="majorHAnsi" w:hAnsiTheme="majorHAnsi"/>
          <w:i w:val="0"/>
        </w:rPr>
        <w:t>ir</w:t>
      </w:r>
      <w:r w:rsidR="004C36BA">
        <w:rPr>
          <w:rFonts w:asciiTheme="majorHAnsi" w:hAnsiTheme="majorHAnsi"/>
          <w:i w:val="0"/>
        </w:rPr>
        <w:t xml:space="preserve"> input data, and </w:t>
      </w:r>
      <w:r w:rsidR="00320F50">
        <w:rPr>
          <w:rFonts w:asciiTheme="majorHAnsi" w:hAnsiTheme="majorHAnsi"/>
          <w:i w:val="0"/>
        </w:rPr>
        <w:t xml:space="preserve">from </w:t>
      </w:r>
      <w:r w:rsidR="004C36BA">
        <w:rPr>
          <w:rFonts w:asciiTheme="majorHAnsi" w:hAnsiTheme="majorHAnsi"/>
          <w:i w:val="0"/>
        </w:rPr>
        <w:t>comparison</w:t>
      </w:r>
      <w:r w:rsidR="00320F50">
        <w:rPr>
          <w:rFonts w:asciiTheme="majorHAnsi" w:hAnsiTheme="majorHAnsi"/>
          <w:i w:val="0"/>
        </w:rPr>
        <w:t>s</w:t>
      </w:r>
      <w:r w:rsidR="004C36BA">
        <w:rPr>
          <w:rFonts w:asciiTheme="majorHAnsi" w:hAnsiTheme="majorHAnsi"/>
          <w:i w:val="0"/>
        </w:rPr>
        <w:t xml:space="preserve"> with other similar indices. Uncertainties </w:t>
      </w:r>
      <w:r w:rsidR="0009242E">
        <w:rPr>
          <w:rFonts w:asciiTheme="majorHAnsi" w:hAnsiTheme="majorHAnsi"/>
          <w:i w:val="0"/>
        </w:rPr>
        <w:t xml:space="preserve">in the coefficients that transform the input indices to irradiance </w:t>
      </w:r>
      <w:r w:rsidR="004C36BA">
        <w:rPr>
          <w:rFonts w:asciiTheme="majorHAnsi" w:hAnsiTheme="majorHAnsi"/>
          <w:i w:val="0"/>
        </w:rPr>
        <w:t>are obtained form the statistical output of</w:t>
      </w:r>
      <w:r w:rsidR="0009242E">
        <w:rPr>
          <w:rFonts w:asciiTheme="majorHAnsi" w:hAnsiTheme="majorHAnsi"/>
          <w:i w:val="0"/>
        </w:rPr>
        <w:t xml:space="preserve"> the regression analysis used to construct the model that the algorithm uses.  </w:t>
      </w:r>
    </w:p>
    <w:p w14:paraId="13501AA8" w14:textId="23697779" w:rsidR="00E64EA1" w:rsidRDefault="0009242E" w:rsidP="00FA2186">
      <w:pPr>
        <w:pStyle w:val="CDRGuidance"/>
        <w:rPr>
          <w:rFonts w:asciiTheme="majorHAnsi" w:hAnsiTheme="majorHAnsi"/>
          <w:i w:val="0"/>
        </w:rPr>
      </w:pPr>
      <w:r>
        <w:rPr>
          <w:rFonts w:asciiTheme="majorHAnsi" w:hAnsiTheme="majorHAnsi"/>
          <w:i w:val="0"/>
        </w:rPr>
        <w:lastRenderedPageBreak/>
        <w:t>Uncertainties arising from the assumptions used to formulate the algorithm are more difficult to assess objectively</w:t>
      </w:r>
      <w:r w:rsidR="004C36BA">
        <w:rPr>
          <w:rFonts w:asciiTheme="majorHAnsi" w:hAnsiTheme="majorHAnsi"/>
          <w:i w:val="0"/>
        </w:rPr>
        <w:t xml:space="preserve"> and establish quantitatively</w:t>
      </w:r>
      <w:r>
        <w:rPr>
          <w:rFonts w:asciiTheme="majorHAnsi" w:hAnsiTheme="majorHAnsi"/>
          <w:i w:val="0"/>
        </w:rPr>
        <w:t xml:space="preserve">. </w:t>
      </w:r>
      <w:r w:rsidR="001D44FB">
        <w:rPr>
          <w:rFonts w:asciiTheme="majorHAnsi" w:hAnsiTheme="majorHAnsi"/>
          <w:i w:val="0"/>
        </w:rPr>
        <w:t>Future work</w:t>
      </w:r>
      <w:r w:rsidR="002238ED" w:rsidRPr="00E63A60">
        <w:rPr>
          <w:rFonts w:asciiTheme="majorHAnsi" w:hAnsiTheme="majorHAnsi"/>
          <w:i w:val="0"/>
        </w:rPr>
        <w:t xml:space="preserve"> </w:t>
      </w:r>
      <w:r w:rsidR="001D44FB">
        <w:rPr>
          <w:rFonts w:asciiTheme="majorHAnsi" w:hAnsiTheme="majorHAnsi"/>
          <w:i w:val="0"/>
        </w:rPr>
        <w:t>in support of ongoing effort</w:t>
      </w:r>
      <w:r w:rsidR="00320F50">
        <w:rPr>
          <w:rFonts w:asciiTheme="majorHAnsi" w:hAnsiTheme="majorHAnsi"/>
          <w:i w:val="0"/>
        </w:rPr>
        <w:t>s</w:t>
      </w:r>
      <w:r w:rsidR="002238ED" w:rsidRPr="00E63A60">
        <w:rPr>
          <w:rFonts w:asciiTheme="majorHAnsi" w:hAnsiTheme="majorHAnsi"/>
          <w:i w:val="0"/>
        </w:rPr>
        <w:t xml:space="preserve"> </w:t>
      </w:r>
      <w:r w:rsidR="001D44FB">
        <w:rPr>
          <w:rFonts w:asciiTheme="majorHAnsi" w:hAnsiTheme="majorHAnsi"/>
          <w:i w:val="0"/>
        </w:rPr>
        <w:t>to produce a robust</w:t>
      </w:r>
      <w:r w:rsidR="002238ED" w:rsidRPr="00E63A60">
        <w:rPr>
          <w:rFonts w:asciiTheme="majorHAnsi" w:hAnsiTheme="majorHAnsi"/>
          <w:i w:val="0"/>
        </w:rPr>
        <w:t xml:space="preserve"> solar irradiance</w:t>
      </w:r>
      <w:r w:rsidR="00F35494" w:rsidRPr="00E63A60">
        <w:rPr>
          <w:rFonts w:asciiTheme="majorHAnsi" w:hAnsiTheme="majorHAnsi"/>
          <w:i w:val="0"/>
        </w:rPr>
        <w:t xml:space="preserve"> </w:t>
      </w:r>
      <w:r w:rsidR="00320F50" w:rsidRPr="00E63A60">
        <w:rPr>
          <w:rFonts w:asciiTheme="majorHAnsi" w:hAnsiTheme="majorHAnsi"/>
          <w:i w:val="0"/>
        </w:rPr>
        <w:t xml:space="preserve">climate data record </w:t>
      </w:r>
      <w:r w:rsidR="001D44FB">
        <w:rPr>
          <w:rFonts w:asciiTheme="majorHAnsi" w:hAnsiTheme="majorHAnsi"/>
          <w:i w:val="0"/>
        </w:rPr>
        <w:t>will</w:t>
      </w:r>
      <w:r w:rsidR="001B0200" w:rsidRPr="00E63A60">
        <w:rPr>
          <w:rFonts w:asciiTheme="majorHAnsi" w:hAnsiTheme="majorHAnsi"/>
          <w:i w:val="0"/>
        </w:rPr>
        <w:t xml:space="preserve"> </w:t>
      </w:r>
      <w:r w:rsidR="001D44FB">
        <w:rPr>
          <w:rFonts w:asciiTheme="majorHAnsi" w:hAnsiTheme="majorHAnsi"/>
          <w:i w:val="0"/>
        </w:rPr>
        <w:t>extend the</w:t>
      </w:r>
      <w:r w:rsidR="001B0200" w:rsidRPr="00E63A60">
        <w:rPr>
          <w:rFonts w:asciiTheme="majorHAnsi" w:hAnsiTheme="majorHAnsi"/>
          <w:i w:val="0"/>
        </w:rPr>
        <w:t xml:space="preserve"> </w:t>
      </w:r>
      <w:r w:rsidR="00320F50">
        <w:rPr>
          <w:rFonts w:asciiTheme="majorHAnsi" w:hAnsiTheme="majorHAnsi"/>
          <w:i w:val="0"/>
        </w:rPr>
        <w:t xml:space="preserve">initial </w:t>
      </w:r>
      <w:r w:rsidR="001B0200" w:rsidRPr="00E63A60">
        <w:rPr>
          <w:rFonts w:asciiTheme="majorHAnsi" w:hAnsiTheme="majorHAnsi"/>
          <w:i w:val="0"/>
        </w:rPr>
        <w:t>error estimate</w:t>
      </w:r>
      <w:r w:rsidR="001D44FB">
        <w:rPr>
          <w:rFonts w:asciiTheme="majorHAnsi" w:hAnsiTheme="majorHAnsi"/>
          <w:i w:val="0"/>
        </w:rPr>
        <w:t>s</w:t>
      </w:r>
      <w:r w:rsidR="004C36BA">
        <w:rPr>
          <w:rFonts w:asciiTheme="majorHAnsi" w:hAnsiTheme="majorHAnsi"/>
          <w:i w:val="0"/>
        </w:rPr>
        <w:t xml:space="preserve"> for the</w:t>
      </w:r>
      <w:r w:rsidR="001D44FB">
        <w:rPr>
          <w:rFonts w:asciiTheme="majorHAnsi" w:hAnsiTheme="majorHAnsi"/>
          <w:i w:val="0"/>
        </w:rPr>
        <w:t xml:space="preserve"> </w:t>
      </w:r>
      <w:r w:rsidR="001D44FB" w:rsidRPr="00E63A60">
        <w:rPr>
          <w:rFonts w:asciiTheme="majorHAnsi" w:hAnsiTheme="majorHAnsi"/>
          <w:i w:val="0"/>
        </w:rPr>
        <w:t>NRLTSI2 and NRLSSI2 modeled solar irradiance</w:t>
      </w:r>
      <w:r>
        <w:rPr>
          <w:rFonts w:asciiTheme="majorHAnsi" w:hAnsiTheme="majorHAnsi"/>
          <w:i w:val="0"/>
        </w:rPr>
        <w:t xml:space="preserve"> </w:t>
      </w:r>
      <w:r w:rsidR="00320F50">
        <w:rPr>
          <w:rFonts w:asciiTheme="majorHAnsi" w:hAnsiTheme="majorHAnsi"/>
          <w:i w:val="0"/>
        </w:rPr>
        <w:t xml:space="preserve">given </w:t>
      </w:r>
      <w:r>
        <w:rPr>
          <w:rFonts w:asciiTheme="majorHAnsi" w:hAnsiTheme="majorHAnsi"/>
          <w:i w:val="0"/>
        </w:rPr>
        <w:t>in Table 5</w:t>
      </w:r>
      <w:r w:rsidR="00F35494" w:rsidRPr="00E63A60">
        <w:rPr>
          <w:rFonts w:asciiTheme="majorHAnsi" w:hAnsiTheme="majorHAnsi"/>
          <w:i w:val="0"/>
        </w:rPr>
        <w:t xml:space="preserve">, </w:t>
      </w:r>
      <w:r w:rsidR="001B0200" w:rsidRPr="00E63A60">
        <w:rPr>
          <w:rFonts w:asciiTheme="majorHAnsi" w:hAnsiTheme="majorHAnsi"/>
          <w:i w:val="0"/>
        </w:rPr>
        <w:t xml:space="preserve">including </w:t>
      </w:r>
      <w:r w:rsidR="001D44FB">
        <w:rPr>
          <w:rFonts w:asciiTheme="majorHAnsi" w:hAnsiTheme="majorHAnsi"/>
          <w:i w:val="0"/>
        </w:rPr>
        <w:t xml:space="preserve">their </w:t>
      </w:r>
      <w:r w:rsidR="00B97D04" w:rsidRPr="00E63A60">
        <w:rPr>
          <w:rFonts w:asciiTheme="majorHAnsi" w:hAnsiTheme="majorHAnsi"/>
          <w:i w:val="0"/>
        </w:rPr>
        <w:t xml:space="preserve">time and </w:t>
      </w:r>
      <w:r w:rsidR="001D44FB">
        <w:rPr>
          <w:rFonts w:asciiTheme="majorHAnsi" w:hAnsiTheme="majorHAnsi"/>
          <w:i w:val="0"/>
        </w:rPr>
        <w:t>wavelength dependencies</w:t>
      </w:r>
      <w:r w:rsidR="002238ED" w:rsidRPr="00E63A60">
        <w:rPr>
          <w:rFonts w:asciiTheme="majorHAnsi" w:hAnsiTheme="majorHAnsi"/>
          <w:i w:val="0"/>
        </w:rPr>
        <w:t xml:space="preserve">.  The </w:t>
      </w:r>
      <w:r w:rsidR="00E64EA1" w:rsidRPr="00E63A60">
        <w:rPr>
          <w:rFonts w:asciiTheme="majorHAnsi" w:hAnsiTheme="majorHAnsi"/>
          <w:i w:val="0"/>
        </w:rPr>
        <w:t xml:space="preserve">future </w:t>
      </w:r>
      <w:r w:rsidR="00FA2186" w:rsidRPr="00E63A60">
        <w:rPr>
          <w:rFonts w:asciiTheme="majorHAnsi" w:hAnsiTheme="majorHAnsi"/>
          <w:i w:val="0"/>
        </w:rPr>
        <w:t>uncertainty</w:t>
      </w:r>
      <w:r w:rsidR="002238ED" w:rsidRPr="00E63A60">
        <w:rPr>
          <w:rFonts w:asciiTheme="majorHAnsi" w:hAnsiTheme="majorHAnsi"/>
          <w:i w:val="0"/>
        </w:rPr>
        <w:t xml:space="preserve"> estimate</w:t>
      </w:r>
      <w:r w:rsidR="00FA2186" w:rsidRPr="00E63A60">
        <w:rPr>
          <w:rFonts w:asciiTheme="majorHAnsi" w:hAnsiTheme="majorHAnsi"/>
          <w:i w:val="0"/>
        </w:rPr>
        <w:t>s</w:t>
      </w:r>
      <w:r w:rsidR="002238ED" w:rsidRPr="00E63A60">
        <w:rPr>
          <w:rFonts w:asciiTheme="majorHAnsi" w:hAnsiTheme="majorHAnsi"/>
          <w:i w:val="0"/>
        </w:rPr>
        <w:t xml:space="preserve"> will </w:t>
      </w:r>
      <w:r w:rsidR="00657A19">
        <w:rPr>
          <w:rFonts w:asciiTheme="majorHAnsi" w:hAnsiTheme="majorHAnsi"/>
          <w:i w:val="0"/>
        </w:rPr>
        <w:t>incorporate</w:t>
      </w:r>
      <w:r w:rsidR="002238ED" w:rsidRPr="00E63A60">
        <w:rPr>
          <w:rFonts w:asciiTheme="majorHAnsi" w:hAnsiTheme="majorHAnsi"/>
          <w:i w:val="0"/>
        </w:rPr>
        <w:t xml:space="preserve"> </w:t>
      </w:r>
      <w:r w:rsidR="00F432F2" w:rsidRPr="00E63A60">
        <w:rPr>
          <w:rFonts w:asciiTheme="majorHAnsi" w:hAnsiTheme="majorHAnsi"/>
          <w:i w:val="0"/>
        </w:rPr>
        <w:t>an</w:t>
      </w:r>
      <w:r w:rsidR="00320F50">
        <w:rPr>
          <w:rFonts w:asciiTheme="majorHAnsi" w:hAnsiTheme="majorHAnsi"/>
          <w:i w:val="0"/>
        </w:rPr>
        <w:t xml:space="preserve"> understanding of the impacts of</w:t>
      </w:r>
      <w:r w:rsidR="00041339" w:rsidRPr="00E63A60">
        <w:rPr>
          <w:rFonts w:asciiTheme="majorHAnsi" w:hAnsiTheme="majorHAnsi"/>
          <w:i w:val="0"/>
        </w:rPr>
        <w:t xml:space="preserve"> the assumptions in the algorithm’s theoretical basis and uncertainties in</w:t>
      </w:r>
      <w:r w:rsidR="002238ED" w:rsidRPr="00E63A60">
        <w:rPr>
          <w:rFonts w:asciiTheme="majorHAnsi" w:hAnsiTheme="majorHAnsi"/>
          <w:i w:val="0"/>
        </w:rPr>
        <w:t xml:space="preserve"> </w:t>
      </w:r>
      <w:r w:rsidR="00041339" w:rsidRPr="00E63A60">
        <w:rPr>
          <w:rFonts w:asciiTheme="majorHAnsi" w:hAnsiTheme="majorHAnsi"/>
          <w:i w:val="0"/>
        </w:rPr>
        <w:t xml:space="preserve">the input facular brightening and sunspot darkening values </w:t>
      </w:r>
      <w:r w:rsidR="00FA2186" w:rsidRPr="00E63A60">
        <w:rPr>
          <w:rFonts w:asciiTheme="majorHAnsi" w:hAnsiTheme="majorHAnsi"/>
          <w:i w:val="0"/>
        </w:rPr>
        <w:t>on the derived solar irradiance (itemized in</w:t>
      </w:r>
      <w:r w:rsidR="001D44FB">
        <w:rPr>
          <w:rFonts w:asciiTheme="majorHAnsi" w:hAnsiTheme="majorHAnsi"/>
          <w:i w:val="0"/>
        </w:rPr>
        <w:t xml:space="preserve"> Table 6</w:t>
      </w:r>
      <w:r w:rsidR="00FA2186" w:rsidRPr="00E63A60">
        <w:rPr>
          <w:rFonts w:asciiTheme="majorHAnsi" w:hAnsiTheme="majorHAnsi"/>
          <w:i w:val="0"/>
        </w:rPr>
        <w:t>).  This future unde</w:t>
      </w:r>
      <w:r w:rsidR="00196F2D" w:rsidRPr="00E63A60">
        <w:rPr>
          <w:rFonts w:asciiTheme="majorHAnsi" w:hAnsiTheme="majorHAnsi"/>
          <w:i w:val="0"/>
        </w:rPr>
        <w:t xml:space="preserve">rstanding </w:t>
      </w:r>
      <w:r w:rsidR="00E64EA1" w:rsidRPr="00E63A60">
        <w:rPr>
          <w:rFonts w:asciiTheme="majorHAnsi" w:hAnsiTheme="majorHAnsi"/>
          <w:i w:val="0"/>
        </w:rPr>
        <w:t xml:space="preserve">will </w:t>
      </w:r>
      <w:r w:rsidR="00657A19">
        <w:rPr>
          <w:rFonts w:asciiTheme="majorHAnsi" w:hAnsiTheme="majorHAnsi"/>
          <w:i w:val="0"/>
        </w:rPr>
        <w:t>reflect</w:t>
      </w:r>
      <w:r w:rsidR="00196F2D" w:rsidRPr="00E63A60">
        <w:rPr>
          <w:rFonts w:asciiTheme="majorHAnsi" w:hAnsiTheme="majorHAnsi"/>
          <w:i w:val="0"/>
        </w:rPr>
        <w:t xml:space="preserve"> </w:t>
      </w:r>
      <w:r w:rsidR="00E64EA1" w:rsidRPr="00E63A60">
        <w:rPr>
          <w:rFonts w:asciiTheme="majorHAnsi" w:hAnsiTheme="majorHAnsi"/>
          <w:i w:val="0"/>
        </w:rPr>
        <w:t xml:space="preserve">previous </w:t>
      </w:r>
      <w:r w:rsidR="00FA2186" w:rsidRPr="00E63A60">
        <w:rPr>
          <w:rFonts w:asciiTheme="majorHAnsi" w:hAnsiTheme="majorHAnsi"/>
          <w:i w:val="0"/>
        </w:rPr>
        <w:t xml:space="preserve">peer-reviewed </w:t>
      </w:r>
      <w:r w:rsidR="00E64EA1" w:rsidRPr="00E63A60">
        <w:rPr>
          <w:rFonts w:asciiTheme="majorHAnsi" w:hAnsiTheme="majorHAnsi"/>
          <w:i w:val="0"/>
        </w:rPr>
        <w:t xml:space="preserve">studies </w:t>
      </w:r>
      <w:r w:rsidR="00783EC9" w:rsidRPr="00E63A60">
        <w:rPr>
          <w:rFonts w:asciiTheme="majorHAnsi" w:hAnsiTheme="majorHAnsi"/>
          <w:i w:val="0"/>
        </w:rPr>
        <w:t xml:space="preserve">and statistical </w:t>
      </w:r>
      <w:r w:rsidR="00E64EA1" w:rsidRPr="00E63A60">
        <w:rPr>
          <w:rFonts w:asciiTheme="majorHAnsi" w:hAnsiTheme="majorHAnsi"/>
          <w:i w:val="0"/>
        </w:rPr>
        <w:t>results</w:t>
      </w:r>
      <w:r w:rsidR="00783EC9" w:rsidRPr="00E63A60">
        <w:rPr>
          <w:rFonts w:asciiTheme="majorHAnsi" w:hAnsiTheme="majorHAnsi"/>
          <w:i w:val="0"/>
        </w:rPr>
        <w:t xml:space="preserve"> from the operational production of the modeled solar irradiance</w:t>
      </w:r>
      <w:r w:rsidR="00343595" w:rsidRPr="00E63A60">
        <w:rPr>
          <w:rFonts w:asciiTheme="majorHAnsi" w:hAnsiTheme="majorHAnsi"/>
          <w:i w:val="0"/>
        </w:rPr>
        <w:t>.</w:t>
      </w:r>
    </w:p>
    <w:p w14:paraId="52F79CC0" w14:textId="7B52D360" w:rsidR="00E63A60" w:rsidRPr="008278A1" w:rsidRDefault="00E63A60" w:rsidP="00B1763E">
      <w:pPr>
        <w:pStyle w:val="Caption"/>
        <w:keepNext/>
        <w:tabs>
          <w:tab w:val="left" w:pos="8730"/>
        </w:tabs>
        <w:ind w:left="0" w:right="-180"/>
        <w:rPr>
          <w:rFonts w:asciiTheme="majorHAnsi" w:hAnsiTheme="majorHAnsi" w:cs="Arial"/>
          <w:b/>
          <w:sz w:val="22"/>
          <w:szCs w:val="22"/>
        </w:rPr>
      </w:pPr>
      <w:commentRangeStart w:id="48"/>
      <w:r w:rsidRPr="008278A1">
        <w:rPr>
          <w:rFonts w:asciiTheme="majorHAnsi" w:hAnsiTheme="majorHAnsi" w:cs="Arial"/>
          <w:b/>
          <w:sz w:val="22"/>
          <w:szCs w:val="22"/>
        </w:rPr>
        <w:t>Table 5</w:t>
      </w:r>
      <w:commentRangeEnd w:id="48"/>
      <w:r w:rsidR="00680F51">
        <w:rPr>
          <w:rStyle w:val="CommentReference"/>
          <w:rFonts w:eastAsia="Times New Roman" w:cs="Arial"/>
          <w:bCs w:val="0"/>
        </w:rPr>
        <w:commentReference w:id="48"/>
      </w:r>
      <w:r w:rsidRPr="008278A1">
        <w:rPr>
          <w:rFonts w:asciiTheme="majorHAnsi" w:hAnsiTheme="majorHAnsi" w:cs="Arial"/>
          <w:b/>
          <w:sz w:val="22"/>
          <w:szCs w:val="22"/>
        </w:rPr>
        <w:t xml:space="preserve">: Estimated uncertainties in the spectral irradiance </w:t>
      </w:r>
      <w:r w:rsidR="00EA15D6" w:rsidRPr="008278A1">
        <w:rPr>
          <w:rFonts w:asciiTheme="majorHAnsi" w:hAnsiTheme="majorHAnsi" w:cs="Arial"/>
          <w:b/>
          <w:sz w:val="22"/>
          <w:szCs w:val="22"/>
        </w:rPr>
        <w:t xml:space="preserve">(in percent) </w:t>
      </w:r>
      <w:r w:rsidRPr="008278A1">
        <w:rPr>
          <w:rFonts w:asciiTheme="majorHAnsi" w:hAnsiTheme="majorHAnsi" w:cs="Arial"/>
          <w:b/>
          <w:sz w:val="22"/>
          <w:szCs w:val="22"/>
        </w:rPr>
        <w:t>produced by the algorithm</w:t>
      </w:r>
      <w:r w:rsidR="00EA15D6" w:rsidRPr="008278A1">
        <w:rPr>
          <w:rFonts w:asciiTheme="majorHAnsi" w:hAnsiTheme="majorHAnsi" w:cs="Arial"/>
          <w:b/>
          <w:sz w:val="22"/>
          <w:szCs w:val="22"/>
        </w:rPr>
        <w:t>.</w:t>
      </w:r>
    </w:p>
    <w:tbl>
      <w:tblPr>
        <w:tblStyle w:val="TableGrid"/>
        <w:tblW w:w="0" w:type="auto"/>
        <w:tblLook w:val="04A0" w:firstRow="1" w:lastRow="0" w:firstColumn="1" w:lastColumn="0" w:noHBand="0" w:noVBand="1"/>
      </w:tblPr>
      <w:tblGrid>
        <w:gridCol w:w="1726"/>
        <w:gridCol w:w="1636"/>
        <w:gridCol w:w="1636"/>
        <w:gridCol w:w="1636"/>
        <w:gridCol w:w="1637"/>
        <w:gridCol w:w="1305"/>
      </w:tblGrid>
      <w:tr w:rsidR="00BE2A7A" w:rsidRPr="00566978" w14:paraId="29212C94" w14:textId="3C57CF54" w:rsidTr="00BE2A7A">
        <w:trPr>
          <w:trHeight w:val="845"/>
        </w:trPr>
        <w:tc>
          <w:tcPr>
            <w:tcW w:w="1726" w:type="dxa"/>
            <w:shd w:val="clear" w:color="auto" w:fill="D9D9D9"/>
          </w:tcPr>
          <w:p w14:paraId="004564D8" w14:textId="582EFD22"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Source of Uncertainty</w:t>
            </w:r>
          </w:p>
        </w:tc>
        <w:tc>
          <w:tcPr>
            <w:tcW w:w="1636" w:type="dxa"/>
            <w:shd w:val="clear" w:color="auto" w:fill="D9D9D9"/>
          </w:tcPr>
          <w:p w14:paraId="013A65F3" w14:textId="7D4A55F7"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Total Irradiance</w:t>
            </w:r>
          </w:p>
        </w:tc>
        <w:tc>
          <w:tcPr>
            <w:tcW w:w="1636" w:type="dxa"/>
            <w:shd w:val="clear" w:color="auto" w:fill="D9D9D9"/>
          </w:tcPr>
          <w:p w14:paraId="39AA9702"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5649F0FB" w14:textId="12AA4DA4"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250 nm</w:t>
            </w:r>
          </w:p>
        </w:tc>
        <w:tc>
          <w:tcPr>
            <w:tcW w:w="1636" w:type="dxa"/>
            <w:shd w:val="clear" w:color="auto" w:fill="D9D9D9"/>
          </w:tcPr>
          <w:p w14:paraId="606FF8CC" w14:textId="77777777" w:rsidR="00BE2A7A"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865C697" w14:textId="570C1B3D" w:rsidR="00BE2A7A" w:rsidRPr="00085D6F" w:rsidRDefault="00BE2A7A" w:rsidP="00161209">
            <w:pPr>
              <w:pStyle w:val="CDRGuidance"/>
              <w:spacing w:before="0" w:after="0"/>
              <w:jc w:val="center"/>
              <w:rPr>
                <w:rFonts w:asciiTheme="majorHAnsi" w:hAnsiTheme="majorHAnsi"/>
                <w:b/>
                <w:i w:val="0"/>
                <w:sz w:val="22"/>
                <w:szCs w:val="22"/>
              </w:rPr>
            </w:pPr>
            <w:r>
              <w:rPr>
                <w:rFonts w:asciiTheme="majorHAnsi" w:hAnsiTheme="majorHAnsi"/>
                <w:b/>
                <w:i w:val="0"/>
                <w:sz w:val="22"/>
                <w:szCs w:val="22"/>
              </w:rPr>
              <w:t>500 nm</w:t>
            </w:r>
          </w:p>
        </w:tc>
        <w:tc>
          <w:tcPr>
            <w:tcW w:w="1637" w:type="dxa"/>
            <w:shd w:val="clear" w:color="auto" w:fill="D9D9D9"/>
          </w:tcPr>
          <w:p w14:paraId="535B0170"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33805042" w14:textId="65531A33" w:rsidR="00BE2A7A" w:rsidRPr="00085D6F"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1000 nm</w:t>
            </w:r>
          </w:p>
        </w:tc>
        <w:tc>
          <w:tcPr>
            <w:tcW w:w="1305" w:type="dxa"/>
            <w:shd w:val="clear" w:color="auto" w:fill="D9D9D9"/>
          </w:tcPr>
          <w:p w14:paraId="402101AD" w14:textId="77777777"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Spectral Irradiance</w:t>
            </w:r>
          </w:p>
          <w:p w14:paraId="0FB994F9" w14:textId="51F1BC46" w:rsidR="00BE2A7A" w:rsidRDefault="00BE2A7A" w:rsidP="00BE2A7A">
            <w:pPr>
              <w:pStyle w:val="CDRGuidance"/>
              <w:spacing w:before="0" w:after="0"/>
              <w:jc w:val="center"/>
              <w:rPr>
                <w:rFonts w:asciiTheme="majorHAnsi" w:hAnsiTheme="majorHAnsi"/>
                <w:b/>
                <w:i w:val="0"/>
                <w:sz w:val="22"/>
                <w:szCs w:val="22"/>
              </w:rPr>
            </w:pPr>
            <w:r>
              <w:rPr>
                <w:rFonts w:asciiTheme="majorHAnsi" w:hAnsiTheme="majorHAnsi"/>
                <w:b/>
                <w:i w:val="0"/>
                <w:sz w:val="22"/>
                <w:szCs w:val="22"/>
              </w:rPr>
              <w:t>2000 nm</w:t>
            </w:r>
          </w:p>
        </w:tc>
      </w:tr>
      <w:tr w:rsidR="00BE2A7A" w:rsidRPr="00566978" w14:paraId="2BA84449" w14:textId="5D94C48F" w:rsidTr="00BE2A7A">
        <w:trPr>
          <w:trHeight w:val="845"/>
        </w:trPr>
        <w:tc>
          <w:tcPr>
            <w:tcW w:w="1726" w:type="dxa"/>
          </w:tcPr>
          <w:p w14:paraId="78B7FD88" w14:textId="7BD94B0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absolute</w:t>
            </w:r>
            <w:proofErr w:type="gramEnd"/>
            <w:r>
              <w:rPr>
                <w:rFonts w:asciiTheme="majorHAnsi" w:hAnsiTheme="majorHAnsi"/>
                <w:i w:val="0"/>
                <w:sz w:val="22"/>
                <w:szCs w:val="22"/>
              </w:rPr>
              <w:t xml:space="preserve"> calibration scale</w:t>
            </w:r>
          </w:p>
        </w:tc>
        <w:tc>
          <w:tcPr>
            <w:tcW w:w="1636" w:type="dxa"/>
          </w:tcPr>
          <w:p w14:paraId="45864D75" w14:textId="2EC0C071" w:rsidR="00BE2A7A" w:rsidRPr="00085D6F" w:rsidRDefault="005A5255" w:rsidP="005A5255">
            <w:pPr>
              <w:pStyle w:val="CDRGuidance"/>
              <w:jc w:val="center"/>
              <w:rPr>
                <w:rFonts w:asciiTheme="majorHAnsi" w:hAnsiTheme="majorHAnsi"/>
                <w:i w:val="0"/>
                <w:sz w:val="22"/>
                <w:szCs w:val="22"/>
              </w:rPr>
            </w:pPr>
            <w:r>
              <w:rPr>
                <w:rFonts w:asciiTheme="majorHAnsi" w:hAnsiTheme="majorHAnsi"/>
                <w:i w:val="0"/>
                <w:sz w:val="22"/>
                <w:szCs w:val="22"/>
              </w:rPr>
              <w:t>0.03</w:t>
            </w:r>
          </w:p>
        </w:tc>
        <w:tc>
          <w:tcPr>
            <w:tcW w:w="1636" w:type="dxa"/>
          </w:tcPr>
          <w:p w14:paraId="5F087156" w14:textId="2AFA65D3" w:rsidR="00BE2A7A" w:rsidRPr="00085D6F" w:rsidRDefault="00746147" w:rsidP="005A5255">
            <w:pPr>
              <w:pStyle w:val="CDRGuidance"/>
              <w:jc w:val="center"/>
              <w:rPr>
                <w:rFonts w:asciiTheme="majorHAnsi" w:hAnsiTheme="majorHAnsi"/>
                <w:i w:val="0"/>
                <w:sz w:val="22"/>
                <w:szCs w:val="22"/>
              </w:rPr>
            </w:pPr>
            <w:r>
              <w:rPr>
                <w:rFonts w:asciiTheme="majorHAnsi" w:hAnsiTheme="majorHAnsi"/>
                <w:i w:val="0"/>
                <w:sz w:val="22"/>
                <w:szCs w:val="22"/>
              </w:rPr>
              <w:t>5</w:t>
            </w:r>
          </w:p>
        </w:tc>
        <w:tc>
          <w:tcPr>
            <w:tcW w:w="1636" w:type="dxa"/>
          </w:tcPr>
          <w:p w14:paraId="4C564F81" w14:textId="7D5DA2A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637" w:type="dxa"/>
          </w:tcPr>
          <w:p w14:paraId="2634E513" w14:textId="0BCF0125"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3</w:t>
            </w:r>
          </w:p>
        </w:tc>
        <w:tc>
          <w:tcPr>
            <w:tcW w:w="1305" w:type="dxa"/>
          </w:tcPr>
          <w:p w14:paraId="2F459351" w14:textId="05DAFADC" w:rsidR="00BE2A7A" w:rsidRPr="00085D6F" w:rsidRDefault="00AE6431" w:rsidP="005A5255">
            <w:pPr>
              <w:pStyle w:val="CDRGuidance"/>
              <w:jc w:val="center"/>
              <w:rPr>
                <w:rFonts w:asciiTheme="majorHAnsi" w:hAnsiTheme="majorHAnsi"/>
                <w:i w:val="0"/>
                <w:sz w:val="22"/>
                <w:szCs w:val="22"/>
              </w:rPr>
            </w:pPr>
            <w:r>
              <w:rPr>
                <w:rFonts w:asciiTheme="majorHAnsi" w:hAnsiTheme="majorHAnsi"/>
                <w:i w:val="0"/>
                <w:sz w:val="22"/>
                <w:szCs w:val="22"/>
              </w:rPr>
              <w:t>5</w:t>
            </w:r>
          </w:p>
        </w:tc>
      </w:tr>
      <w:tr w:rsidR="00BE2A7A" w:rsidRPr="00566978" w14:paraId="1FA4FB88" w14:textId="1B315D73" w:rsidTr="00BE2A7A">
        <w:trPr>
          <w:trHeight w:val="563"/>
        </w:trPr>
        <w:tc>
          <w:tcPr>
            <w:tcW w:w="1726" w:type="dxa"/>
          </w:tcPr>
          <w:p w14:paraId="71505D3D" w14:textId="5FE36AE0"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facular</w:t>
            </w:r>
            <w:proofErr w:type="gramEnd"/>
            <w:r>
              <w:rPr>
                <w:rFonts w:asciiTheme="majorHAnsi" w:hAnsiTheme="majorHAnsi"/>
                <w:i w:val="0"/>
                <w:sz w:val="22"/>
                <w:szCs w:val="22"/>
              </w:rPr>
              <w:t xml:space="preserve"> index</w:t>
            </w:r>
          </w:p>
        </w:tc>
        <w:tc>
          <w:tcPr>
            <w:tcW w:w="1636" w:type="dxa"/>
          </w:tcPr>
          <w:p w14:paraId="3315DA42" w14:textId="11DBBB34" w:rsidR="00BE2A7A" w:rsidRPr="00085D6F" w:rsidRDefault="00BE2A7A" w:rsidP="005A5255">
            <w:pPr>
              <w:pStyle w:val="CDRGuidance"/>
              <w:jc w:val="center"/>
              <w:rPr>
                <w:rFonts w:asciiTheme="majorHAnsi" w:hAnsiTheme="majorHAnsi"/>
                <w:i w:val="0"/>
                <w:sz w:val="22"/>
                <w:szCs w:val="22"/>
              </w:rPr>
            </w:pPr>
          </w:p>
        </w:tc>
        <w:tc>
          <w:tcPr>
            <w:tcW w:w="1636" w:type="dxa"/>
          </w:tcPr>
          <w:p w14:paraId="6DA7D7BF"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862DB6F" w14:textId="61F0CAFB" w:rsidR="00BE2A7A" w:rsidRPr="00085D6F" w:rsidRDefault="00BE2A7A" w:rsidP="005A5255">
            <w:pPr>
              <w:pStyle w:val="CDRGuidance"/>
              <w:jc w:val="center"/>
              <w:rPr>
                <w:rFonts w:asciiTheme="majorHAnsi" w:hAnsiTheme="majorHAnsi"/>
                <w:i w:val="0"/>
                <w:sz w:val="22"/>
                <w:szCs w:val="22"/>
              </w:rPr>
            </w:pPr>
          </w:p>
        </w:tc>
        <w:tc>
          <w:tcPr>
            <w:tcW w:w="1637" w:type="dxa"/>
          </w:tcPr>
          <w:p w14:paraId="338919C6" w14:textId="2F47014D" w:rsidR="00BE2A7A" w:rsidRPr="00085D6F" w:rsidRDefault="00BE2A7A" w:rsidP="005A5255">
            <w:pPr>
              <w:pStyle w:val="CDRGuidance"/>
              <w:jc w:val="center"/>
              <w:rPr>
                <w:rFonts w:asciiTheme="majorHAnsi" w:hAnsiTheme="majorHAnsi"/>
                <w:i w:val="0"/>
                <w:sz w:val="22"/>
                <w:szCs w:val="22"/>
              </w:rPr>
            </w:pPr>
          </w:p>
        </w:tc>
        <w:tc>
          <w:tcPr>
            <w:tcW w:w="1305" w:type="dxa"/>
          </w:tcPr>
          <w:p w14:paraId="4FDAC225"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7F034469" w14:textId="1656D638" w:rsidTr="00BE2A7A">
        <w:trPr>
          <w:trHeight w:val="563"/>
        </w:trPr>
        <w:tc>
          <w:tcPr>
            <w:tcW w:w="1726" w:type="dxa"/>
          </w:tcPr>
          <w:p w14:paraId="17525AF6" w14:textId="283BD3C3"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sunspot</w:t>
            </w:r>
            <w:proofErr w:type="gramEnd"/>
            <w:r>
              <w:rPr>
                <w:rFonts w:asciiTheme="majorHAnsi" w:hAnsiTheme="majorHAnsi"/>
                <w:i w:val="0"/>
                <w:sz w:val="22"/>
                <w:szCs w:val="22"/>
              </w:rPr>
              <w:t xml:space="preserve"> index</w:t>
            </w:r>
          </w:p>
        </w:tc>
        <w:tc>
          <w:tcPr>
            <w:tcW w:w="1636" w:type="dxa"/>
          </w:tcPr>
          <w:p w14:paraId="4D785EF1" w14:textId="35A987AB" w:rsidR="00BE2A7A" w:rsidRPr="00085D6F" w:rsidRDefault="00BE2A7A" w:rsidP="005A5255">
            <w:pPr>
              <w:pStyle w:val="CDRGuidance"/>
              <w:jc w:val="center"/>
              <w:rPr>
                <w:rFonts w:asciiTheme="majorHAnsi" w:hAnsiTheme="majorHAnsi"/>
                <w:i w:val="0"/>
                <w:sz w:val="22"/>
                <w:szCs w:val="22"/>
              </w:rPr>
            </w:pPr>
          </w:p>
        </w:tc>
        <w:tc>
          <w:tcPr>
            <w:tcW w:w="1636" w:type="dxa"/>
          </w:tcPr>
          <w:p w14:paraId="10A4588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1DDF19A5" w14:textId="5B0CAF0C" w:rsidR="00BE2A7A" w:rsidRPr="00085D6F" w:rsidRDefault="00BE2A7A" w:rsidP="005A5255">
            <w:pPr>
              <w:pStyle w:val="CDRGuidance"/>
              <w:jc w:val="center"/>
              <w:rPr>
                <w:rFonts w:asciiTheme="majorHAnsi" w:hAnsiTheme="majorHAnsi"/>
                <w:i w:val="0"/>
                <w:sz w:val="22"/>
                <w:szCs w:val="22"/>
              </w:rPr>
            </w:pPr>
          </w:p>
        </w:tc>
        <w:tc>
          <w:tcPr>
            <w:tcW w:w="1637" w:type="dxa"/>
          </w:tcPr>
          <w:p w14:paraId="12E79D78" w14:textId="5209C59B" w:rsidR="00BE2A7A" w:rsidRPr="00085D6F" w:rsidRDefault="00BE2A7A" w:rsidP="005A5255">
            <w:pPr>
              <w:pStyle w:val="CDRGuidance"/>
              <w:jc w:val="center"/>
              <w:rPr>
                <w:rFonts w:asciiTheme="majorHAnsi" w:hAnsiTheme="majorHAnsi"/>
                <w:i w:val="0"/>
                <w:sz w:val="22"/>
                <w:szCs w:val="22"/>
              </w:rPr>
            </w:pPr>
          </w:p>
        </w:tc>
        <w:tc>
          <w:tcPr>
            <w:tcW w:w="1305" w:type="dxa"/>
          </w:tcPr>
          <w:p w14:paraId="1C64CE7B"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581F61A" w14:textId="6251F7A2" w:rsidTr="00BE2A7A">
        <w:trPr>
          <w:trHeight w:val="563"/>
        </w:trPr>
        <w:tc>
          <w:tcPr>
            <w:tcW w:w="1726" w:type="dxa"/>
          </w:tcPr>
          <w:p w14:paraId="3B6478E4" w14:textId="1B0FDAAF" w:rsidR="00BE2A7A" w:rsidRPr="00085D6F" w:rsidRDefault="00BE2A7A" w:rsidP="00E63A60">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facular index coefficient</w:t>
            </w:r>
          </w:p>
        </w:tc>
        <w:tc>
          <w:tcPr>
            <w:tcW w:w="1636" w:type="dxa"/>
          </w:tcPr>
          <w:p w14:paraId="187E8957" w14:textId="0D848CA5" w:rsidR="00BE2A7A" w:rsidRPr="00085D6F" w:rsidRDefault="00BE2A7A" w:rsidP="005A5255">
            <w:pPr>
              <w:pStyle w:val="CDRGuidance"/>
              <w:jc w:val="center"/>
              <w:rPr>
                <w:rFonts w:asciiTheme="majorHAnsi" w:hAnsiTheme="majorHAnsi"/>
                <w:i w:val="0"/>
                <w:sz w:val="22"/>
                <w:szCs w:val="22"/>
              </w:rPr>
            </w:pPr>
          </w:p>
        </w:tc>
        <w:tc>
          <w:tcPr>
            <w:tcW w:w="1636" w:type="dxa"/>
          </w:tcPr>
          <w:p w14:paraId="60060336"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9677F29" w14:textId="0BE4B525" w:rsidR="00BE2A7A" w:rsidRPr="00085D6F" w:rsidRDefault="00BE2A7A" w:rsidP="005A5255">
            <w:pPr>
              <w:pStyle w:val="CDRGuidance"/>
              <w:jc w:val="center"/>
              <w:rPr>
                <w:rFonts w:asciiTheme="majorHAnsi" w:hAnsiTheme="majorHAnsi"/>
                <w:i w:val="0"/>
                <w:sz w:val="22"/>
                <w:szCs w:val="22"/>
              </w:rPr>
            </w:pPr>
          </w:p>
        </w:tc>
        <w:tc>
          <w:tcPr>
            <w:tcW w:w="1637" w:type="dxa"/>
          </w:tcPr>
          <w:p w14:paraId="22861659" w14:textId="5BEEB4F5" w:rsidR="00BE2A7A" w:rsidRPr="00085D6F" w:rsidRDefault="00BE2A7A" w:rsidP="005A5255">
            <w:pPr>
              <w:pStyle w:val="CDRGuidance"/>
              <w:jc w:val="center"/>
              <w:rPr>
                <w:rFonts w:asciiTheme="majorHAnsi" w:hAnsiTheme="majorHAnsi"/>
                <w:i w:val="0"/>
                <w:sz w:val="22"/>
                <w:szCs w:val="22"/>
              </w:rPr>
            </w:pPr>
          </w:p>
        </w:tc>
        <w:tc>
          <w:tcPr>
            <w:tcW w:w="1305" w:type="dxa"/>
          </w:tcPr>
          <w:p w14:paraId="7D95EF78"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22CC30AC" w14:textId="7C10C4D4" w:rsidTr="00BE2A7A">
        <w:trPr>
          <w:trHeight w:val="563"/>
        </w:trPr>
        <w:tc>
          <w:tcPr>
            <w:tcW w:w="1726" w:type="dxa"/>
          </w:tcPr>
          <w:p w14:paraId="6D51BC1B" w14:textId="31327620" w:rsidR="00BE2A7A" w:rsidRDefault="00BE2A7A" w:rsidP="00585813">
            <w:pPr>
              <w:pStyle w:val="CDRGuidance"/>
              <w:rPr>
                <w:rFonts w:asciiTheme="majorHAnsi" w:hAnsiTheme="majorHAnsi"/>
                <w:i w:val="0"/>
                <w:sz w:val="22"/>
                <w:szCs w:val="22"/>
              </w:rPr>
            </w:pPr>
            <w:proofErr w:type="gramStart"/>
            <w:r>
              <w:rPr>
                <w:rFonts w:asciiTheme="majorHAnsi" w:hAnsiTheme="majorHAnsi"/>
                <w:i w:val="0"/>
                <w:sz w:val="22"/>
                <w:szCs w:val="22"/>
              </w:rPr>
              <w:t>statistical</w:t>
            </w:r>
            <w:proofErr w:type="gramEnd"/>
            <w:r>
              <w:rPr>
                <w:rFonts w:asciiTheme="majorHAnsi" w:hAnsiTheme="majorHAnsi"/>
                <w:i w:val="0"/>
                <w:sz w:val="22"/>
                <w:szCs w:val="22"/>
              </w:rPr>
              <w:t xml:space="preserve"> uncertainties in model sunspot index coefficient</w:t>
            </w:r>
          </w:p>
        </w:tc>
        <w:tc>
          <w:tcPr>
            <w:tcW w:w="1636" w:type="dxa"/>
          </w:tcPr>
          <w:p w14:paraId="73AA58E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6921BB48" w14:textId="77777777" w:rsidR="00BE2A7A" w:rsidRPr="00085D6F" w:rsidRDefault="00BE2A7A" w:rsidP="005A5255">
            <w:pPr>
              <w:pStyle w:val="CDRGuidance"/>
              <w:jc w:val="center"/>
              <w:rPr>
                <w:rFonts w:asciiTheme="majorHAnsi" w:hAnsiTheme="majorHAnsi"/>
                <w:i w:val="0"/>
                <w:sz w:val="22"/>
                <w:szCs w:val="22"/>
              </w:rPr>
            </w:pPr>
          </w:p>
        </w:tc>
        <w:tc>
          <w:tcPr>
            <w:tcW w:w="1636" w:type="dxa"/>
          </w:tcPr>
          <w:p w14:paraId="4E1AB4DD" w14:textId="77777777" w:rsidR="00BE2A7A" w:rsidRPr="00085D6F" w:rsidRDefault="00BE2A7A" w:rsidP="005A5255">
            <w:pPr>
              <w:pStyle w:val="CDRGuidance"/>
              <w:jc w:val="center"/>
              <w:rPr>
                <w:rFonts w:asciiTheme="majorHAnsi" w:hAnsiTheme="majorHAnsi"/>
                <w:i w:val="0"/>
                <w:sz w:val="22"/>
                <w:szCs w:val="22"/>
              </w:rPr>
            </w:pPr>
          </w:p>
        </w:tc>
        <w:tc>
          <w:tcPr>
            <w:tcW w:w="1637" w:type="dxa"/>
          </w:tcPr>
          <w:p w14:paraId="719957DA" w14:textId="77777777" w:rsidR="00BE2A7A" w:rsidRPr="00085D6F" w:rsidRDefault="00BE2A7A" w:rsidP="005A5255">
            <w:pPr>
              <w:pStyle w:val="CDRGuidance"/>
              <w:jc w:val="center"/>
              <w:rPr>
                <w:rFonts w:asciiTheme="majorHAnsi" w:hAnsiTheme="majorHAnsi"/>
                <w:i w:val="0"/>
                <w:sz w:val="22"/>
                <w:szCs w:val="22"/>
              </w:rPr>
            </w:pPr>
          </w:p>
        </w:tc>
        <w:tc>
          <w:tcPr>
            <w:tcW w:w="1305" w:type="dxa"/>
          </w:tcPr>
          <w:p w14:paraId="2A5BEB22" w14:textId="77777777" w:rsidR="00BE2A7A" w:rsidRPr="00085D6F" w:rsidRDefault="00BE2A7A" w:rsidP="005A5255">
            <w:pPr>
              <w:pStyle w:val="CDRGuidance"/>
              <w:jc w:val="center"/>
              <w:rPr>
                <w:rFonts w:asciiTheme="majorHAnsi" w:hAnsiTheme="majorHAnsi"/>
                <w:i w:val="0"/>
                <w:sz w:val="22"/>
                <w:szCs w:val="22"/>
              </w:rPr>
            </w:pPr>
          </w:p>
        </w:tc>
      </w:tr>
      <w:tr w:rsidR="00BE2A7A" w:rsidRPr="00566978" w14:paraId="5B5C860E" w14:textId="23584368" w:rsidTr="00BE2A7A">
        <w:trPr>
          <w:trHeight w:val="563"/>
        </w:trPr>
        <w:tc>
          <w:tcPr>
            <w:tcW w:w="1726" w:type="dxa"/>
          </w:tcPr>
          <w:p w14:paraId="75CB2573" w14:textId="4EC5B34B" w:rsidR="00BE2A7A" w:rsidRPr="00585813" w:rsidRDefault="00BE2A7A" w:rsidP="00E63A60">
            <w:pPr>
              <w:pStyle w:val="CDRGuidance"/>
              <w:rPr>
                <w:rFonts w:asciiTheme="majorHAnsi" w:hAnsiTheme="majorHAnsi"/>
                <w:i w:val="0"/>
                <w:color w:val="000000" w:themeColor="text1"/>
                <w:sz w:val="22"/>
                <w:szCs w:val="22"/>
              </w:rPr>
            </w:pPr>
            <w:proofErr w:type="gramStart"/>
            <w:r w:rsidRPr="00585813">
              <w:rPr>
                <w:rFonts w:asciiTheme="majorHAnsi" w:hAnsiTheme="majorHAnsi"/>
                <w:i w:val="0"/>
                <w:color w:val="000000" w:themeColor="text1"/>
                <w:sz w:val="22"/>
                <w:szCs w:val="22"/>
              </w:rPr>
              <w:t>rotational</w:t>
            </w:r>
            <w:proofErr w:type="gramEnd"/>
            <w:r w:rsidRPr="00585813">
              <w:rPr>
                <w:rFonts w:asciiTheme="majorHAnsi" w:hAnsiTheme="majorHAnsi"/>
                <w:i w:val="0"/>
                <w:color w:val="000000" w:themeColor="text1"/>
                <w:sz w:val="22"/>
                <w:szCs w:val="22"/>
              </w:rPr>
              <w:t xml:space="preserve"> to solar cycle</w:t>
            </w:r>
            <w:r>
              <w:rPr>
                <w:rFonts w:asciiTheme="majorHAnsi" w:hAnsiTheme="majorHAnsi"/>
                <w:i w:val="0"/>
                <w:color w:val="000000" w:themeColor="text1"/>
                <w:sz w:val="22"/>
                <w:szCs w:val="22"/>
              </w:rPr>
              <w:t xml:space="preserve"> scaling coefficients</w:t>
            </w:r>
          </w:p>
        </w:tc>
        <w:tc>
          <w:tcPr>
            <w:tcW w:w="1636" w:type="dxa"/>
          </w:tcPr>
          <w:p w14:paraId="0D689D19" w14:textId="578A8733" w:rsidR="00BE2A7A" w:rsidRPr="00585813" w:rsidRDefault="00BE2A7A" w:rsidP="005A5255">
            <w:pPr>
              <w:pStyle w:val="CDRGuidance"/>
              <w:jc w:val="center"/>
              <w:rPr>
                <w:rFonts w:asciiTheme="majorHAnsi" w:hAnsiTheme="majorHAnsi"/>
                <w:i w:val="0"/>
                <w:sz w:val="22"/>
                <w:szCs w:val="22"/>
              </w:rPr>
            </w:pPr>
            <w:r w:rsidRPr="00585813">
              <w:rPr>
                <w:rFonts w:asciiTheme="majorHAnsi" w:hAnsiTheme="majorHAnsi"/>
                <w:i w:val="0"/>
                <w:sz w:val="22"/>
                <w:szCs w:val="22"/>
              </w:rPr>
              <w:t>N/A</w:t>
            </w:r>
          </w:p>
        </w:tc>
        <w:tc>
          <w:tcPr>
            <w:tcW w:w="1636" w:type="dxa"/>
          </w:tcPr>
          <w:p w14:paraId="23EA2E94"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015F865A" w14:textId="61B6265A" w:rsidR="00BE2A7A" w:rsidRPr="00585813" w:rsidRDefault="00BE2A7A" w:rsidP="005A5255">
            <w:pPr>
              <w:pStyle w:val="CDRGuidance"/>
              <w:jc w:val="center"/>
              <w:rPr>
                <w:rFonts w:asciiTheme="majorHAnsi" w:hAnsiTheme="majorHAnsi"/>
                <w:i w:val="0"/>
                <w:sz w:val="22"/>
                <w:szCs w:val="22"/>
              </w:rPr>
            </w:pPr>
          </w:p>
        </w:tc>
        <w:tc>
          <w:tcPr>
            <w:tcW w:w="1637" w:type="dxa"/>
          </w:tcPr>
          <w:p w14:paraId="48B1DBFF" w14:textId="6FA0F930" w:rsidR="00BE2A7A" w:rsidRPr="00585813" w:rsidRDefault="00BE2A7A" w:rsidP="005A5255">
            <w:pPr>
              <w:pStyle w:val="CDRGuidance"/>
              <w:jc w:val="center"/>
              <w:rPr>
                <w:rFonts w:asciiTheme="majorHAnsi" w:hAnsiTheme="majorHAnsi"/>
                <w:i w:val="0"/>
                <w:sz w:val="22"/>
                <w:szCs w:val="22"/>
              </w:rPr>
            </w:pPr>
          </w:p>
        </w:tc>
        <w:tc>
          <w:tcPr>
            <w:tcW w:w="1305" w:type="dxa"/>
          </w:tcPr>
          <w:p w14:paraId="0C1EAE46" w14:textId="77777777" w:rsidR="00BE2A7A" w:rsidRPr="00585813" w:rsidRDefault="00BE2A7A" w:rsidP="005A5255">
            <w:pPr>
              <w:pStyle w:val="CDRGuidance"/>
              <w:jc w:val="center"/>
              <w:rPr>
                <w:rFonts w:asciiTheme="majorHAnsi" w:hAnsiTheme="majorHAnsi"/>
                <w:i w:val="0"/>
                <w:sz w:val="22"/>
                <w:szCs w:val="22"/>
              </w:rPr>
            </w:pPr>
          </w:p>
        </w:tc>
      </w:tr>
      <w:tr w:rsidR="00BE2A7A" w:rsidRPr="00566978" w14:paraId="799928EF" w14:textId="10105D78" w:rsidTr="00BE2A7A">
        <w:trPr>
          <w:trHeight w:val="563"/>
        </w:trPr>
        <w:tc>
          <w:tcPr>
            <w:tcW w:w="1726" w:type="dxa"/>
          </w:tcPr>
          <w:p w14:paraId="79879481" w14:textId="715286C4" w:rsidR="00BE2A7A" w:rsidRPr="00585813" w:rsidRDefault="00BE2A7A" w:rsidP="00E63A60">
            <w:pPr>
              <w:pStyle w:val="CDRGuidance"/>
              <w:rPr>
                <w:rFonts w:asciiTheme="majorHAnsi" w:hAnsiTheme="majorHAnsi"/>
                <w:i w:val="0"/>
                <w:color w:val="000000" w:themeColor="text1"/>
                <w:sz w:val="22"/>
                <w:szCs w:val="22"/>
              </w:rPr>
            </w:pPr>
            <w:proofErr w:type="gramStart"/>
            <w:r>
              <w:rPr>
                <w:rFonts w:asciiTheme="majorHAnsi" w:hAnsiTheme="majorHAnsi"/>
                <w:i w:val="0"/>
                <w:color w:val="000000" w:themeColor="text1"/>
                <w:sz w:val="22"/>
                <w:szCs w:val="22"/>
              </w:rPr>
              <w:t>combined</w:t>
            </w:r>
            <w:proofErr w:type="gramEnd"/>
            <w:r>
              <w:rPr>
                <w:rFonts w:asciiTheme="majorHAnsi" w:hAnsiTheme="majorHAnsi"/>
                <w:i w:val="0"/>
                <w:color w:val="000000" w:themeColor="text1"/>
                <w:sz w:val="22"/>
                <w:szCs w:val="22"/>
              </w:rPr>
              <w:t xml:space="preserve"> uncertainty</w:t>
            </w:r>
          </w:p>
        </w:tc>
        <w:tc>
          <w:tcPr>
            <w:tcW w:w="1636" w:type="dxa"/>
          </w:tcPr>
          <w:p w14:paraId="6159086E"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2FA54FA2" w14:textId="77777777" w:rsidR="00BE2A7A" w:rsidRPr="00585813" w:rsidRDefault="00BE2A7A" w:rsidP="005A5255">
            <w:pPr>
              <w:pStyle w:val="CDRGuidance"/>
              <w:jc w:val="center"/>
              <w:rPr>
                <w:rFonts w:asciiTheme="majorHAnsi" w:hAnsiTheme="majorHAnsi"/>
                <w:i w:val="0"/>
                <w:sz w:val="22"/>
                <w:szCs w:val="22"/>
              </w:rPr>
            </w:pPr>
          </w:p>
        </w:tc>
        <w:tc>
          <w:tcPr>
            <w:tcW w:w="1636" w:type="dxa"/>
          </w:tcPr>
          <w:p w14:paraId="73ECD45D" w14:textId="77777777" w:rsidR="00BE2A7A" w:rsidRPr="00585813" w:rsidRDefault="00BE2A7A" w:rsidP="005A5255">
            <w:pPr>
              <w:pStyle w:val="CDRGuidance"/>
              <w:jc w:val="center"/>
              <w:rPr>
                <w:rFonts w:asciiTheme="majorHAnsi" w:hAnsiTheme="majorHAnsi"/>
                <w:i w:val="0"/>
                <w:sz w:val="22"/>
                <w:szCs w:val="22"/>
              </w:rPr>
            </w:pPr>
          </w:p>
        </w:tc>
        <w:tc>
          <w:tcPr>
            <w:tcW w:w="1637" w:type="dxa"/>
          </w:tcPr>
          <w:p w14:paraId="5F9BDDCF" w14:textId="77777777" w:rsidR="00BE2A7A" w:rsidRPr="00585813" w:rsidRDefault="00BE2A7A" w:rsidP="005A5255">
            <w:pPr>
              <w:pStyle w:val="CDRGuidance"/>
              <w:jc w:val="center"/>
              <w:rPr>
                <w:rFonts w:asciiTheme="majorHAnsi" w:hAnsiTheme="majorHAnsi"/>
                <w:i w:val="0"/>
                <w:sz w:val="22"/>
                <w:szCs w:val="22"/>
              </w:rPr>
            </w:pPr>
          </w:p>
        </w:tc>
        <w:tc>
          <w:tcPr>
            <w:tcW w:w="1305" w:type="dxa"/>
          </w:tcPr>
          <w:p w14:paraId="5EDE743F" w14:textId="77777777" w:rsidR="00BE2A7A" w:rsidRPr="00585813" w:rsidRDefault="00BE2A7A" w:rsidP="005A5255">
            <w:pPr>
              <w:pStyle w:val="CDRGuidance"/>
              <w:jc w:val="center"/>
              <w:rPr>
                <w:rFonts w:asciiTheme="majorHAnsi" w:hAnsiTheme="majorHAnsi"/>
                <w:i w:val="0"/>
                <w:sz w:val="22"/>
                <w:szCs w:val="22"/>
              </w:rPr>
            </w:pPr>
          </w:p>
        </w:tc>
      </w:tr>
    </w:tbl>
    <w:p w14:paraId="415D80C1" w14:textId="77777777" w:rsidR="000C19D7" w:rsidRDefault="000C19D7" w:rsidP="006B2078">
      <w:pPr>
        <w:pStyle w:val="CDRHeading1"/>
      </w:pPr>
      <w:bookmarkStart w:id="49" w:name="_Toc269030699"/>
      <w:r>
        <w:lastRenderedPageBreak/>
        <w:t>Practical Considerations</w:t>
      </w:r>
      <w:bookmarkEnd w:id="49"/>
    </w:p>
    <w:p w14:paraId="3B214D4C" w14:textId="77777777" w:rsidR="000C19D7" w:rsidRDefault="000C19D7" w:rsidP="006B2078">
      <w:pPr>
        <w:pStyle w:val="CDRHeading2"/>
      </w:pPr>
      <w:bookmarkStart w:id="50" w:name="_Toc269030700"/>
      <w:r>
        <w:t>Numerical Computation Considerations</w:t>
      </w:r>
      <w:bookmarkEnd w:id="50"/>
    </w:p>
    <w:p w14:paraId="1BDF3E4F" w14:textId="79B0E4B1" w:rsidR="00201EAF" w:rsidRPr="00320F50" w:rsidRDefault="00201EAF" w:rsidP="00B411B9">
      <w:pPr>
        <w:pStyle w:val="CDRBodyText"/>
        <w:ind w:firstLine="0"/>
        <w:rPr>
          <w:rFonts w:asciiTheme="majorHAnsi" w:hAnsiTheme="majorHAnsi"/>
        </w:rPr>
      </w:pPr>
      <w:r w:rsidRPr="00320F50">
        <w:rPr>
          <w:rFonts w:asciiTheme="majorHAnsi" w:hAnsiTheme="majorHAnsi"/>
        </w:rPr>
        <w:t>The Solar Irradiance Data Record</w:t>
      </w:r>
      <w:r w:rsidR="008E4107" w:rsidRPr="00320F50">
        <w:rPr>
          <w:rFonts w:asciiTheme="majorHAnsi" w:hAnsiTheme="majorHAnsi"/>
        </w:rPr>
        <w:t xml:space="preserve"> algorithm uses basic algebra</w:t>
      </w:r>
      <w:r w:rsidRPr="00320F50">
        <w:rPr>
          <w:rFonts w:asciiTheme="majorHAnsi" w:hAnsiTheme="majorHAnsi"/>
        </w:rPr>
        <w:t xml:space="preserve">. There are no matrix inversions, extrapolations, </w:t>
      </w:r>
      <w:r w:rsidR="008A360E" w:rsidRPr="00320F50">
        <w:rPr>
          <w:rFonts w:asciiTheme="majorHAnsi" w:hAnsiTheme="majorHAnsi"/>
        </w:rPr>
        <w:t xml:space="preserve">or </w:t>
      </w:r>
      <w:r w:rsidRPr="00320F50">
        <w:rPr>
          <w:rFonts w:asciiTheme="majorHAnsi" w:hAnsiTheme="majorHAnsi"/>
        </w:rPr>
        <w:t xml:space="preserve">interpolations in the algorithm itself, which is computationally rapid, efficient and repeatable. </w:t>
      </w:r>
    </w:p>
    <w:p w14:paraId="216CF93D" w14:textId="3EE23C2F" w:rsidR="000D0612" w:rsidRPr="00320F50" w:rsidRDefault="000D0612" w:rsidP="00B411B9">
      <w:pPr>
        <w:pStyle w:val="CDRBodyText"/>
        <w:ind w:firstLine="0"/>
        <w:rPr>
          <w:rFonts w:asciiTheme="majorHAnsi" w:hAnsiTheme="majorHAnsi"/>
        </w:rPr>
      </w:pPr>
      <w:r w:rsidRPr="00320F50">
        <w:rPr>
          <w:rFonts w:asciiTheme="majorHAnsi" w:hAnsiTheme="majorHAnsi"/>
        </w:rPr>
        <w:t>The Solar Irradiance Data Record processing utilize</w:t>
      </w:r>
      <w:r w:rsidR="00320F50">
        <w:rPr>
          <w:rFonts w:asciiTheme="majorHAnsi" w:hAnsiTheme="majorHAnsi"/>
        </w:rPr>
        <w:t>s</w:t>
      </w:r>
      <w:r w:rsidRPr="00320F50">
        <w:rPr>
          <w:rFonts w:asciiTheme="majorHAnsi" w:hAnsiTheme="majorHAnsi"/>
        </w:rPr>
        <w:t xml:space="preserve"> the LASP Time Series Server (</w:t>
      </w:r>
      <w:proofErr w:type="spellStart"/>
      <w:r w:rsidRPr="00320F50">
        <w:rPr>
          <w:rFonts w:asciiTheme="majorHAnsi" w:hAnsiTheme="majorHAnsi"/>
        </w:rPr>
        <w:t>LaTiS</w:t>
      </w:r>
      <w:proofErr w:type="spellEnd"/>
      <w:r w:rsidRPr="00320F50">
        <w:rPr>
          <w:rFonts w:asciiTheme="majorHAnsi" w:hAnsiTheme="majorHAnsi"/>
        </w:rPr>
        <w:t xml:space="preserve">), an Application Programming Interface that allows software programs to access </w:t>
      </w:r>
      <w:r w:rsidR="005C5273" w:rsidRPr="00320F50">
        <w:rPr>
          <w:rFonts w:asciiTheme="majorHAnsi" w:hAnsiTheme="majorHAnsi"/>
        </w:rPr>
        <w:t xml:space="preserve">modeled solar irradiance </w:t>
      </w:r>
      <w:r w:rsidRPr="00320F50">
        <w:rPr>
          <w:rFonts w:asciiTheme="majorHAnsi" w:hAnsiTheme="majorHAnsi"/>
        </w:rPr>
        <w:t xml:space="preserve">data sets on LASP’s Interactive Solar Irradiance Datacenter (LISIRD) for a desired time range and for the desired variables. </w:t>
      </w:r>
      <w:r w:rsidR="00957AFA">
        <w:rPr>
          <w:rFonts w:asciiTheme="majorHAnsi" w:hAnsiTheme="majorHAnsi"/>
        </w:rPr>
        <w:t>As well, t</w:t>
      </w:r>
      <w:r w:rsidR="005C5273" w:rsidRPr="00320F50">
        <w:rPr>
          <w:rFonts w:asciiTheme="majorHAnsi" w:hAnsiTheme="majorHAnsi"/>
        </w:rPr>
        <w:t>he Solar Irradiance Data Rec</w:t>
      </w:r>
      <w:r w:rsidR="00912F67" w:rsidRPr="00320F50">
        <w:rPr>
          <w:rFonts w:asciiTheme="majorHAnsi" w:hAnsiTheme="majorHAnsi"/>
        </w:rPr>
        <w:t xml:space="preserve">ord </w:t>
      </w:r>
      <w:r w:rsidR="00320F50">
        <w:rPr>
          <w:rFonts w:asciiTheme="majorHAnsi" w:hAnsiTheme="majorHAnsi"/>
        </w:rPr>
        <w:t>is</w:t>
      </w:r>
      <w:r w:rsidR="00912F67" w:rsidRPr="00320F50">
        <w:rPr>
          <w:rFonts w:asciiTheme="majorHAnsi" w:hAnsiTheme="majorHAnsi"/>
        </w:rPr>
        <w:t xml:space="preserve"> provided </w:t>
      </w:r>
      <w:r w:rsidR="00320F50">
        <w:rPr>
          <w:rFonts w:asciiTheme="majorHAnsi" w:hAnsiTheme="majorHAnsi"/>
        </w:rPr>
        <w:t xml:space="preserve">to </w:t>
      </w:r>
      <w:r w:rsidR="00320F50" w:rsidRPr="00320F50">
        <w:rPr>
          <w:rFonts w:asciiTheme="majorHAnsi" w:hAnsiTheme="majorHAnsi"/>
        </w:rPr>
        <w:t xml:space="preserve">NOAA NCDC </w:t>
      </w:r>
      <w:r w:rsidR="00912F67" w:rsidRPr="00320F50">
        <w:rPr>
          <w:rFonts w:asciiTheme="majorHAnsi" w:hAnsiTheme="majorHAnsi"/>
        </w:rPr>
        <w:t>as NetCDF</w:t>
      </w:r>
      <w:r w:rsidR="005C5273" w:rsidRPr="00320F50">
        <w:rPr>
          <w:rFonts w:asciiTheme="majorHAnsi" w:hAnsiTheme="majorHAnsi"/>
        </w:rPr>
        <w:t xml:space="preserve">4 data files (Section 3.4.7).  </w:t>
      </w:r>
    </w:p>
    <w:p w14:paraId="7DE69D1B" w14:textId="5A79BAA8" w:rsidR="00C95AB5" w:rsidRPr="00320F50" w:rsidRDefault="00C43BFE" w:rsidP="00B411B9">
      <w:pPr>
        <w:pStyle w:val="CDRBodyText"/>
        <w:ind w:firstLine="0"/>
        <w:rPr>
          <w:rFonts w:asciiTheme="majorHAnsi" w:hAnsiTheme="majorHAnsi"/>
        </w:rPr>
      </w:pPr>
      <w:r w:rsidRPr="00320F50">
        <w:rPr>
          <w:rFonts w:asciiTheme="majorHAnsi" w:hAnsiTheme="majorHAnsi"/>
        </w:rPr>
        <w:t>The Solar Irradiance Data Record processing syste</w:t>
      </w:r>
      <w:r w:rsidR="00CE6CE1" w:rsidRPr="00320F50">
        <w:rPr>
          <w:rFonts w:asciiTheme="majorHAnsi" w:hAnsiTheme="majorHAnsi"/>
        </w:rPr>
        <w:t xml:space="preserve">m </w:t>
      </w:r>
      <w:r w:rsidRPr="00320F50">
        <w:rPr>
          <w:rFonts w:asciiTheme="majorHAnsi" w:hAnsiTheme="majorHAnsi"/>
        </w:rPr>
        <w:t>acces</w:t>
      </w:r>
      <w:r w:rsidR="00AF19BA" w:rsidRPr="00320F50">
        <w:rPr>
          <w:rFonts w:asciiTheme="majorHAnsi" w:hAnsiTheme="majorHAnsi"/>
        </w:rPr>
        <w:t>s</w:t>
      </w:r>
      <w:r w:rsidR="00320F50">
        <w:rPr>
          <w:rFonts w:asciiTheme="majorHAnsi" w:hAnsiTheme="majorHAnsi"/>
        </w:rPr>
        <w:t>es</w:t>
      </w:r>
      <w:r w:rsidR="00AF19BA" w:rsidRPr="00320F50">
        <w:rPr>
          <w:rFonts w:asciiTheme="majorHAnsi" w:hAnsiTheme="majorHAnsi"/>
        </w:rPr>
        <w:t xml:space="preserve"> data files of </w:t>
      </w:r>
      <w:r w:rsidR="000D0612" w:rsidRPr="00320F50">
        <w:rPr>
          <w:rFonts w:asciiTheme="majorHAnsi" w:hAnsiTheme="majorHAnsi"/>
        </w:rPr>
        <w:t>sunspot area and location data of individual sunspot active regions present on the solar disk</w:t>
      </w:r>
      <w:r w:rsidR="00AF19BA" w:rsidRPr="00320F50">
        <w:rPr>
          <w:rFonts w:asciiTheme="majorHAnsi" w:hAnsiTheme="majorHAnsi"/>
        </w:rPr>
        <w:t xml:space="preserve"> stored at NOAA’s National Geophysical Data Center (NGDC)</w:t>
      </w:r>
      <w:r w:rsidR="000D0612" w:rsidRPr="00320F50">
        <w:rPr>
          <w:rFonts w:asciiTheme="majorHAnsi" w:hAnsiTheme="majorHAnsi"/>
        </w:rPr>
        <w:t xml:space="preserve">. </w:t>
      </w:r>
      <w:r w:rsidR="00DB6450" w:rsidRPr="00320F50">
        <w:rPr>
          <w:rFonts w:asciiTheme="majorHAnsi" w:hAnsiTheme="majorHAnsi"/>
        </w:rPr>
        <w:t>The automated routine</w:t>
      </w:r>
      <w:r w:rsidR="00AF19BA" w:rsidRPr="00320F50">
        <w:rPr>
          <w:rFonts w:asciiTheme="majorHAnsi" w:hAnsiTheme="majorHAnsi"/>
        </w:rPr>
        <w:t xml:space="preserve"> look</w:t>
      </w:r>
      <w:r w:rsidR="00320F50">
        <w:rPr>
          <w:rFonts w:asciiTheme="majorHAnsi" w:hAnsiTheme="majorHAnsi"/>
        </w:rPr>
        <w:t>s</w:t>
      </w:r>
      <w:r w:rsidR="00AF19BA" w:rsidRPr="00320F50">
        <w:rPr>
          <w:rFonts w:asciiTheme="majorHAnsi" w:hAnsiTheme="majorHAnsi"/>
        </w:rPr>
        <w:t xml:space="preserve"> for new files daily and download</w:t>
      </w:r>
      <w:r w:rsidR="00320F50">
        <w:rPr>
          <w:rFonts w:asciiTheme="majorHAnsi" w:hAnsiTheme="majorHAnsi"/>
        </w:rPr>
        <w:t>s</w:t>
      </w:r>
      <w:r w:rsidR="00AF19BA" w:rsidRPr="00320F50">
        <w:rPr>
          <w:rFonts w:asciiTheme="majorHAnsi" w:hAnsiTheme="majorHAnsi"/>
        </w:rPr>
        <w:t xml:space="preserve"> files via ftp to LASPs LISIRD for access by the NRL</w:t>
      </w:r>
      <w:r w:rsidR="00735075">
        <w:rPr>
          <w:rFonts w:asciiTheme="majorHAnsi" w:hAnsiTheme="majorHAnsi"/>
        </w:rPr>
        <w:t>TSI</w:t>
      </w:r>
      <w:r w:rsidR="00AF19BA" w:rsidRPr="00320F50">
        <w:rPr>
          <w:rFonts w:asciiTheme="majorHAnsi" w:hAnsiTheme="majorHAnsi"/>
        </w:rPr>
        <w:t>2</w:t>
      </w:r>
      <w:r w:rsidR="00735075">
        <w:rPr>
          <w:rFonts w:asciiTheme="majorHAnsi" w:hAnsiTheme="majorHAnsi"/>
        </w:rPr>
        <w:t xml:space="preserve"> and NRLSSI2</w:t>
      </w:r>
      <w:r w:rsidR="00AF19BA" w:rsidRPr="00320F50">
        <w:rPr>
          <w:rFonts w:asciiTheme="majorHAnsi" w:hAnsiTheme="majorHAnsi"/>
        </w:rPr>
        <w:t xml:space="preserve"> solar irradiance algorithm</w:t>
      </w:r>
      <w:r w:rsidR="00735075">
        <w:rPr>
          <w:rFonts w:asciiTheme="majorHAnsi" w:hAnsiTheme="majorHAnsi"/>
        </w:rPr>
        <w:t>s</w:t>
      </w:r>
      <w:r w:rsidR="00AF19BA" w:rsidRPr="00320F50">
        <w:rPr>
          <w:rFonts w:asciiTheme="majorHAnsi" w:hAnsiTheme="majorHAnsi"/>
        </w:rPr>
        <w:t>.  New sunspot files are expected to occur roughly weekly with a latency of approximately 2 week</w:t>
      </w:r>
      <w:r w:rsidR="00270D56" w:rsidRPr="00320F50">
        <w:rPr>
          <w:rFonts w:asciiTheme="majorHAnsi" w:hAnsiTheme="majorHAnsi"/>
        </w:rPr>
        <w:t xml:space="preserve">s. </w:t>
      </w:r>
      <w:r w:rsidR="00AF19BA" w:rsidRPr="00320F50">
        <w:rPr>
          <w:rFonts w:asciiTheme="majorHAnsi" w:hAnsiTheme="majorHAnsi"/>
        </w:rPr>
        <w:t xml:space="preserve"> </w:t>
      </w:r>
      <w:r w:rsidR="00CE6CE1" w:rsidRPr="00320F50">
        <w:rPr>
          <w:rFonts w:asciiTheme="majorHAnsi" w:hAnsiTheme="majorHAnsi"/>
        </w:rPr>
        <w:t xml:space="preserve">The latency </w:t>
      </w:r>
      <w:r w:rsidR="00270D56" w:rsidRPr="00320F50">
        <w:rPr>
          <w:rFonts w:asciiTheme="majorHAnsi" w:hAnsiTheme="majorHAnsi"/>
        </w:rPr>
        <w:t>is a result of the organization of the sunspot data</w:t>
      </w:r>
      <w:r w:rsidR="00CE6CE1" w:rsidRPr="00320F50">
        <w:rPr>
          <w:rFonts w:asciiTheme="majorHAnsi" w:hAnsiTheme="majorHAnsi"/>
        </w:rPr>
        <w:t xml:space="preserve"> </w:t>
      </w:r>
      <w:r w:rsidR="00270D56" w:rsidRPr="00320F50">
        <w:rPr>
          <w:rFonts w:asciiTheme="majorHAnsi" w:hAnsiTheme="majorHAnsi"/>
        </w:rPr>
        <w:t xml:space="preserve">files by sunspot group number (i.e. not by calendar date) and </w:t>
      </w:r>
      <w:r w:rsidR="00CE6CE1" w:rsidRPr="00320F50">
        <w:rPr>
          <w:rFonts w:asciiTheme="majorHAnsi" w:hAnsiTheme="majorHAnsi"/>
        </w:rPr>
        <w:t xml:space="preserve">the time </w:t>
      </w:r>
      <w:r w:rsidR="00270D56" w:rsidRPr="00320F50">
        <w:rPr>
          <w:rFonts w:asciiTheme="majorHAnsi" w:hAnsiTheme="majorHAnsi"/>
        </w:rPr>
        <w:t>is takes</w:t>
      </w:r>
      <w:r w:rsidR="00CE6CE1" w:rsidRPr="00320F50">
        <w:rPr>
          <w:rFonts w:asciiTheme="majorHAnsi" w:hAnsiTheme="majorHAnsi"/>
        </w:rPr>
        <w:t xml:space="preserve"> for a sunspot group to </w:t>
      </w:r>
      <w:r w:rsidR="00320F50">
        <w:rPr>
          <w:rFonts w:asciiTheme="majorHAnsi" w:hAnsiTheme="majorHAnsi"/>
        </w:rPr>
        <w:t xml:space="preserve">appear and then </w:t>
      </w:r>
      <w:r w:rsidR="00CE6CE1" w:rsidRPr="00320F50">
        <w:rPr>
          <w:rFonts w:asciiTheme="majorHAnsi" w:hAnsiTheme="majorHAnsi"/>
        </w:rPr>
        <w:t>rotate off the solar disk.</w:t>
      </w:r>
    </w:p>
    <w:p w14:paraId="132601E8" w14:textId="4CF18FE9" w:rsidR="00C95AB5" w:rsidRPr="00320F50" w:rsidRDefault="009D4457" w:rsidP="00B411B9">
      <w:pPr>
        <w:pStyle w:val="CDRBodyText"/>
        <w:ind w:firstLine="0"/>
        <w:rPr>
          <w:rFonts w:asciiTheme="majorHAnsi" w:hAnsiTheme="majorHAnsi"/>
          <w:color w:val="FF0000"/>
        </w:rPr>
      </w:pPr>
      <w:r w:rsidRPr="00320F50">
        <w:rPr>
          <w:rFonts w:asciiTheme="majorHAnsi" w:hAnsiTheme="majorHAnsi"/>
        </w:rPr>
        <w:t>The Solar Irradiance Data Record processing system also opera</w:t>
      </w:r>
      <w:r w:rsidR="00CE7740" w:rsidRPr="00320F50">
        <w:rPr>
          <w:rFonts w:asciiTheme="majorHAnsi" w:hAnsiTheme="majorHAnsi"/>
        </w:rPr>
        <w:t xml:space="preserve">tionally access the </w:t>
      </w:r>
      <w:r w:rsidR="00C946A2">
        <w:rPr>
          <w:rFonts w:asciiTheme="majorHAnsi" w:hAnsiTheme="majorHAnsi"/>
        </w:rPr>
        <w:t xml:space="preserve">composite </w:t>
      </w:r>
      <w:r w:rsidRPr="00320F50">
        <w:rPr>
          <w:rFonts w:asciiTheme="majorHAnsi" w:hAnsiTheme="majorHAnsi"/>
        </w:rPr>
        <w:t>Mg II index reco</w:t>
      </w:r>
      <w:r w:rsidR="00AB2643" w:rsidRPr="00320F50">
        <w:rPr>
          <w:rFonts w:asciiTheme="majorHAnsi" w:hAnsiTheme="majorHAnsi"/>
        </w:rPr>
        <w:t>rd</w:t>
      </w:r>
      <w:r w:rsidRPr="00320F50">
        <w:rPr>
          <w:rFonts w:asciiTheme="majorHAnsi" w:hAnsiTheme="majorHAnsi"/>
        </w:rPr>
        <w:t xml:space="preserve"> </w:t>
      </w:r>
      <w:r w:rsidR="000200DB">
        <w:rPr>
          <w:rFonts w:asciiTheme="majorHAnsi" w:hAnsiTheme="majorHAnsi"/>
        </w:rPr>
        <w:t xml:space="preserve">made by the </w:t>
      </w:r>
      <w:r w:rsidR="000200DB" w:rsidRPr="000200DB">
        <w:rPr>
          <w:rFonts w:asciiTheme="majorHAnsi" w:hAnsiTheme="majorHAnsi"/>
        </w:rPr>
        <w:t>GOME, SCIAMACHY and GOME-2 instruments</w:t>
      </w:r>
      <w:r w:rsidR="000200DB" w:rsidRPr="00320F50">
        <w:rPr>
          <w:rFonts w:asciiTheme="majorHAnsi" w:hAnsiTheme="majorHAnsi"/>
        </w:rPr>
        <w:t xml:space="preserve"> </w:t>
      </w:r>
      <w:r w:rsidR="000200DB">
        <w:rPr>
          <w:rFonts w:asciiTheme="majorHAnsi" w:hAnsiTheme="majorHAnsi"/>
        </w:rPr>
        <w:t>using</w:t>
      </w:r>
      <w:r w:rsidRPr="00320F50">
        <w:rPr>
          <w:rFonts w:asciiTheme="majorHAnsi" w:hAnsiTheme="majorHAnsi"/>
        </w:rPr>
        <w:t xml:space="preserve"> the same underlying </w:t>
      </w:r>
      <w:proofErr w:type="spellStart"/>
      <w:r w:rsidRPr="00320F50">
        <w:rPr>
          <w:rFonts w:asciiTheme="majorHAnsi" w:hAnsiTheme="majorHAnsi"/>
        </w:rPr>
        <w:t>LaTiS</w:t>
      </w:r>
      <w:proofErr w:type="spellEnd"/>
      <w:r w:rsidRPr="00320F50">
        <w:rPr>
          <w:rFonts w:asciiTheme="majorHAnsi" w:hAnsiTheme="majorHAnsi"/>
        </w:rPr>
        <w:t xml:space="preserve"> time series server.</w:t>
      </w:r>
      <w:r w:rsidR="000200DB">
        <w:rPr>
          <w:rFonts w:asciiTheme="majorHAnsi" w:hAnsiTheme="majorHAnsi"/>
        </w:rPr>
        <w:t xml:space="preserve"> </w:t>
      </w:r>
    </w:p>
    <w:p w14:paraId="57CCED3C" w14:textId="77777777" w:rsidR="000C19D7" w:rsidRDefault="000C19D7" w:rsidP="006B2078">
      <w:pPr>
        <w:pStyle w:val="CDRHeading2"/>
      </w:pPr>
      <w:bookmarkStart w:id="51" w:name="_Toc269030701"/>
      <w:r>
        <w:t>Programming and Procedural Considerations</w:t>
      </w:r>
      <w:bookmarkEnd w:id="51"/>
    </w:p>
    <w:p w14:paraId="418C4478" w14:textId="06504CB0" w:rsidR="00FA4934" w:rsidRPr="00A64521" w:rsidRDefault="00BD5FC4" w:rsidP="00AA0B69">
      <w:pPr>
        <w:pStyle w:val="CDRBodyText"/>
        <w:ind w:firstLine="0"/>
        <w:rPr>
          <w:rFonts w:asciiTheme="majorHAnsi" w:hAnsiTheme="majorHAnsi"/>
        </w:rPr>
      </w:pPr>
      <w:r w:rsidRPr="00A64521">
        <w:rPr>
          <w:rFonts w:asciiTheme="majorHAnsi" w:hAnsiTheme="majorHAnsi"/>
        </w:rPr>
        <w:t xml:space="preserve">Execution speed is rapid and optimization is not needed. </w:t>
      </w:r>
      <w:r w:rsidR="00AA0B69" w:rsidRPr="00A64521">
        <w:rPr>
          <w:rFonts w:asciiTheme="majorHAnsi" w:hAnsiTheme="majorHAnsi"/>
        </w:rPr>
        <w:t>Given the facular and sunspot indices</w:t>
      </w:r>
      <w:r w:rsidR="00957AFA" w:rsidRPr="00A64521">
        <w:rPr>
          <w:rFonts w:asciiTheme="majorHAnsi" w:hAnsiTheme="majorHAnsi"/>
        </w:rPr>
        <w:t>,</w:t>
      </w:r>
      <w:r w:rsidR="00AA0B69" w:rsidRPr="00A64521">
        <w:rPr>
          <w:rFonts w:asciiTheme="majorHAnsi" w:hAnsiTheme="majorHAnsi"/>
        </w:rPr>
        <w:t xml:space="preserve"> the algorithm </w:t>
      </w:r>
      <w:r w:rsidRPr="00A64521">
        <w:rPr>
          <w:rFonts w:asciiTheme="majorHAnsi" w:hAnsiTheme="majorHAnsi"/>
        </w:rPr>
        <w:t>calcu</w:t>
      </w:r>
      <w:r w:rsidR="00AA0B69" w:rsidRPr="00A64521">
        <w:rPr>
          <w:rFonts w:asciiTheme="majorHAnsi" w:hAnsiTheme="majorHAnsi"/>
        </w:rPr>
        <w:t>l</w:t>
      </w:r>
      <w:r w:rsidRPr="00A64521">
        <w:rPr>
          <w:rFonts w:asciiTheme="majorHAnsi" w:hAnsiTheme="majorHAnsi"/>
        </w:rPr>
        <w:t>at</w:t>
      </w:r>
      <w:r w:rsidR="00AA0B69" w:rsidRPr="00A64521">
        <w:rPr>
          <w:rFonts w:asciiTheme="majorHAnsi" w:hAnsiTheme="majorHAnsi"/>
        </w:rPr>
        <w:t xml:space="preserve">es the </w:t>
      </w:r>
      <w:r w:rsidRPr="00A64521">
        <w:rPr>
          <w:rFonts w:asciiTheme="majorHAnsi" w:hAnsiTheme="majorHAnsi"/>
        </w:rPr>
        <w:t xml:space="preserve">corresponding </w:t>
      </w:r>
      <w:r w:rsidR="00AA0B69" w:rsidRPr="00A64521">
        <w:rPr>
          <w:rFonts w:asciiTheme="majorHAnsi" w:hAnsiTheme="majorHAnsi"/>
        </w:rPr>
        <w:t>to</w:t>
      </w:r>
      <w:r w:rsidRPr="00A64521">
        <w:rPr>
          <w:rFonts w:asciiTheme="majorHAnsi" w:hAnsiTheme="majorHAnsi"/>
        </w:rPr>
        <w:t>tal and spectral irra</w:t>
      </w:r>
      <w:r w:rsidR="00AA0B69" w:rsidRPr="00A64521">
        <w:rPr>
          <w:rFonts w:asciiTheme="majorHAnsi" w:hAnsiTheme="majorHAnsi"/>
        </w:rPr>
        <w:t>d</w:t>
      </w:r>
      <w:r w:rsidRPr="00A64521">
        <w:rPr>
          <w:rFonts w:asciiTheme="majorHAnsi" w:hAnsiTheme="majorHAnsi"/>
        </w:rPr>
        <w:t>ian</w:t>
      </w:r>
      <w:r w:rsidR="00AA0B69" w:rsidRPr="00A64521">
        <w:rPr>
          <w:rFonts w:asciiTheme="majorHAnsi" w:hAnsiTheme="majorHAnsi"/>
        </w:rPr>
        <w:t>c</w:t>
      </w:r>
      <w:r w:rsidRPr="00A64521">
        <w:rPr>
          <w:rFonts w:asciiTheme="majorHAnsi" w:hAnsiTheme="majorHAnsi"/>
        </w:rPr>
        <w:t>e</w:t>
      </w:r>
      <w:r w:rsidR="00AA0B69" w:rsidRPr="00A64521">
        <w:rPr>
          <w:rFonts w:asciiTheme="majorHAnsi" w:hAnsiTheme="majorHAnsi"/>
        </w:rPr>
        <w:t xml:space="preserve"> in less than 2 s</w:t>
      </w:r>
      <w:r w:rsidRPr="00A64521">
        <w:rPr>
          <w:rFonts w:asciiTheme="majorHAnsi" w:hAnsiTheme="majorHAnsi"/>
        </w:rPr>
        <w:t>e</w:t>
      </w:r>
      <w:r w:rsidR="00AA0B69" w:rsidRPr="00A64521">
        <w:rPr>
          <w:rFonts w:asciiTheme="majorHAnsi" w:hAnsiTheme="majorHAnsi"/>
        </w:rPr>
        <w:t>cond</w:t>
      </w:r>
      <w:r w:rsidRPr="00A64521">
        <w:rPr>
          <w:rFonts w:asciiTheme="majorHAnsi" w:hAnsiTheme="majorHAnsi"/>
        </w:rPr>
        <w:t>s</w:t>
      </w:r>
      <w:r w:rsidR="00AA0B69" w:rsidRPr="00A64521">
        <w:rPr>
          <w:rFonts w:asciiTheme="majorHAnsi" w:hAnsiTheme="majorHAnsi"/>
        </w:rPr>
        <w:t xml:space="preserve"> (on an IMac </w:t>
      </w:r>
      <w:r w:rsidRPr="00A64521">
        <w:rPr>
          <w:rFonts w:asciiTheme="majorHAnsi" w:hAnsiTheme="majorHAnsi"/>
        </w:rPr>
        <w:t>with Maverick Operating system).</w:t>
      </w:r>
    </w:p>
    <w:p w14:paraId="3D2B8024" w14:textId="77777777" w:rsidR="000C19D7" w:rsidRDefault="000C19D7" w:rsidP="006B2078">
      <w:pPr>
        <w:pStyle w:val="CDRHeading2"/>
      </w:pPr>
      <w:bookmarkStart w:id="52" w:name="_Toc269030702"/>
      <w:r>
        <w:t>Quality Assessment and Diagnostics</w:t>
      </w:r>
      <w:bookmarkEnd w:id="52"/>
    </w:p>
    <w:p w14:paraId="1F213A21" w14:textId="613F1574" w:rsidR="00F45488" w:rsidRPr="00E63A60" w:rsidRDefault="000B6E52" w:rsidP="00B411B9">
      <w:pPr>
        <w:spacing w:before="60" w:after="180" w:line="240" w:lineRule="auto"/>
        <w:rPr>
          <w:rFonts w:asciiTheme="majorHAnsi" w:hAnsiTheme="majorHAnsi"/>
          <w:sz w:val="24"/>
          <w:szCs w:val="24"/>
        </w:rPr>
      </w:pPr>
      <w:r w:rsidRPr="00E63A60">
        <w:rPr>
          <w:rFonts w:asciiTheme="majorHAnsi" w:hAnsiTheme="majorHAnsi"/>
          <w:sz w:val="24"/>
          <w:szCs w:val="24"/>
        </w:rPr>
        <w:t>The quality assurance (QA) process is a subset of both the science analysis and the data quality assurance.  The Solar Irradiance Data Record team oversees this process, which involves a careful examination of all solar and proxy data</w:t>
      </w:r>
      <w:r w:rsidR="00957AFA">
        <w:rPr>
          <w:rFonts w:asciiTheme="majorHAnsi" w:hAnsiTheme="majorHAnsi"/>
          <w:sz w:val="24"/>
          <w:szCs w:val="24"/>
        </w:rPr>
        <w:t>,</w:t>
      </w:r>
      <w:r w:rsidRPr="00E63A60">
        <w:rPr>
          <w:rFonts w:asciiTheme="majorHAnsi" w:hAnsiTheme="majorHAnsi"/>
          <w:sz w:val="24"/>
          <w:szCs w:val="24"/>
        </w:rPr>
        <w:t xml:space="preserve"> and judges the reasonableness and quality of the data to be released.  The quality assurance takes several different forms</w:t>
      </w:r>
      <w:r w:rsidR="00957AFA">
        <w:rPr>
          <w:rFonts w:asciiTheme="majorHAnsi" w:hAnsiTheme="majorHAnsi"/>
          <w:sz w:val="24"/>
          <w:szCs w:val="24"/>
        </w:rPr>
        <w:t xml:space="preserve"> based on</w:t>
      </w:r>
      <w:r w:rsidRPr="00E63A60">
        <w:rPr>
          <w:rFonts w:asciiTheme="majorHAnsi" w:hAnsiTheme="majorHAnsi"/>
          <w:sz w:val="24"/>
          <w:szCs w:val="24"/>
        </w:rPr>
        <w:t>: 1) the confidence in the calibration an</w:t>
      </w:r>
      <w:r w:rsidR="00957AFA">
        <w:rPr>
          <w:rFonts w:asciiTheme="majorHAnsi" w:hAnsiTheme="majorHAnsi"/>
          <w:sz w:val="24"/>
          <w:szCs w:val="24"/>
        </w:rPr>
        <w:t>d performance of the instrument</w:t>
      </w:r>
      <w:r w:rsidRPr="00E63A60">
        <w:rPr>
          <w:rFonts w:asciiTheme="majorHAnsi" w:hAnsiTheme="majorHAnsi"/>
          <w:sz w:val="24"/>
          <w:szCs w:val="24"/>
        </w:rPr>
        <w:t xml:space="preserve"> </w:t>
      </w:r>
      <w:r w:rsidR="00957AFA">
        <w:rPr>
          <w:rFonts w:asciiTheme="majorHAnsi" w:hAnsiTheme="majorHAnsi"/>
          <w:sz w:val="24"/>
          <w:szCs w:val="24"/>
        </w:rPr>
        <w:t>proving</w:t>
      </w:r>
      <w:r w:rsidRPr="00E63A60">
        <w:rPr>
          <w:rFonts w:asciiTheme="majorHAnsi" w:hAnsiTheme="majorHAnsi"/>
          <w:sz w:val="24"/>
          <w:szCs w:val="24"/>
        </w:rPr>
        <w:t xml:space="preserve"> total and spectral solar irradiance</w:t>
      </w:r>
      <w:r w:rsidR="00957AFA">
        <w:rPr>
          <w:rFonts w:asciiTheme="majorHAnsi" w:hAnsiTheme="majorHAnsi"/>
          <w:sz w:val="24"/>
          <w:szCs w:val="24"/>
        </w:rPr>
        <w:t xml:space="preserve"> observations</w:t>
      </w:r>
      <w:r w:rsidRPr="00E63A60">
        <w:rPr>
          <w:rFonts w:asciiTheme="majorHAnsi" w:hAnsiTheme="majorHAnsi"/>
          <w:sz w:val="24"/>
          <w:szCs w:val="24"/>
        </w:rPr>
        <w:t>, 2) comparison</w:t>
      </w:r>
      <w:r w:rsidR="00957AFA">
        <w:rPr>
          <w:rFonts w:asciiTheme="majorHAnsi" w:hAnsiTheme="majorHAnsi"/>
          <w:sz w:val="24"/>
          <w:szCs w:val="24"/>
        </w:rPr>
        <w:t>s</w:t>
      </w:r>
      <w:r w:rsidRPr="00E63A60">
        <w:rPr>
          <w:rFonts w:asciiTheme="majorHAnsi" w:hAnsiTheme="majorHAnsi"/>
          <w:sz w:val="24"/>
          <w:szCs w:val="24"/>
        </w:rPr>
        <w:t xml:space="preserve"> of model output with previous and simultaneous measurements, </w:t>
      </w:r>
      <w:r w:rsidR="00F044CE">
        <w:rPr>
          <w:rFonts w:asciiTheme="majorHAnsi" w:hAnsiTheme="majorHAnsi"/>
          <w:sz w:val="24"/>
          <w:szCs w:val="24"/>
        </w:rPr>
        <w:t xml:space="preserve">and </w:t>
      </w:r>
      <w:r w:rsidRPr="00E63A60">
        <w:rPr>
          <w:rFonts w:asciiTheme="majorHAnsi" w:hAnsiTheme="majorHAnsi"/>
          <w:sz w:val="24"/>
          <w:szCs w:val="24"/>
        </w:rPr>
        <w:t>3) understanding of the Sun and its variability – an understanding based on solar models and on solar observations at other wavelengths.</w:t>
      </w:r>
    </w:p>
    <w:p w14:paraId="7BE32AF4" w14:textId="377DEE04" w:rsidR="00F45488" w:rsidRPr="00E63A60" w:rsidRDefault="00F45488"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The Solar Irradiance Data Record production system supports both automatic and manual diagnostic statistical analyses of the science products. Deviations from expected or predicted </w:t>
      </w:r>
      <w:r w:rsidRPr="00E63A60">
        <w:rPr>
          <w:rFonts w:asciiTheme="majorHAnsi" w:hAnsiTheme="majorHAnsi"/>
          <w:sz w:val="24"/>
          <w:szCs w:val="24"/>
        </w:rPr>
        <w:lastRenderedPageBreak/>
        <w:t xml:space="preserve">values, flagging of anomalous values, and trends of the sunspot blocking function and facular brightening function, as well as final science values, are all incorporated into the assessment of the stability in the final science data products.  </w:t>
      </w:r>
      <w:r w:rsidR="00823B82" w:rsidRPr="00E63A60">
        <w:rPr>
          <w:rFonts w:asciiTheme="majorHAnsi" w:hAnsiTheme="majorHAnsi"/>
          <w:sz w:val="24"/>
          <w:szCs w:val="24"/>
        </w:rPr>
        <w:t xml:space="preserve">The Solar Irradiance Data Record team will </w:t>
      </w:r>
      <w:r w:rsidR="00C90BE6" w:rsidRPr="00E63A60">
        <w:rPr>
          <w:rFonts w:asciiTheme="majorHAnsi" w:hAnsiTheme="majorHAnsi"/>
          <w:sz w:val="24"/>
          <w:szCs w:val="24"/>
        </w:rPr>
        <w:t>initially monitor the q</w:t>
      </w:r>
      <w:r w:rsidRPr="00E63A60">
        <w:rPr>
          <w:rFonts w:asciiTheme="majorHAnsi" w:hAnsiTheme="majorHAnsi"/>
          <w:sz w:val="24"/>
          <w:szCs w:val="24"/>
        </w:rPr>
        <w:t xml:space="preserve">uality flags in the final science products </w:t>
      </w:r>
      <w:r w:rsidR="00C90BE6" w:rsidRPr="00E63A60">
        <w:rPr>
          <w:rFonts w:asciiTheme="majorHAnsi" w:hAnsiTheme="majorHAnsi"/>
          <w:sz w:val="24"/>
          <w:szCs w:val="24"/>
        </w:rPr>
        <w:t xml:space="preserve">manually.  As the operational implementation </w:t>
      </w:r>
      <w:r w:rsidR="00164AFE" w:rsidRPr="00E63A60">
        <w:rPr>
          <w:rFonts w:asciiTheme="majorHAnsi" w:hAnsiTheme="majorHAnsi"/>
          <w:sz w:val="24"/>
          <w:szCs w:val="24"/>
        </w:rPr>
        <w:t xml:space="preserve">of the Solar Irradiance Data Record algorithm </w:t>
      </w:r>
      <w:r w:rsidR="00C90BE6" w:rsidRPr="00E63A60">
        <w:rPr>
          <w:rFonts w:asciiTheme="majorHAnsi" w:hAnsiTheme="maj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sidRPr="00E63A60">
        <w:rPr>
          <w:rFonts w:asciiTheme="majorHAnsi" w:hAnsiTheme="majorHAnsi"/>
          <w:sz w:val="24"/>
          <w:szCs w:val="24"/>
        </w:rPr>
        <w:t xml:space="preserve"> darkening function, will continue to</w:t>
      </w:r>
      <w:r w:rsidR="00C90BE6" w:rsidRPr="00E63A60">
        <w:rPr>
          <w:rFonts w:asciiTheme="majorHAnsi" w:hAnsiTheme="majorHAnsi"/>
          <w:sz w:val="24"/>
          <w:szCs w:val="24"/>
        </w:rPr>
        <w:t xml:space="preserve"> be necessary to some extent.  </w:t>
      </w:r>
    </w:p>
    <w:p w14:paraId="4E903F68" w14:textId="6C39D649" w:rsidR="00295DFC" w:rsidRPr="00E63A60" w:rsidRDefault="00295DFC"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A derived relationship between the Mg II index and the F10.7 cm flux (another proxy of chromospheric variability, independent of </w:t>
      </w:r>
      <w:r w:rsidR="009C3F7A" w:rsidRPr="00E63A60">
        <w:rPr>
          <w:rFonts w:asciiTheme="majorHAnsi" w:hAnsiTheme="majorHAnsi"/>
          <w:sz w:val="24"/>
          <w:szCs w:val="24"/>
        </w:rPr>
        <w:t xml:space="preserve">the </w:t>
      </w:r>
      <w:r w:rsidRPr="00E63A60">
        <w:rPr>
          <w:rFonts w:asciiTheme="majorHAnsi" w:hAnsiTheme="majorHAnsi"/>
          <w:sz w:val="24"/>
          <w:szCs w:val="24"/>
        </w:rPr>
        <w:t xml:space="preserve">Mg II) </w:t>
      </w:r>
      <w:r w:rsidR="00205039" w:rsidRPr="00E63A60">
        <w:rPr>
          <w:rFonts w:asciiTheme="majorHAnsi" w:hAnsiTheme="majorHAnsi"/>
          <w:sz w:val="24"/>
          <w:szCs w:val="24"/>
        </w:rPr>
        <w:t>monitor</w:t>
      </w:r>
      <w:r w:rsidR="00BD5FC4">
        <w:rPr>
          <w:rFonts w:asciiTheme="majorHAnsi" w:hAnsiTheme="majorHAnsi"/>
          <w:sz w:val="24"/>
          <w:szCs w:val="24"/>
        </w:rPr>
        <w:t>s, identifies</w:t>
      </w:r>
      <w:r w:rsidR="00205039" w:rsidRPr="00E63A60">
        <w:rPr>
          <w:rFonts w:asciiTheme="majorHAnsi" w:hAnsiTheme="majorHAnsi"/>
          <w:sz w:val="24"/>
          <w:szCs w:val="24"/>
        </w:rPr>
        <w:t>, and flag</w:t>
      </w:r>
      <w:r w:rsidR="00BD5FC4">
        <w:rPr>
          <w:rFonts w:asciiTheme="majorHAnsi" w:hAnsiTheme="majorHAnsi"/>
          <w:sz w:val="24"/>
          <w:szCs w:val="24"/>
        </w:rPr>
        <w:t>s</w:t>
      </w:r>
      <w:r w:rsidR="00205039" w:rsidRPr="00E63A60">
        <w:rPr>
          <w:rFonts w:asciiTheme="majorHAnsi" w:hAnsiTheme="majorHAnsi"/>
          <w:sz w:val="24"/>
          <w:szCs w:val="24"/>
        </w:rPr>
        <w:t xml:space="preserve"> </w:t>
      </w:r>
      <w:r w:rsidRPr="00E63A60">
        <w:rPr>
          <w:rFonts w:asciiTheme="majorHAnsi" w:hAnsiTheme="majorHAnsi"/>
          <w:sz w:val="24"/>
          <w:szCs w:val="24"/>
        </w:rPr>
        <w:t xml:space="preserve">outliers in the Mg II index value </w:t>
      </w:r>
      <w:r w:rsidR="00CD67C8" w:rsidRPr="00E63A60">
        <w:rPr>
          <w:rFonts w:asciiTheme="majorHAnsi" w:hAnsiTheme="majorHAnsi"/>
          <w:sz w:val="24"/>
          <w:szCs w:val="24"/>
        </w:rPr>
        <w:t xml:space="preserve">that is </w:t>
      </w:r>
      <w:r w:rsidRPr="00E63A60">
        <w:rPr>
          <w:rFonts w:asciiTheme="majorHAnsi" w:hAnsiTheme="majorHAnsi"/>
          <w:sz w:val="24"/>
          <w:szCs w:val="24"/>
        </w:rPr>
        <w:t>used to derive the facular brightening function</w:t>
      </w:r>
      <w:r w:rsidR="00CD67C8" w:rsidRPr="00E63A60">
        <w:rPr>
          <w:rFonts w:asciiTheme="majorHAnsi" w:hAnsiTheme="majorHAnsi"/>
          <w:sz w:val="24"/>
          <w:szCs w:val="24"/>
        </w:rPr>
        <w:t xml:space="preserve"> relative to Quiet sun values</w:t>
      </w:r>
      <w:r w:rsidRPr="00E63A60">
        <w:rPr>
          <w:rFonts w:asciiTheme="majorHAnsi" w:hAnsiTheme="majorHAnsi"/>
          <w:sz w:val="24"/>
          <w:szCs w:val="24"/>
        </w:rPr>
        <w:t xml:space="preserve">.  In addition, the time series of sunspot number </w:t>
      </w:r>
      <w:r w:rsidR="00BD5FC4">
        <w:rPr>
          <w:rFonts w:asciiTheme="majorHAnsi" w:hAnsiTheme="majorHAnsi"/>
          <w:sz w:val="24"/>
          <w:szCs w:val="24"/>
        </w:rPr>
        <w:t>is</w:t>
      </w:r>
      <w:r w:rsidRPr="00E63A60">
        <w:rPr>
          <w:rFonts w:asciiTheme="majorHAnsi" w:hAnsiTheme="majorHAnsi"/>
          <w:sz w:val="24"/>
          <w:szCs w:val="24"/>
        </w:rPr>
        <w:t xml:space="preserve"> monitored to screen a value of ‘0’ sunsp</w:t>
      </w:r>
      <w:r w:rsidR="00A10453" w:rsidRPr="00E63A60">
        <w:rPr>
          <w:rFonts w:asciiTheme="majorHAnsi" w:hAnsiTheme="majorHAnsi"/>
          <w:sz w:val="24"/>
          <w:szCs w:val="24"/>
        </w:rPr>
        <w:t xml:space="preserve">ot area as a “negative” result when the cause is missing station data, or a “positive” result when </w:t>
      </w:r>
      <w:r w:rsidRPr="00E63A60">
        <w:rPr>
          <w:rFonts w:asciiTheme="majorHAnsi" w:hAnsiTheme="majorHAnsi"/>
          <w:sz w:val="24"/>
          <w:szCs w:val="24"/>
        </w:rPr>
        <w:t>a value of ‘0’ sunspot area is physically plausible at solar minimum condit</w:t>
      </w:r>
      <w:r w:rsidR="00EC128C" w:rsidRPr="00E63A60">
        <w:rPr>
          <w:rFonts w:asciiTheme="majorHAnsi" w:hAnsiTheme="majorHAnsi"/>
          <w:sz w:val="24"/>
          <w:szCs w:val="24"/>
        </w:rPr>
        <w:t>ions with zero</w:t>
      </w:r>
      <w:r w:rsidR="00A10453" w:rsidRPr="00E63A60">
        <w:rPr>
          <w:rFonts w:asciiTheme="majorHAnsi" w:hAnsiTheme="majorHAnsi"/>
          <w:sz w:val="24"/>
          <w:szCs w:val="24"/>
        </w:rPr>
        <w:t xml:space="preserve"> </w:t>
      </w:r>
      <w:r w:rsidR="00EC128C" w:rsidRPr="00E63A60">
        <w:rPr>
          <w:rFonts w:asciiTheme="majorHAnsi" w:hAnsiTheme="majorHAnsi"/>
          <w:sz w:val="24"/>
          <w:szCs w:val="24"/>
        </w:rPr>
        <w:t>sunspot number</w:t>
      </w:r>
      <w:r w:rsidRPr="00E63A60">
        <w:rPr>
          <w:rFonts w:asciiTheme="majorHAnsi" w:hAnsiTheme="majorHAnsi"/>
          <w:sz w:val="24"/>
          <w:szCs w:val="24"/>
        </w:rPr>
        <w:t>.</w:t>
      </w:r>
    </w:p>
    <w:p w14:paraId="0BECA9F3" w14:textId="7520E252" w:rsidR="00DA003E" w:rsidRPr="00E63A60" w:rsidRDefault="008B7A9F" w:rsidP="00B411B9">
      <w:pPr>
        <w:spacing w:before="60" w:after="180" w:line="240" w:lineRule="auto"/>
        <w:rPr>
          <w:rFonts w:asciiTheme="majorHAnsi" w:hAnsiTheme="majorHAnsi"/>
          <w:sz w:val="24"/>
          <w:szCs w:val="24"/>
        </w:rPr>
      </w:pPr>
      <w:r w:rsidRPr="00E63A60">
        <w:rPr>
          <w:rFonts w:asciiTheme="majorHAnsi" w:hAnsiTheme="majorHAnsi"/>
          <w:sz w:val="24"/>
          <w:szCs w:val="24"/>
        </w:rPr>
        <w:t xml:space="preserve">Statistical </w:t>
      </w:r>
      <w:r w:rsidR="00DA4743" w:rsidRPr="00E63A60">
        <w:rPr>
          <w:rFonts w:asciiTheme="majorHAnsi" w:hAnsiTheme="majorHAnsi"/>
          <w:sz w:val="24"/>
          <w:szCs w:val="24"/>
        </w:rPr>
        <w:t xml:space="preserve">analysis of </w:t>
      </w:r>
      <w:r w:rsidR="00FB4714" w:rsidRPr="00E63A60">
        <w:rPr>
          <w:rFonts w:asciiTheme="majorHAnsi" w:hAnsiTheme="majorHAnsi"/>
          <w:sz w:val="24"/>
          <w:szCs w:val="24"/>
        </w:rPr>
        <w:t xml:space="preserve">the </w:t>
      </w:r>
      <w:r w:rsidR="00326D1C" w:rsidRPr="00E63A60">
        <w:rPr>
          <w:rFonts w:asciiTheme="majorHAnsi" w:hAnsiTheme="majorHAnsi"/>
          <w:sz w:val="24"/>
          <w:szCs w:val="24"/>
        </w:rPr>
        <w:t>time series of</w:t>
      </w:r>
      <w:r w:rsidRPr="00E63A60">
        <w:rPr>
          <w:rFonts w:asciiTheme="majorHAnsi" w:hAnsiTheme="majorHAnsi"/>
          <w:sz w:val="24"/>
          <w:szCs w:val="24"/>
        </w:rPr>
        <w:t xml:space="preserve"> the mean facular brightening </w:t>
      </w:r>
      <w:r w:rsidR="00BD5FC4">
        <w:rPr>
          <w:rFonts w:asciiTheme="majorHAnsi" w:hAnsiTheme="majorHAnsi"/>
          <w:sz w:val="24"/>
          <w:szCs w:val="24"/>
        </w:rPr>
        <w:t xml:space="preserve">and </w:t>
      </w:r>
      <w:r w:rsidR="00BD5FC4" w:rsidRPr="00E63A60">
        <w:rPr>
          <w:rFonts w:asciiTheme="majorHAnsi" w:hAnsiTheme="majorHAnsi"/>
          <w:sz w:val="24"/>
          <w:szCs w:val="24"/>
        </w:rPr>
        <w:t xml:space="preserve">sunspot </w:t>
      </w:r>
      <w:r w:rsidR="00BD5FC4">
        <w:rPr>
          <w:rFonts w:asciiTheme="majorHAnsi" w:hAnsiTheme="majorHAnsi"/>
          <w:sz w:val="24"/>
          <w:szCs w:val="24"/>
        </w:rPr>
        <w:t>darkening</w:t>
      </w:r>
      <w:r w:rsidR="00BD5FC4" w:rsidRPr="00E63A60">
        <w:rPr>
          <w:rFonts w:asciiTheme="majorHAnsi" w:hAnsiTheme="majorHAnsi"/>
          <w:sz w:val="24"/>
          <w:szCs w:val="24"/>
        </w:rPr>
        <w:t xml:space="preserve"> </w:t>
      </w:r>
      <w:r w:rsidRPr="00E63A60">
        <w:rPr>
          <w:rFonts w:asciiTheme="majorHAnsi" w:hAnsiTheme="majorHAnsi"/>
          <w:sz w:val="24"/>
          <w:szCs w:val="24"/>
        </w:rPr>
        <w:t>functions</w:t>
      </w:r>
      <w:r w:rsidR="00326D1C" w:rsidRPr="00E63A60">
        <w:rPr>
          <w:rFonts w:asciiTheme="majorHAnsi" w:hAnsiTheme="majorHAnsi"/>
          <w:sz w:val="24"/>
          <w:szCs w:val="24"/>
        </w:rPr>
        <w:t>, and their respective variances,</w:t>
      </w:r>
      <w:r w:rsidRPr="00E63A60">
        <w:rPr>
          <w:rFonts w:asciiTheme="majorHAnsi" w:hAnsiTheme="majorHAnsi"/>
          <w:sz w:val="24"/>
          <w:szCs w:val="24"/>
        </w:rPr>
        <w:t xml:space="preserve"> </w:t>
      </w:r>
      <w:r w:rsidR="00BD5FC4">
        <w:rPr>
          <w:rFonts w:asciiTheme="majorHAnsi" w:hAnsiTheme="majorHAnsi"/>
          <w:sz w:val="24"/>
          <w:szCs w:val="24"/>
        </w:rPr>
        <w:t>are</w:t>
      </w:r>
      <w:r w:rsidRPr="00E63A60">
        <w:rPr>
          <w:rFonts w:asciiTheme="majorHAnsi" w:hAnsiTheme="majorHAnsi"/>
          <w:sz w:val="24"/>
          <w:szCs w:val="24"/>
        </w:rPr>
        <w:t xml:space="preserve"> used to flag potential outliers, alerting the Solar Irradia</w:t>
      </w:r>
      <w:r w:rsidR="00FB4714" w:rsidRPr="00E63A60">
        <w:rPr>
          <w:rFonts w:asciiTheme="majorHAnsi" w:hAnsiTheme="majorHAnsi"/>
          <w:sz w:val="24"/>
          <w:szCs w:val="24"/>
        </w:rPr>
        <w:t xml:space="preserve">nce Data Record team to </w:t>
      </w:r>
      <w:r w:rsidRPr="00E63A60">
        <w:rPr>
          <w:rFonts w:asciiTheme="majorHAnsi" w:hAnsiTheme="majorHAnsi"/>
          <w:sz w:val="24"/>
          <w:szCs w:val="24"/>
        </w:rPr>
        <w:t>investigate the input data sets.</w:t>
      </w:r>
      <w:r w:rsidR="0091340F" w:rsidRPr="00E63A60">
        <w:rPr>
          <w:rFonts w:asciiTheme="majorHAnsi" w:hAnsiTheme="majorHAnsi"/>
          <w:sz w:val="24"/>
          <w:szCs w:val="24"/>
        </w:rPr>
        <w:t xml:space="preserve"> The original NRLTSI and NRLSSI models provide robust data </w:t>
      </w:r>
      <w:r w:rsidR="00787E2B" w:rsidRPr="00E63A60">
        <w:rPr>
          <w:rFonts w:asciiTheme="majorHAnsi" w:hAnsiTheme="majorHAnsi"/>
          <w:sz w:val="24"/>
          <w:szCs w:val="24"/>
        </w:rPr>
        <w:t xml:space="preserve">sets to define </w:t>
      </w:r>
      <w:r w:rsidR="0091340F" w:rsidRPr="00E63A60">
        <w:rPr>
          <w:rFonts w:asciiTheme="majorHAnsi" w:hAnsiTheme="majorHAnsi"/>
          <w:sz w:val="24"/>
          <w:szCs w:val="24"/>
        </w:rPr>
        <w:t>min</w:t>
      </w:r>
      <w:r w:rsidR="00787E2B" w:rsidRPr="00E63A60">
        <w:rPr>
          <w:rFonts w:asciiTheme="majorHAnsi" w:hAnsiTheme="majorHAnsi"/>
          <w:sz w:val="24"/>
          <w:szCs w:val="24"/>
        </w:rPr>
        <w:t>imum and maximum ranges of the</w:t>
      </w:r>
      <w:r w:rsidR="0091340F" w:rsidRPr="00E63A60">
        <w:rPr>
          <w:rFonts w:asciiTheme="majorHAnsi" w:hAnsiTheme="majorHAnsi"/>
          <w:sz w:val="24"/>
          <w:szCs w:val="24"/>
        </w:rPr>
        <w:t xml:space="preserve"> </w:t>
      </w:r>
      <w:r w:rsidR="00BD5FC4" w:rsidRPr="00E63A60">
        <w:rPr>
          <w:rFonts w:asciiTheme="majorHAnsi" w:hAnsiTheme="majorHAnsi"/>
          <w:sz w:val="24"/>
          <w:szCs w:val="24"/>
        </w:rPr>
        <w:t xml:space="preserve">facular brightening </w:t>
      </w:r>
      <w:r w:rsidR="00BD5FC4">
        <w:rPr>
          <w:rFonts w:asciiTheme="majorHAnsi" w:hAnsiTheme="majorHAnsi"/>
          <w:sz w:val="24"/>
          <w:szCs w:val="24"/>
        </w:rPr>
        <w:t xml:space="preserve">and </w:t>
      </w:r>
      <w:r w:rsidR="00787E2B" w:rsidRPr="00E63A60">
        <w:rPr>
          <w:rFonts w:asciiTheme="majorHAnsi" w:hAnsiTheme="majorHAnsi"/>
          <w:sz w:val="24"/>
          <w:szCs w:val="24"/>
        </w:rPr>
        <w:t xml:space="preserve">sunspot darkening </w:t>
      </w:r>
      <w:r w:rsidR="00BD5FC4">
        <w:rPr>
          <w:rFonts w:asciiTheme="majorHAnsi" w:hAnsiTheme="majorHAnsi"/>
          <w:sz w:val="24"/>
          <w:szCs w:val="24"/>
        </w:rPr>
        <w:t>functions</w:t>
      </w:r>
      <w:r w:rsidR="0091340F" w:rsidRPr="00E63A60">
        <w:rPr>
          <w:rFonts w:asciiTheme="majorHAnsi" w:hAnsiTheme="majorHAnsi"/>
          <w:sz w:val="24"/>
          <w:szCs w:val="24"/>
        </w:rPr>
        <w:t xml:space="preserve">.  Statistical monitoring of </w:t>
      </w:r>
      <w:r w:rsidR="00787E2B" w:rsidRPr="00E63A60">
        <w:rPr>
          <w:rFonts w:asciiTheme="majorHAnsi" w:hAnsiTheme="majorHAnsi"/>
          <w:sz w:val="24"/>
          <w:szCs w:val="24"/>
        </w:rPr>
        <w:t xml:space="preserve">the time series </w:t>
      </w:r>
      <w:r w:rsidR="0091340F" w:rsidRPr="00E63A60">
        <w:rPr>
          <w:rFonts w:asciiTheme="majorHAnsi" w:hAnsiTheme="majorHAnsi"/>
          <w:sz w:val="24"/>
          <w:szCs w:val="24"/>
        </w:rPr>
        <w:t xml:space="preserve">of the </w:t>
      </w:r>
      <w:r w:rsidR="00787E2B" w:rsidRPr="00E63A60">
        <w:rPr>
          <w:rFonts w:asciiTheme="majorHAnsi" w:hAnsiTheme="majorHAnsi"/>
          <w:sz w:val="24"/>
          <w:szCs w:val="24"/>
        </w:rPr>
        <w:t xml:space="preserve">mean </w:t>
      </w:r>
      <w:r w:rsidR="0091340F" w:rsidRPr="00E63A60">
        <w:rPr>
          <w:rFonts w:asciiTheme="majorHAnsi" w:hAnsiTheme="majorHAnsi"/>
          <w:sz w:val="24"/>
          <w:szCs w:val="24"/>
        </w:rPr>
        <w:t>modeled solar irradiance (total and spectral)</w:t>
      </w:r>
      <w:r w:rsidR="00787E2B" w:rsidRPr="00E63A60">
        <w:rPr>
          <w:rFonts w:asciiTheme="majorHAnsi" w:hAnsiTheme="majorHAnsi"/>
          <w:sz w:val="24"/>
          <w:szCs w:val="24"/>
        </w:rPr>
        <w:t>, and their respective variances,</w:t>
      </w:r>
      <w:r w:rsidR="0091340F" w:rsidRPr="00E63A60">
        <w:rPr>
          <w:rFonts w:asciiTheme="majorHAnsi" w:hAnsiTheme="majorHAnsi"/>
          <w:sz w:val="24"/>
          <w:szCs w:val="24"/>
        </w:rPr>
        <w:t xml:space="preserve"> </w:t>
      </w:r>
      <w:r w:rsidR="00BD5FC4">
        <w:rPr>
          <w:rFonts w:asciiTheme="majorHAnsi" w:hAnsiTheme="majorHAnsi"/>
          <w:sz w:val="24"/>
          <w:szCs w:val="24"/>
        </w:rPr>
        <w:t>is also implemented</w:t>
      </w:r>
      <w:r w:rsidR="00EC5997" w:rsidRPr="00E63A60">
        <w:rPr>
          <w:rFonts w:asciiTheme="majorHAnsi" w:hAnsiTheme="majorHAnsi"/>
          <w:sz w:val="24"/>
          <w:szCs w:val="24"/>
        </w:rPr>
        <w:t xml:space="preserve"> </w:t>
      </w:r>
      <w:r w:rsidR="00BD5FC4">
        <w:rPr>
          <w:rFonts w:asciiTheme="majorHAnsi" w:hAnsiTheme="majorHAnsi"/>
          <w:sz w:val="24"/>
          <w:szCs w:val="24"/>
        </w:rPr>
        <w:t>with</w:t>
      </w:r>
      <w:r w:rsidR="00EC5997" w:rsidRPr="00E63A60">
        <w:rPr>
          <w:rFonts w:asciiTheme="majorHAnsi" w:hAnsiTheme="majorHAnsi"/>
          <w:sz w:val="24"/>
          <w:szCs w:val="24"/>
        </w:rPr>
        <w:t xml:space="preserve"> near real-time comparison</w:t>
      </w:r>
      <w:r w:rsidR="00BD5FC4">
        <w:rPr>
          <w:rFonts w:asciiTheme="majorHAnsi" w:hAnsiTheme="majorHAnsi"/>
          <w:sz w:val="24"/>
          <w:szCs w:val="24"/>
        </w:rPr>
        <w:t>s</w:t>
      </w:r>
      <w:r w:rsidR="00EC5997" w:rsidRPr="00E63A60">
        <w:rPr>
          <w:rFonts w:asciiTheme="majorHAnsi" w:hAnsiTheme="majorHAnsi"/>
          <w:sz w:val="24"/>
          <w:szCs w:val="24"/>
        </w:rPr>
        <w:t xml:space="preserve"> with observations of</w:t>
      </w:r>
      <w:r w:rsidR="00787E2B" w:rsidRPr="00E63A60">
        <w:rPr>
          <w:rFonts w:asciiTheme="majorHAnsi" w:hAnsiTheme="majorHAnsi"/>
          <w:sz w:val="24"/>
          <w:szCs w:val="24"/>
        </w:rPr>
        <w:t xml:space="preserve"> total and spectral irradiance being made by SORCE, the TSI Transfer Calibration Experiment (TCTE), and the future TSIS instrument suite scheduled to launch to the International Space Station </w:t>
      </w:r>
      <w:r w:rsidR="00912F67" w:rsidRPr="00E63A60">
        <w:rPr>
          <w:rFonts w:asciiTheme="majorHAnsi" w:hAnsiTheme="majorHAnsi"/>
          <w:sz w:val="24"/>
          <w:szCs w:val="24"/>
        </w:rPr>
        <w:t xml:space="preserve">(ISS) </w:t>
      </w:r>
      <w:r w:rsidR="00787E2B" w:rsidRPr="00E63A60">
        <w:rPr>
          <w:rFonts w:asciiTheme="majorHAnsi" w:hAnsiTheme="majorHAnsi"/>
          <w:sz w:val="24"/>
          <w:szCs w:val="24"/>
        </w:rPr>
        <w:t>in 2017.</w:t>
      </w:r>
      <w:r w:rsidR="00EC5997" w:rsidRPr="00E63A60">
        <w:rPr>
          <w:rFonts w:asciiTheme="majorHAnsi" w:hAnsiTheme="majorHAnsi"/>
          <w:sz w:val="24"/>
          <w:szCs w:val="24"/>
        </w:rPr>
        <w:t xml:space="preserve"> </w:t>
      </w:r>
    </w:p>
    <w:p w14:paraId="33CEF07B" w14:textId="3C213F01" w:rsidR="0048795A" w:rsidRPr="00E63A60" w:rsidRDefault="00BD5FC4" w:rsidP="00B411B9">
      <w:pPr>
        <w:spacing w:before="60" w:after="180" w:line="240" w:lineRule="auto"/>
        <w:rPr>
          <w:rFonts w:asciiTheme="majorHAnsi" w:hAnsiTheme="majorHAnsi"/>
          <w:sz w:val="24"/>
          <w:szCs w:val="24"/>
        </w:rPr>
      </w:pPr>
      <w:r>
        <w:rPr>
          <w:rFonts w:asciiTheme="majorHAnsi" w:hAnsiTheme="majorHAnsi"/>
          <w:sz w:val="24"/>
          <w:szCs w:val="24"/>
        </w:rPr>
        <w:t>Table 6</w:t>
      </w:r>
      <w:r w:rsidR="001151B6" w:rsidRPr="00E63A60">
        <w:rPr>
          <w:rFonts w:asciiTheme="majorHAnsi" w:hAnsiTheme="majorHAnsi"/>
          <w:sz w:val="24"/>
          <w:szCs w:val="24"/>
        </w:rPr>
        <w:t xml:space="preserve"> </w:t>
      </w:r>
      <w:r w:rsidR="0048795A" w:rsidRPr="00E63A60">
        <w:rPr>
          <w:rFonts w:asciiTheme="majorHAnsi" w:hAnsiTheme="majorHAnsi"/>
          <w:sz w:val="24"/>
          <w:szCs w:val="24"/>
        </w:rPr>
        <w:t>lists the assumptions in the algorithm</w:t>
      </w:r>
      <w:r w:rsidR="00787E2B" w:rsidRPr="00E63A60">
        <w:rPr>
          <w:rFonts w:asciiTheme="majorHAnsi" w:hAnsiTheme="majorHAnsi"/>
          <w:sz w:val="24"/>
          <w:szCs w:val="24"/>
        </w:rPr>
        <w:t xml:space="preserve">. The </w:t>
      </w:r>
      <w:r w:rsidR="0048795A" w:rsidRPr="00E63A60">
        <w:rPr>
          <w:rFonts w:asciiTheme="majorHAnsi" w:hAnsiTheme="majorHAnsi"/>
          <w:sz w:val="24"/>
          <w:szCs w:val="24"/>
        </w:rPr>
        <w:t>operational steps to monitor t</w:t>
      </w:r>
      <w:r w:rsidR="00787E2B" w:rsidRPr="00E63A60">
        <w:rPr>
          <w:rFonts w:asciiTheme="majorHAnsi" w:hAnsiTheme="majorHAnsi"/>
          <w:sz w:val="24"/>
          <w:szCs w:val="24"/>
        </w:rPr>
        <w:t xml:space="preserve">ime series of algorithm inputs </w:t>
      </w:r>
      <w:r w:rsidR="0048795A" w:rsidRPr="00E63A60">
        <w:rPr>
          <w:rFonts w:asciiTheme="majorHAnsi" w:hAnsiTheme="majorHAnsi"/>
          <w:sz w:val="24"/>
          <w:szCs w:val="24"/>
        </w:rPr>
        <w:t xml:space="preserve">and </w:t>
      </w:r>
      <w:r w:rsidR="00787E2B" w:rsidRPr="00E63A60">
        <w:rPr>
          <w:rFonts w:asciiTheme="majorHAnsi" w:hAnsiTheme="majorHAnsi"/>
          <w:sz w:val="24"/>
          <w:szCs w:val="24"/>
        </w:rPr>
        <w:t xml:space="preserve">the </w:t>
      </w:r>
      <w:r w:rsidR="0048795A" w:rsidRPr="00E63A60">
        <w:rPr>
          <w:rFonts w:asciiTheme="majorHAnsi" w:hAnsiTheme="majorHAnsi"/>
          <w:sz w:val="24"/>
          <w:szCs w:val="24"/>
        </w:rPr>
        <w:t>output</w:t>
      </w:r>
      <w:r w:rsidR="00787E2B" w:rsidRPr="00E63A60">
        <w:rPr>
          <w:rFonts w:asciiTheme="majorHAnsi" w:hAnsiTheme="majorHAnsi"/>
          <w:sz w:val="24"/>
          <w:szCs w:val="24"/>
        </w:rPr>
        <w:t xml:space="preserve"> solar irradiance are also noted. </w:t>
      </w:r>
    </w:p>
    <w:p w14:paraId="6CEBC99F" w14:textId="77777777" w:rsidR="000C19D7" w:rsidRDefault="000C19D7" w:rsidP="006B2078">
      <w:pPr>
        <w:pStyle w:val="CDRHeading2"/>
      </w:pPr>
      <w:bookmarkStart w:id="53" w:name="_Toc269030703"/>
      <w:r>
        <w:t>Exception Handling</w:t>
      </w:r>
      <w:bookmarkEnd w:id="53"/>
    </w:p>
    <w:p w14:paraId="233606BB" w14:textId="2C2A760E" w:rsidR="00343595" w:rsidRPr="000F1FC4" w:rsidRDefault="000F1FC4" w:rsidP="000F1FC4">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F1A5C16" w14:textId="01BEBCE2" w:rsidR="00885B7F" w:rsidRDefault="000C19D7" w:rsidP="00885B7F">
      <w:pPr>
        <w:pStyle w:val="CDRHeading2"/>
      </w:pPr>
      <w:bookmarkStart w:id="54" w:name="_Toc269030704"/>
      <w:r>
        <w:t>Algorithm Validation</w:t>
      </w:r>
      <w:bookmarkEnd w:id="54"/>
    </w:p>
    <w:p w14:paraId="3ED4C866" w14:textId="1C23C8E1" w:rsidR="000D6C1A" w:rsidRDefault="000D6C1A" w:rsidP="000D6C1A">
      <w:pPr>
        <w:pStyle w:val="CDRBodyText"/>
        <w:ind w:firstLine="0"/>
        <w:rPr>
          <w:rFonts w:asciiTheme="majorHAnsi" w:hAnsiTheme="majorHAnsi"/>
        </w:rPr>
      </w:pPr>
      <w:r w:rsidRPr="00E63A60">
        <w:rPr>
          <w:rFonts w:asciiTheme="majorHAnsi" w:hAnsiTheme="majorHAnsi"/>
        </w:rPr>
        <w:t xml:space="preserve">In addition to the checks on the algorithm performance described in Section 4, </w:t>
      </w:r>
      <w:r w:rsidR="003A212B" w:rsidRPr="00E63A60">
        <w:rPr>
          <w:rFonts w:asciiTheme="majorHAnsi" w:hAnsiTheme="majorHAnsi"/>
        </w:rPr>
        <w:t>t</w:t>
      </w:r>
      <w:r w:rsidRPr="00E63A60">
        <w:rPr>
          <w:rFonts w:asciiTheme="majorHAnsi" w:hAnsiTheme="majorHAnsi"/>
        </w:rPr>
        <w:t xml:space="preserve">he algorithm is validated by comparing the total and solar </w:t>
      </w:r>
      <w:r w:rsidR="003B71C0">
        <w:rPr>
          <w:rFonts w:asciiTheme="majorHAnsi" w:hAnsiTheme="majorHAnsi"/>
        </w:rPr>
        <w:t xml:space="preserve">spectral </w:t>
      </w:r>
      <w:r w:rsidRPr="00E63A60">
        <w:rPr>
          <w:rFonts w:asciiTheme="majorHAnsi" w:hAnsiTheme="majorHAnsi"/>
        </w:rPr>
        <w:t>irradiance times series that it produces with direct observations where available, and with other models of irradiance variability.</w:t>
      </w:r>
      <w:r w:rsidR="0048795A" w:rsidRPr="00E63A60">
        <w:rPr>
          <w:rFonts w:asciiTheme="majorHAnsi" w:hAnsiTheme="majorHAnsi"/>
        </w:rPr>
        <w:t xml:space="preserve"> </w:t>
      </w:r>
    </w:p>
    <w:p w14:paraId="54A827A2" w14:textId="239C9680" w:rsidR="00657A19" w:rsidRPr="00E63A60" w:rsidRDefault="0037422A" w:rsidP="000D6C1A">
      <w:pPr>
        <w:pStyle w:val="CDRBodyText"/>
        <w:ind w:firstLine="0"/>
        <w:rPr>
          <w:rFonts w:asciiTheme="majorHAnsi" w:hAnsiTheme="majorHAnsi"/>
        </w:rPr>
      </w:pPr>
      <w:r w:rsidRPr="00E63A60">
        <w:rPr>
          <w:rFonts w:asciiTheme="majorHAnsi" w:hAnsiTheme="majorHAnsi"/>
          <w:noProof/>
        </w:rPr>
        <w:lastRenderedPageBreak/>
        <w:drawing>
          <wp:anchor distT="0" distB="0" distL="114300" distR="114300" simplePos="0" relativeHeight="251683840" behindDoc="0" locked="0" layoutInCell="1" allowOverlap="1" wp14:anchorId="5E26D5BA" wp14:editId="77750B46">
            <wp:simplePos x="0" y="0"/>
            <wp:positionH relativeFrom="column">
              <wp:posOffset>0</wp:posOffset>
            </wp:positionH>
            <wp:positionV relativeFrom="paragraph">
              <wp:posOffset>1474470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7">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4674879" wp14:editId="0564BDD2">
            <wp:simplePos x="0" y="0"/>
            <wp:positionH relativeFrom="column">
              <wp:posOffset>2933700</wp:posOffset>
            </wp:positionH>
            <wp:positionV relativeFrom="paragraph">
              <wp:posOffset>1600200</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8">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657A19">
        <w:rPr>
          <w:rFonts w:asciiTheme="majorHAnsi" w:hAnsiTheme="majorHAnsi"/>
        </w:rPr>
        <w:t>Figures 11 and 12 compare the NRLTSI2 total irradiance time series with the observations made by SORCE/TIM</w:t>
      </w:r>
      <w:r w:rsidR="0098163D">
        <w:rPr>
          <w:rFonts w:asciiTheme="majorHAnsi" w:hAnsiTheme="majorHAnsi"/>
        </w:rPr>
        <w:t xml:space="preserve"> and also with the original NRLTSI model</w:t>
      </w:r>
      <w:r w:rsidR="00DC17E8">
        <w:rPr>
          <w:rFonts w:asciiTheme="majorHAnsi" w:hAnsiTheme="majorHAnsi"/>
        </w:rPr>
        <w:t>. NRLSTSI2 captures 92</w:t>
      </w:r>
      <w:r w:rsidR="00657A19">
        <w:rPr>
          <w:rFonts w:asciiTheme="majorHAnsi" w:hAnsiTheme="majorHAnsi"/>
        </w:rPr>
        <w:t>% of the observed daily variability (correlation coefficient</w:t>
      </w:r>
      <w:r w:rsidR="00DC17E8">
        <w:rPr>
          <w:rFonts w:asciiTheme="majorHAnsi" w:hAnsiTheme="majorHAnsi"/>
        </w:rPr>
        <w:t xml:space="preserve"> is 0.96</w:t>
      </w:r>
      <w:r w:rsidR="00657A19">
        <w:rPr>
          <w:rFonts w:asciiTheme="majorHAnsi" w:hAnsiTheme="majorHAnsi"/>
        </w:rPr>
        <w:t>)</w:t>
      </w:r>
      <w:r>
        <w:rPr>
          <w:rFonts w:asciiTheme="majorHAnsi" w:hAnsiTheme="majorHAnsi"/>
        </w:rPr>
        <w:t xml:space="preserve"> and provides improved representation of the </w:t>
      </w:r>
      <w:r w:rsidR="00E319BD">
        <w:rPr>
          <w:rFonts w:asciiTheme="majorHAnsi" w:hAnsiTheme="majorHAnsi"/>
        </w:rPr>
        <w:t xml:space="preserve">TIM </w:t>
      </w:r>
      <w:r>
        <w:rPr>
          <w:rFonts w:asciiTheme="majorHAnsi" w:hAnsiTheme="majorHAnsi"/>
        </w:rPr>
        <w:t>observations compared with NRLTSI.</w:t>
      </w:r>
      <w:r w:rsidR="00657A19">
        <w:rPr>
          <w:rFonts w:asciiTheme="majorHAnsi" w:hAnsiTheme="majorHAnsi"/>
        </w:rPr>
        <w:t xml:space="preserve"> </w:t>
      </w:r>
      <w:r>
        <w:rPr>
          <w:rFonts w:asciiTheme="majorHAnsi" w:hAnsiTheme="majorHAnsi"/>
        </w:rPr>
        <w:t>T</w:t>
      </w:r>
      <w:r w:rsidR="00657A19">
        <w:rPr>
          <w:rFonts w:asciiTheme="majorHAnsi" w:hAnsiTheme="majorHAnsi"/>
        </w:rPr>
        <w:t xml:space="preserve">he </w:t>
      </w:r>
      <w:r>
        <w:rPr>
          <w:rFonts w:asciiTheme="majorHAnsi" w:hAnsiTheme="majorHAnsi"/>
        </w:rPr>
        <w:t>NRLTSI2 model-data residuals have a standard deviation of 0.11 W m</w:t>
      </w:r>
      <w:r w:rsidRPr="0037422A">
        <w:rPr>
          <w:rFonts w:asciiTheme="majorHAnsi" w:hAnsiTheme="majorHAnsi"/>
          <w:vertAlign w:val="superscript"/>
        </w:rPr>
        <w:t>-2</w:t>
      </w:r>
      <w:r>
        <w:rPr>
          <w:rFonts w:asciiTheme="majorHAnsi" w:hAnsiTheme="majorHAnsi"/>
        </w:rPr>
        <w:t xml:space="preserve"> (compared with 0.13 W m</w:t>
      </w:r>
      <w:r w:rsidRPr="0037422A">
        <w:rPr>
          <w:rFonts w:asciiTheme="majorHAnsi" w:hAnsiTheme="majorHAnsi"/>
          <w:vertAlign w:val="superscript"/>
        </w:rPr>
        <w:t>-2</w:t>
      </w:r>
      <w:r>
        <w:rPr>
          <w:rFonts w:asciiTheme="majorHAnsi" w:hAnsiTheme="majorHAnsi"/>
        </w:rPr>
        <w:t xml:space="preserve"> for NRLTSI) and a long-</w:t>
      </w:r>
      <w:r w:rsidR="00657A19">
        <w:rPr>
          <w:rFonts w:asciiTheme="majorHAnsi" w:hAnsiTheme="majorHAnsi"/>
        </w:rPr>
        <w:t xml:space="preserve">term trend </w:t>
      </w:r>
      <w:r>
        <w:rPr>
          <w:rFonts w:asciiTheme="majorHAnsi" w:hAnsiTheme="majorHAnsi"/>
        </w:rPr>
        <w:t>of</w:t>
      </w:r>
      <w:r w:rsidR="00657A19">
        <w:rPr>
          <w:rFonts w:asciiTheme="majorHAnsi" w:hAnsiTheme="majorHAnsi"/>
        </w:rPr>
        <w:t xml:space="preserve"> 2 ppm per year</w:t>
      </w:r>
      <w:r>
        <w:rPr>
          <w:rFonts w:asciiTheme="majorHAnsi" w:hAnsiTheme="majorHAnsi"/>
        </w:rPr>
        <w:t xml:space="preserve"> (compared with 4 ppm per year for NRLTSI)</w:t>
      </w:r>
      <w:r w:rsidR="00657A19">
        <w:rPr>
          <w:rFonts w:asciiTheme="majorHAnsi" w:hAnsiTheme="majorHAnsi"/>
        </w:rPr>
        <w:t xml:space="preserve">, which is less than </w:t>
      </w:r>
      <w:r>
        <w:rPr>
          <w:rFonts w:asciiTheme="majorHAnsi" w:hAnsiTheme="majorHAnsi"/>
        </w:rPr>
        <w:t xml:space="preserve">TIM’s </w:t>
      </w:r>
      <w:proofErr w:type="gramStart"/>
      <w:r>
        <w:rPr>
          <w:rFonts w:asciiTheme="majorHAnsi" w:hAnsiTheme="majorHAnsi"/>
        </w:rPr>
        <w:t>10 ppm</w:t>
      </w:r>
      <w:proofErr w:type="gramEnd"/>
      <w:r>
        <w:rPr>
          <w:rFonts w:asciiTheme="majorHAnsi" w:hAnsiTheme="majorHAnsi"/>
        </w:rPr>
        <w:t xml:space="preserve"> </w:t>
      </w:r>
      <w:r w:rsidR="00657A19">
        <w:rPr>
          <w:rFonts w:asciiTheme="majorHAnsi" w:hAnsiTheme="majorHAnsi"/>
        </w:rPr>
        <w:t xml:space="preserve">long-term </w:t>
      </w:r>
      <w:r>
        <w:rPr>
          <w:rFonts w:asciiTheme="majorHAnsi" w:hAnsiTheme="majorHAnsi"/>
        </w:rPr>
        <w:t xml:space="preserve">stability. </w:t>
      </w:r>
    </w:p>
    <w:p w14:paraId="00E1BABF" w14:textId="5EE7F276" w:rsidR="00343595" w:rsidRDefault="003561BE" w:rsidP="000D6C1A">
      <w:pPr>
        <w:pStyle w:val="CDRGuidance"/>
        <w:rPr>
          <w:rFonts w:asciiTheme="majorHAnsi" w:hAnsiTheme="majorHAnsi"/>
          <w:i w:val="0"/>
          <w:color w:val="FF0000"/>
        </w:rPr>
      </w:pPr>
      <w:r>
        <w:rPr>
          <w:noProof/>
        </w:rPr>
        <mc:AlternateContent>
          <mc:Choice Requires="wps">
            <w:drawing>
              <wp:anchor distT="0" distB="0" distL="114300" distR="114300" simplePos="0" relativeHeight="251687936" behindDoc="0" locked="0" layoutInCell="1" allowOverlap="1" wp14:anchorId="0C07072D" wp14:editId="3E8C5E7A">
                <wp:simplePos x="0" y="0"/>
                <wp:positionH relativeFrom="column">
                  <wp:posOffset>349250</wp:posOffset>
                </wp:positionH>
                <wp:positionV relativeFrom="paragraph">
                  <wp:posOffset>2527935</wp:posOffset>
                </wp:positionV>
                <wp:extent cx="2305050" cy="736600"/>
                <wp:effectExtent l="0" t="0" r="635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5CA83E2" w:rsidR="00680F51" w:rsidRPr="004238E6" w:rsidRDefault="00680F51"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7.5pt;margin-top:199.05pt;width:181.5pt;height:5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" stroked="f">
                <v:textbox style="mso-fit-shape-to-text:t" inset="0,0,0,0">
                  <w:txbxContent>
                    <w:p w14:paraId="2D1C4DB9" w14:textId="75CA83E2" w:rsidR="00CB2327" w:rsidRPr="004238E6" w:rsidRDefault="00CB2327" w:rsidP="00050353">
                      <w:pPr>
                        <w:pStyle w:val="Caption"/>
                        <w:ind w:left="90" w:right="100"/>
                        <w:jc w:val="both"/>
                        <w:rPr>
                          <w:rFonts w:ascii="Cambria" w:eastAsia="Times New Roman" w:hAnsi="Cambria" w:cs="Arial"/>
                          <w:b/>
                          <w:noProof/>
                        </w:rPr>
                      </w:pPr>
                      <w:r w:rsidRPr="004238E6">
                        <w:rPr>
                          <w:b/>
                        </w:rPr>
                        <w:t xml:space="preserve">Figure 12. </w:t>
                      </w:r>
                      <w:proofErr w:type="gramStart"/>
                      <w:r>
                        <w:rPr>
                          <w:b/>
                        </w:rPr>
                        <w:t>Differences between NRLTSI2 and NRLTSI models and</w:t>
                      </w:r>
                      <w:r w:rsidRPr="004238E6">
                        <w:rPr>
                          <w:b/>
                        </w:rPr>
                        <w:t xml:space="preserve"> TIM observations of total solar irradiance variability.</w:t>
                      </w:r>
                      <w:proofErr w:type="gramEnd"/>
                    </w:p>
                  </w:txbxContent>
                </v:textbox>
                <w10:wrap type="square"/>
              </v:shape>
            </w:pict>
          </mc:Fallback>
        </mc:AlternateContent>
      </w:r>
    </w:p>
    <w:p w14:paraId="22082F14" w14:textId="6FBE624C" w:rsidR="007D3EDB" w:rsidRDefault="007D3EDB" w:rsidP="000D6C1A">
      <w:pPr>
        <w:pStyle w:val="CDRGuidance"/>
        <w:rPr>
          <w:i w:val="0"/>
          <w:color w:val="FF0000"/>
        </w:rPr>
      </w:pPr>
    </w:p>
    <w:p w14:paraId="2F02E058" w14:textId="75CDF86A" w:rsidR="007D3EDB" w:rsidRDefault="00050353" w:rsidP="000D6C1A">
      <w:pPr>
        <w:pStyle w:val="CDRGuidance"/>
        <w:rPr>
          <w:i w:val="0"/>
          <w:color w:val="FF0000"/>
        </w:rPr>
      </w:pPr>
      <w:r>
        <w:rPr>
          <w:noProof/>
        </w:rPr>
        <mc:AlternateContent>
          <mc:Choice Requires="wps">
            <w:drawing>
              <wp:anchor distT="0" distB="0" distL="114300" distR="114300" simplePos="0" relativeHeight="251686912" behindDoc="0" locked="0" layoutInCell="1" allowOverlap="1" wp14:anchorId="2E560077" wp14:editId="22456EC5">
                <wp:simplePos x="0" y="0"/>
                <wp:positionH relativeFrom="column">
                  <wp:posOffset>-2863850</wp:posOffset>
                </wp:positionH>
                <wp:positionV relativeFrom="paragraph">
                  <wp:posOffset>388620</wp:posOffset>
                </wp:positionV>
                <wp:extent cx="3009900" cy="882650"/>
                <wp:effectExtent l="0" t="0" r="1270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882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1E77AABA" w:rsidR="00680F51" w:rsidRPr="00E23EE9" w:rsidRDefault="00680F51"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5" type="#_x0000_t202" style="position:absolute;margin-left:-225.5pt;margin-top:30.6pt;width:237pt;height:6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" stroked="f">
                <v:textbox style="mso-fit-shape-to-text:t" inset="0,0,0,0">
                  <w:txbxContent>
                    <w:p w14:paraId="31DE6EC1" w14:textId="1E77AABA" w:rsidR="00CB2327" w:rsidRPr="00E23EE9" w:rsidRDefault="00CB2327" w:rsidP="002B17FB">
                      <w:pPr>
                        <w:pStyle w:val="Caption"/>
                        <w:tabs>
                          <w:tab w:val="left" w:pos="3600"/>
                        </w:tabs>
                        <w:ind w:left="180" w:right="150"/>
                        <w:jc w:val="left"/>
                        <w:rPr>
                          <w:rFonts w:ascii="Cambria" w:eastAsia="Times New Roman" w:hAnsi="Cambria" w:cs="Arial"/>
                          <w:b/>
                          <w:noProof/>
                        </w:rPr>
                      </w:pPr>
                      <w:r w:rsidRPr="00E23EE9">
                        <w:rPr>
                          <w:b/>
                        </w:rPr>
                        <w:t xml:space="preserve">Figure 11. </w:t>
                      </w:r>
                      <w:proofErr w:type="gramStart"/>
                      <w:r w:rsidRPr="00E23EE9">
                        <w:rPr>
                          <w:b/>
                        </w:rPr>
                        <w:t xml:space="preserve">Comparison </w:t>
                      </w:r>
                      <w:r>
                        <w:rPr>
                          <w:b/>
                        </w:rPr>
                        <w:t xml:space="preserve">of the </w:t>
                      </w:r>
                      <w:r w:rsidRPr="00E23EE9">
                        <w:rPr>
                          <w:b/>
                        </w:rPr>
                        <w:t>modeled total solar irradiance time series with observations made by TIM on SORCE, during solar rotation (upper panel) and during the solar cycle (middle and lower panels).</w:t>
                      </w:r>
                      <w:proofErr w:type="gramEnd"/>
                    </w:p>
                  </w:txbxContent>
                </v:textbox>
                <w10:wrap type="square"/>
              </v:shape>
            </w:pict>
          </mc:Fallback>
        </mc:AlternateContent>
      </w:r>
    </w:p>
    <w:p w14:paraId="43859886" w14:textId="01E20EDA" w:rsidR="007D3EDB" w:rsidRDefault="007D3EDB" w:rsidP="000D6C1A">
      <w:pPr>
        <w:pStyle w:val="CDRGuidance"/>
        <w:rPr>
          <w:i w:val="0"/>
          <w:color w:val="FF0000"/>
        </w:rPr>
      </w:pPr>
    </w:p>
    <w:p w14:paraId="7B04FBE2" w14:textId="77777777" w:rsidR="005C6974" w:rsidRDefault="005C6974" w:rsidP="000D6C1A">
      <w:pPr>
        <w:pStyle w:val="CDRGuidance"/>
        <w:rPr>
          <w:i w:val="0"/>
          <w:color w:val="FF0000"/>
        </w:rPr>
      </w:pPr>
    </w:p>
    <w:p w14:paraId="5CB730EA" w14:textId="77777777" w:rsidR="00050353" w:rsidRDefault="00050353" w:rsidP="000D6C1A">
      <w:pPr>
        <w:pStyle w:val="CDRGuidance"/>
        <w:rPr>
          <w:i w:val="0"/>
        </w:rPr>
      </w:pPr>
    </w:p>
    <w:p w14:paraId="7ADC676E" w14:textId="77777777" w:rsidR="00050353" w:rsidRDefault="00050353" w:rsidP="000D6C1A">
      <w:pPr>
        <w:pStyle w:val="CDRGuidance"/>
        <w:rPr>
          <w:i w:val="0"/>
        </w:rPr>
      </w:pPr>
    </w:p>
    <w:p w14:paraId="6008562D" w14:textId="49468404" w:rsidR="0037422A" w:rsidRDefault="005C6974" w:rsidP="000D6C1A">
      <w:pPr>
        <w:pStyle w:val="CDRGuidance"/>
        <w:rPr>
          <w:i w:val="0"/>
        </w:rPr>
      </w:pPr>
      <w:r w:rsidRPr="005C6974">
        <w:rPr>
          <w:i w:val="0"/>
        </w:rPr>
        <w:t>Figure 13 compares</w:t>
      </w:r>
      <w:r>
        <w:rPr>
          <w:i w:val="0"/>
        </w:rPr>
        <w:t xml:space="preserve"> </w:t>
      </w:r>
      <w:r w:rsidR="00E319BD">
        <w:rPr>
          <w:i w:val="0"/>
        </w:rPr>
        <w:t xml:space="preserve">detrended </w:t>
      </w:r>
      <w:r>
        <w:rPr>
          <w:i w:val="0"/>
        </w:rPr>
        <w:t>time series of solar spectral irradiance in selected broad wavelength bands, calculated by the NRLSSI2 model algorithm, compared with observations made by SORCE SI</w:t>
      </w:r>
      <w:r w:rsidR="003B71C0">
        <w:rPr>
          <w:i w:val="0"/>
        </w:rPr>
        <w:t>M</w:t>
      </w:r>
      <w:r>
        <w:rPr>
          <w:i w:val="0"/>
        </w:rPr>
        <w:t xml:space="preserve"> and with equivalent time series of </w:t>
      </w:r>
      <w:r w:rsidR="003B71C0">
        <w:rPr>
          <w:i w:val="0"/>
        </w:rPr>
        <w:t xml:space="preserve">the </w:t>
      </w:r>
      <w:r>
        <w:rPr>
          <w:i w:val="0"/>
        </w:rPr>
        <w:t>NRLSSI model. The comparisons show spectral irradiance modulation associated with the Sun’s 27-day rotation. On these relatively short (compared with the solar cycle) tim</w:t>
      </w:r>
      <w:r w:rsidR="003B71C0">
        <w:rPr>
          <w:i w:val="0"/>
        </w:rPr>
        <w:t>e scales, instrumental effects i</w:t>
      </w:r>
      <w:r>
        <w:rPr>
          <w:i w:val="0"/>
        </w:rPr>
        <w:t xml:space="preserve">n the observations are assumed to be modest compared with true solar irradiance variability. </w:t>
      </w:r>
    </w:p>
    <w:p w14:paraId="089FEB99" w14:textId="37051CDD" w:rsidR="005C6974" w:rsidRPr="005C6974" w:rsidRDefault="005C6974" w:rsidP="000D6C1A">
      <w:pPr>
        <w:pStyle w:val="CDRGuidance"/>
        <w:rPr>
          <w:i w:val="0"/>
        </w:rPr>
      </w:pPr>
      <w:r>
        <w:rPr>
          <w:i w:val="0"/>
        </w:rPr>
        <w:t>Solar cycle changes in spectral irradiance are presently ambiguous because the only observations are those made by SIM on SORCE</w:t>
      </w:r>
      <w:r w:rsidR="00B23B8B">
        <w:rPr>
          <w:i w:val="0"/>
        </w:rPr>
        <w:t xml:space="preserve"> whose</w:t>
      </w:r>
      <w:r>
        <w:rPr>
          <w:i w:val="0"/>
        </w:rPr>
        <w:t xml:space="preserve"> </w:t>
      </w:r>
      <w:r w:rsidR="00B23B8B">
        <w:rPr>
          <w:i w:val="0"/>
        </w:rPr>
        <w:t>long-term</w:t>
      </w:r>
      <w:r>
        <w:rPr>
          <w:i w:val="0"/>
        </w:rPr>
        <w:t xml:space="preserve"> stability has yet to be </w:t>
      </w:r>
      <w:r w:rsidR="00B23B8B">
        <w:rPr>
          <w:i w:val="0"/>
        </w:rPr>
        <w:t>validated</w:t>
      </w:r>
      <w:r>
        <w:rPr>
          <w:i w:val="0"/>
        </w:rPr>
        <w:t>. Figure 14 shows the solar cycle changes in spectral irradiance estimated by the NRLSSI2 algorithm, compared with the changes estimated by NRLSSI.</w:t>
      </w:r>
      <w:r w:rsidR="00B23B8B">
        <w:rPr>
          <w:i w:val="0"/>
        </w:rPr>
        <w:t xml:space="preserve"> Compared with NRLSSI, </w:t>
      </w:r>
      <w:r w:rsidR="00B23B8B">
        <w:rPr>
          <w:i w:val="0"/>
        </w:rPr>
        <w:lastRenderedPageBreak/>
        <w:t xml:space="preserve">NRLSSI2 is more variable at wavelengths from 300 to 400 nm and less variability at wavelengths </w:t>
      </w:r>
      <w:r w:rsidR="007D046F">
        <w:rPr>
          <w:i w:val="0"/>
          <w:noProof/>
          <w:color w:val="FF0000"/>
        </w:rPr>
        <w:drawing>
          <wp:anchor distT="0" distB="0" distL="114300" distR="114300" simplePos="0" relativeHeight="251702272" behindDoc="0" locked="0" layoutInCell="1" allowOverlap="1" wp14:anchorId="17E663C9" wp14:editId="5E093F1C">
            <wp:simplePos x="0" y="0"/>
            <wp:positionH relativeFrom="column">
              <wp:posOffset>-69850</wp:posOffset>
            </wp:positionH>
            <wp:positionV relativeFrom="paragraph">
              <wp:posOffset>532130</wp:posOffset>
            </wp:positionV>
            <wp:extent cx="3003550" cy="381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rotation_ts.png"/>
                    <pic:cNvPicPr/>
                  </pic:nvPicPr>
                  <pic:blipFill rotWithShape="1">
                    <a:blip r:embed="rId29">
                      <a:extLst>
                        <a:ext uri="{28A0092B-C50C-407E-A947-70E740481C1C}">
                          <a14:useLocalDpi xmlns:a14="http://schemas.microsoft.com/office/drawing/2010/main" val="0"/>
                        </a:ext>
                      </a:extLst>
                    </a:blip>
                    <a:srcRect t="2386" b="2416"/>
                    <a:stretch/>
                  </pic:blipFill>
                  <pic:spPr bwMode="auto">
                    <a:xfrm>
                      <a:off x="0" y="0"/>
                      <a:ext cx="3003550" cy="38112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noProof/>
        </w:rPr>
        <w:drawing>
          <wp:anchor distT="0" distB="0" distL="114300" distR="114300" simplePos="0" relativeHeight="251705344" behindDoc="0" locked="0" layoutInCell="1" allowOverlap="1" wp14:anchorId="0E4B0D9F" wp14:editId="5A3128EB">
            <wp:simplePos x="0" y="0"/>
            <wp:positionH relativeFrom="column">
              <wp:posOffset>3073400</wp:posOffset>
            </wp:positionH>
            <wp:positionV relativeFrom="paragraph">
              <wp:posOffset>571500</wp:posOffset>
            </wp:positionV>
            <wp:extent cx="2982595" cy="35890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solarcycle_changes.png"/>
                    <pic:cNvPicPr/>
                  </pic:nvPicPr>
                  <pic:blipFill rotWithShape="1">
                    <a:blip r:embed="rId30">
                      <a:extLst>
                        <a:ext uri="{28A0092B-C50C-407E-A947-70E740481C1C}">
                          <a14:useLocalDpi xmlns:a14="http://schemas.microsoft.com/office/drawing/2010/main" val="0"/>
                        </a:ext>
                      </a:extLst>
                    </a:blip>
                    <a:srcRect l="2825" t="2118" r="2710" b="12634"/>
                    <a:stretch/>
                  </pic:blipFill>
                  <pic:spPr bwMode="auto">
                    <a:xfrm>
                      <a:off x="0" y="0"/>
                      <a:ext cx="2982595" cy="35890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046F">
        <w:rPr>
          <w:i w:val="0"/>
        </w:rPr>
        <w:t>from 300 to 600 nm</w:t>
      </w:r>
    </w:p>
    <w:p w14:paraId="39BF21D1" w14:textId="497A5E4C" w:rsidR="00DF7188" w:rsidRDefault="00E319BD" w:rsidP="00DF7188">
      <w:pPr>
        <w:pStyle w:val="CDRGuidance"/>
        <w:rPr>
          <w:i w:val="0"/>
          <w:color w:val="FF0000"/>
        </w:rPr>
      </w:pPr>
      <w:r>
        <w:rPr>
          <w:noProof/>
        </w:rPr>
        <mc:AlternateContent>
          <mc:Choice Requires="wps">
            <w:drawing>
              <wp:anchor distT="0" distB="0" distL="114300" distR="114300" simplePos="0" relativeHeight="251701248" behindDoc="0" locked="0" layoutInCell="1" allowOverlap="1" wp14:anchorId="2D9CF6FE" wp14:editId="23163A61">
                <wp:simplePos x="0" y="0"/>
                <wp:positionH relativeFrom="column">
                  <wp:posOffset>374650</wp:posOffset>
                </wp:positionH>
                <wp:positionV relativeFrom="paragraph">
                  <wp:posOffset>3742690</wp:posOffset>
                </wp:positionV>
                <wp:extent cx="2654300" cy="736600"/>
                <wp:effectExtent l="0" t="0" r="12700" b="0"/>
                <wp:wrapSquare wrapText="bothSides"/>
                <wp:docPr id="21" name="Text Box 21"/>
                <wp:cNvGraphicFramePr/>
                <a:graphic xmlns:a="http://schemas.openxmlformats.org/drawingml/2006/main">
                  <a:graphicData uri="http://schemas.microsoft.com/office/word/2010/wordprocessingShape">
                    <wps:wsp>
                      <wps:cNvSpPr txBox="1"/>
                      <wps:spPr>
                        <a:xfrm>
                          <a:off x="0" y="0"/>
                          <a:ext cx="26543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2B62E30" w14:textId="1371350D" w:rsidR="00680F51" w:rsidRPr="002309E1" w:rsidRDefault="00680F51"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6" type="#_x0000_t202" style="position:absolute;margin-left:29.5pt;margin-top:294.7pt;width:209pt;height:5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" stroked="f">
                <v:textbox style="mso-fit-shape-to-text:t" inset="0,0,0,0">
                  <w:txbxContent>
                    <w:p w14:paraId="52B62E30" w14:textId="1371350D" w:rsidR="00CB2327" w:rsidRPr="002309E1" w:rsidRDefault="00CB2327" w:rsidP="0098163D">
                      <w:pPr>
                        <w:pStyle w:val="Caption"/>
                        <w:ind w:left="0" w:right="155"/>
                        <w:jc w:val="left"/>
                        <w:rPr>
                          <w:rFonts w:ascii="Calibri" w:eastAsia="Times New Roman" w:hAnsi="Calibri" w:cs="Arial"/>
                          <w:b/>
                          <w:i/>
                          <w:noProof/>
                        </w:rPr>
                      </w:pPr>
                      <w:r w:rsidRPr="002309E1">
                        <w:rPr>
                          <w:b/>
                        </w:rPr>
                        <w:t>Figure 14 Solar cycle (24) changes shown as percentages (upper) and in energy units (lower) in the NRLSSI2 model, compared with NRLSSI.</w:t>
                      </w:r>
                    </w:p>
                  </w:txbxContent>
                </v:textbox>
                <w10:wrap type="square"/>
              </v:shape>
            </w:pict>
          </mc:Fallback>
        </mc:AlternateContent>
      </w:r>
      <w:r w:rsidR="005C264D">
        <w:rPr>
          <w:noProof/>
        </w:rPr>
        <mc:AlternateContent>
          <mc:Choice Requires="wps">
            <w:drawing>
              <wp:anchor distT="0" distB="0" distL="114300" distR="114300" simplePos="0" relativeHeight="251704320" behindDoc="0" locked="0" layoutInCell="1" allowOverlap="1" wp14:anchorId="4E14F1FF" wp14:editId="768057E8">
                <wp:simplePos x="0" y="0"/>
                <wp:positionH relativeFrom="column">
                  <wp:posOffset>-2768600</wp:posOffset>
                </wp:positionH>
                <wp:positionV relativeFrom="paragraph">
                  <wp:posOffset>3963670</wp:posOffset>
                </wp:positionV>
                <wp:extent cx="2874645" cy="10287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2874645"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B04ED9" w14:textId="3687D63B" w:rsidR="00680F51" w:rsidRPr="002309E1" w:rsidRDefault="00680F51" w:rsidP="003502F8">
                            <w:pPr>
                              <w:pStyle w:val="Caption"/>
                              <w:ind w:left="0" w:right="117"/>
                              <w:jc w:val="both"/>
                              <w:rPr>
                                <w:rFonts w:ascii="Calibri" w:eastAsia="Times New Roman" w:hAnsi="Calibri" w:cs="Arial"/>
                                <w:b/>
                              </w:rPr>
                            </w:pPr>
                            <w:r w:rsidRPr="002309E1">
                              <w:rPr>
                                <w:b/>
                              </w:rPr>
                              <w:t>Figure 13 Comparisons of NRLSSI2 solar spectral irradiance in broad wavelength bands with SIM observations. Both the model and observed time series have been detrended; the variations are associated with the Sun’s 27-day rotation.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7" type="#_x0000_t202" style="position:absolute;margin-left:-218pt;margin-top:312.1pt;width:226.3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" stroked="f">
                <v:textbox style="mso-fit-shape-to-text:t" inset="0,0,0,0">
                  <w:txbxContent>
                    <w:p w14:paraId="14B04ED9" w14:textId="3687D63B" w:rsidR="00CB2327" w:rsidRPr="002309E1" w:rsidRDefault="00CB2327" w:rsidP="003502F8">
                      <w:pPr>
                        <w:pStyle w:val="Caption"/>
                        <w:ind w:left="0" w:right="117"/>
                        <w:jc w:val="both"/>
                        <w:rPr>
                          <w:rFonts w:ascii="Calibri" w:eastAsia="Times New Roman" w:hAnsi="Calibri" w:cs="Arial"/>
                          <w:b/>
                        </w:rPr>
                      </w:pPr>
                      <w:r w:rsidRPr="002309E1">
                        <w:rPr>
                          <w:b/>
                        </w:rPr>
                        <w:t xml:space="preserve">Figure 13 Comparisons of NRLSSI2 solar spectral irradiance in broad wavelength bands with SIM observations. Both the model and observed time series have been </w:t>
                      </w:r>
                      <w:proofErr w:type="spellStart"/>
                      <w:r w:rsidRPr="002309E1">
                        <w:rPr>
                          <w:b/>
                        </w:rPr>
                        <w:t>detrended</w:t>
                      </w:r>
                      <w:proofErr w:type="spellEnd"/>
                      <w:r w:rsidRPr="002309E1">
                        <w:rPr>
                          <w:b/>
                        </w:rPr>
                        <w:t>; the variations are associated with the Sun’s 27-day rotation.</w:t>
                      </w:r>
                    </w:p>
                  </w:txbxContent>
                </v:textbox>
                <w10:wrap type="square"/>
              </v:shape>
            </w:pict>
          </mc:Fallback>
        </mc:AlternateContent>
      </w:r>
    </w:p>
    <w:p w14:paraId="055AB0E1" w14:textId="31436D4A" w:rsidR="000D6C1A" w:rsidRPr="00DF7188" w:rsidRDefault="003B71C0" w:rsidP="00DF7188">
      <w:pPr>
        <w:pStyle w:val="CDRGuidance"/>
        <w:rPr>
          <w:i w:val="0"/>
          <w:color w:val="FF0000"/>
        </w:rPr>
      </w:pPr>
      <w:r w:rsidRPr="003B71C0">
        <w:rPr>
          <w:i w:val="0"/>
        </w:rPr>
        <w:t>The Solar Irradiance Data Team will</w:t>
      </w:r>
      <w:r>
        <w:rPr>
          <w:i w:val="0"/>
        </w:rPr>
        <w:t xml:space="preserve"> continue to validate the solar irradiance CDR algorithm, with ongoing tests</w:t>
      </w:r>
      <w:r w:rsidR="00B760D1">
        <w:rPr>
          <w:i w:val="0"/>
        </w:rPr>
        <w:t>, statistical characterizations and self-consistency checks, a</w:t>
      </w:r>
      <w:r>
        <w:rPr>
          <w:i w:val="0"/>
        </w:rPr>
        <w:t>n</w:t>
      </w:r>
      <w:r w:rsidR="00B760D1">
        <w:rPr>
          <w:i w:val="0"/>
        </w:rPr>
        <w:t>d</w:t>
      </w:r>
      <w:r>
        <w:rPr>
          <w:i w:val="0"/>
        </w:rPr>
        <w:t xml:space="preserve"> comparison with observati</w:t>
      </w:r>
      <w:r w:rsidR="00B760D1">
        <w:rPr>
          <w:i w:val="0"/>
        </w:rPr>
        <w:t>o</w:t>
      </w:r>
      <w:r>
        <w:rPr>
          <w:i w:val="0"/>
        </w:rPr>
        <w:t>ns.</w:t>
      </w:r>
      <w:r w:rsidR="00B760D1">
        <w:rPr>
          <w:rFonts w:asciiTheme="majorHAnsi" w:hAnsiTheme="majorHAnsi"/>
          <w:i w:val="0"/>
          <w:color w:val="FF0000"/>
        </w:rPr>
        <w:t xml:space="preserve"> </w:t>
      </w:r>
      <w:r w:rsidR="00B760D1" w:rsidRPr="00B760D1">
        <w:rPr>
          <w:rFonts w:asciiTheme="majorHAnsi" w:hAnsiTheme="majorHAnsi"/>
          <w:i w:val="0"/>
        </w:rPr>
        <w:t>Planned for the immediate future are separate ind</w:t>
      </w:r>
      <w:r w:rsidR="00B760D1">
        <w:rPr>
          <w:rFonts w:asciiTheme="majorHAnsi" w:hAnsiTheme="majorHAnsi"/>
          <w:i w:val="0"/>
        </w:rPr>
        <w:t>epen</w:t>
      </w:r>
      <w:r w:rsidR="00B760D1" w:rsidRPr="00B760D1">
        <w:rPr>
          <w:rFonts w:asciiTheme="majorHAnsi" w:hAnsiTheme="majorHAnsi"/>
          <w:i w:val="0"/>
        </w:rPr>
        <w:t>d</w:t>
      </w:r>
      <w:r w:rsidR="00B760D1">
        <w:rPr>
          <w:rFonts w:asciiTheme="majorHAnsi" w:hAnsiTheme="majorHAnsi"/>
          <w:i w:val="0"/>
        </w:rPr>
        <w:t>ent eva</w:t>
      </w:r>
      <w:r w:rsidR="00B760D1" w:rsidRPr="00B760D1">
        <w:rPr>
          <w:rFonts w:asciiTheme="majorHAnsi" w:hAnsiTheme="majorHAnsi"/>
          <w:i w:val="0"/>
        </w:rPr>
        <w:t>l</w:t>
      </w:r>
      <w:r w:rsidR="00B760D1">
        <w:rPr>
          <w:rFonts w:asciiTheme="majorHAnsi" w:hAnsiTheme="majorHAnsi"/>
          <w:i w:val="0"/>
        </w:rPr>
        <w:t>uations of the algorithms b</w:t>
      </w:r>
      <w:r w:rsidR="00B760D1" w:rsidRPr="00B760D1">
        <w:rPr>
          <w:rFonts w:asciiTheme="majorHAnsi" w:hAnsiTheme="majorHAnsi"/>
          <w:i w:val="0"/>
        </w:rPr>
        <w:t xml:space="preserve">y </w:t>
      </w:r>
      <w:r w:rsidR="00B760D1">
        <w:rPr>
          <w:rFonts w:asciiTheme="majorHAnsi" w:hAnsiTheme="majorHAnsi"/>
          <w:i w:val="0"/>
        </w:rPr>
        <w:t xml:space="preserve">both </w:t>
      </w:r>
      <w:r w:rsidR="00B760D1" w:rsidRPr="00B760D1">
        <w:rPr>
          <w:rFonts w:asciiTheme="majorHAnsi" w:hAnsiTheme="majorHAnsi"/>
          <w:i w:val="0"/>
        </w:rPr>
        <w:t>NRL and LASP</w:t>
      </w:r>
      <w:r w:rsidR="00E319BD">
        <w:rPr>
          <w:rFonts w:asciiTheme="majorHAnsi" w:hAnsiTheme="majorHAnsi"/>
          <w:i w:val="0"/>
        </w:rPr>
        <w:t>,</w:t>
      </w:r>
      <w:r w:rsidR="00B760D1" w:rsidRPr="00B760D1">
        <w:rPr>
          <w:rFonts w:asciiTheme="majorHAnsi" w:hAnsiTheme="majorHAnsi"/>
          <w:i w:val="0"/>
        </w:rPr>
        <w:t xml:space="preserve"> </w:t>
      </w:r>
      <w:r w:rsidR="00B760D1">
        <w:rPr>
          <w:rFonts w:asciiTheme="majorHAnsi" w:hAnsiTheme="majorHAnsi"/>
          <w:i w:val="0"/>
        </w:rPr>
        <w:t xml:space="preserve">and regular comparisons and validation of the algorithm’s operational products. </w:t>
      </w:r>
    </w:p>
    <w:p w14:paraId="1CB5F814" w14:textId="213839FE" w:rsidR="00435C59" w:rsidRDefault="00435C59" w:rsidP="006B2078">
      <w:pPr>
        <w:pStyle w:val="CDRHeading2"/>
      </w:pPr>
      <w:bookmarkStart w:id="55" w:name="_Toc269030705"/>
      <w:r>
        <w:t>Processing Environment</w:t>
      </w:r>
      <w:r w:rsidR="007E394C">
        <w:t xml:space="preserve"> and Resources</w:t>
      </w:r>
      <w:bookmarkEnd w:id="55"/>
    </w:p>
    <w:p w14:paraId="6681A29B" w14:textId="77777777" w:rsidR="000F1FC4" w:rsidRPr="000F1FC4" w:rsidRDefault="000F1FC4" w:rsidP="000F1FC4">
      <w:pPr>
        <w:pStyle w:val="CDRGuidance"/>
        <w:rPr>
          <w:i w:val="0"/>
        </w:rPr>
      </w:pPr>
      <w:r w:rsidRPr="000F1FC4">
        <w:rPr>
          <w:i w:val="0"/>
        </w:rPr>
        <w:t>The processing code is written in IDL and requires version 8.2 or later. It runs on commodity hardware (e.g. 2 cores 8Gb RAM) with modest computation time - no more than one minute to process a day. In principle the code could run on any OS with IDL, though it was developed on Unix based systems. All the processing routines and utility routines are included in the code repository. The only storage concerns are for the final output products.</w:t>
      </w:r>
    </w:p>
    <w:p w14:paraId="443BD0CF" w14:textId="4A0FECD0" w:rsidR="000F1FC4" w:rsidRDefault="000F1FC4" w:rsidP="000F1FC4">
      <w:pPr>
        <w:pStyle w:val="CDRGuidance"/>
        <w:rPr>
          <w:i w:val="0"/>
        </w:rPr>
      </w:pPr>
      <w:r w:rsidRPr="000F1FC4">
        <w:rPr>
          <w:i w:val="0"/>
        </w:rPr>
        <w:lastRenderedPageBreak/>
        <w:t xml:space="preserve">The primary data access layer is currently provided by </w:t>
      </w:r>
      <w:proofErr w:type="spellStart"/>
      <w:r w:rsidRPr="000F1FC4">
        <w:rPr>
          <w:i w:val="0"/>
        </w:rPr>
        <w:t>LaTiS</w:t>
      </w:r>
      <w:proofErr w:type="spellEnd"/>
      <w:r w:rsidRPr="000F1FC4">
        <w:rPr>
          <w:i w:val="0"/>
        </w:rPr>
        <w:t xml:space="preserve">, an Open Source software framework developed at LASP to provide uniform access to datasets. The sunspot area data from NGDC and the </w:t>
      </w:r>
      <w:proofErr w:type="spellStart"/>
      <w:r w:rsidRPr="000F1FC4">
        <w:rPr>
          <w:i w:val="0"/>
        </w:rPr>
        <w:t>MgII</w:t>
      </w:r>
      <w:proofErr w:type="spellEnd"/>
      <w:r w:rsidRPr="000F1FC4">
        <w:rPr>
          <w:i w:val="0"/>
        </w:rPr>
        <w:t xml:space="preserve"> index data</w:t>
      </w:r>
      <w:r w:rsidR="002309E1">
        <w:rPr>
          <w:i w:val="0"/>
        </w:rPr>
        <w:t xml:space="preserve"> on the GOME scale from the University of Bremen</w:t>
      </w:r>
      <w:r w:rsidRPr="000F1FC4">
        <w:rPr>
          <w:i w:val="0"/>
        </w:rPr>
        <w:t xml:space="preserve"> are requested by the IDL processing code from a </w:t>
      </w:r>
      <w:proofErr w:type="spellStart"/>
      <w:r w:rsidRPr="000F1FC4">
        <w:rPr>
          <w:i w:val="0"/>
        </w:rPr>
        <w:t>LaTiS</w:t>
      </w:r>
      <w:proofErr w:type="spellEnd"/>
      <w:r w:rsidRPr="000F1FC4">
        <w:rPr>
          <w:i w:val="0"/>
        </w:rPr>
        <w:t xml:space="preserve"> server running at LASP. Other input files are included in the code repository and read directly by the IDL code.</w:t>
      </w:r>
    </w:p>
    <w:p w14:paraId="0683C9E2" w14:textId="77777777" w:rsidR="001C1B1E" w:rsidRPr="000F1FC4" w:rsidRDefault="001C1B1E" w:rsidP="000F1FC4">
      <w:pPr>
        <w:pStyle w:val="CDRGuidance"/>
        <w:rPr>
          <w:i w:val="0"/>
        </w:rPr>
      </w:pPr>
    </w:p>
    <w:p w14:paraId="5D2800E2" w14:textId="77777777" w:rsidR="000C19D7" w:rsidRDefault="000C19D7" w:rsidP="00C53635">
      <w:pPr>
        <w:pStyle w:val="CDRHeading1"/>
      </w:pPr>
      <w:bookmarkStart w:id="56" w:name="_Toc269030706"/>
      <w:r>
        <w:lastRenderedPageBreak/>
        <w:t>Assumption</w:t>
      </w:r>
      <w:r w:rsidR="00B07A20">
        <w:t>s</w:t>
      </w:r>
      <w:r>
        <w:t xml:space="preserve"> and Limitations</w:t>
      </w:r>
      <w:bookmarkEnd w:id="56"/>
    </w:p>
    <w:p w14:paraId="4ED55F70" w14:textId="7BB1828B" w:rsidR="00092335" w:rsidRPr="00A666D1" w:rsidRDefault="00E111F5" w:rsidP="00E111F5">
      <w:pPr>
        <w:pStyle w:val="CDRBodyText"/>
        <w:ind w:firstLine="0"/>
        <w:rPr>
          <w:rFonts w:asciiTheme="majorHAnsi" w:hAnsiTheme="majorHAnsi"/>
        </w:rPr>
      </w:pPr>
      <w:r w:rsidRPr="00A666D1">
        <w:rPr>
          <w:rFonts w:asciiTheme="majorHAnsi" w:hAnsiTheme="majorHAnsi"/>
        </w:rPr>
        <w:t xml:space="preserve">The assumptions in the algorithm’s theoretical basis are </w:t>
      </w:r>
      <w:r w:rsidR="008A17F7" w:rsidRPr="00A666D1">
        <w:rPr>
          <w:rFonts w:asciiTheme="majorHAnsi" w:hAnsiTheme="majorHAnsi"/>
        </w:rPr>
        <w:t xml:space="preserve">detailed in Section </w:t>
      </w:r>
      <w:r w:rsidR="00997A34">
        <w:rPr>
          <w:rFonts w:asciiTheme="majorHAnsi" w:hAnsiTheme="majorHAnsi"/>
        </w:rPr>
        <w:t>3. Table 6</w:t>
      </w:r>
      <w:r w:rsidR="00AC59A3">
        <w:rPr>
          <w:rFonts w:asciiTheme="majorHAnsi" w:hAnsiTheme="majorHAnsi"/>
        </w:rPr>
        <w:t xml:space="preserve"> summarizes</w:t>
      </w:r>
      <w:r w:rsidR="00803E02" w:rsidRPr="00A666D1">
        <w:rPr>
          <w:rFonts w:asciiTheme="majorHAnsi" w:hAnsiTheme="majorHAnsi"/>
        </w:rPr>
        <w:t xml:space="preserve"> these assumptions </w:t>
      </w:r>
      <w:r w:rsidR="009779FC" w:rsidRPr="00A666D1">
        <w:rPr>
          <w:rFonts w:asciiTheme="majorHAnsi" w:hAnsiTheme="majorHAnsi"/>
        </w:rPr>
        <w:t xml:space="preserve">and </w:t>
      </w:r>
      <w:r w:rsidR="00464767" w:rsidRPr="00A666D1">
        <w:rPr>
          <w:rFonts w:asciiTheme="majorHAnsi" w:hAnsiTheme="majorHAnsi"/>
        </w:rPr>
        <w:t>the</w:t>
      </w:r>
      <w:r w:rsidR="00803E02" w:rsidRPr="00A666D1">
        <w:rPr>
          <w:rFonts w:asciiTheme="majorHAnsi" w:hAnsiTheme="majorHAnsi"/>
        </w:rPr>
        <w:t xml:space="preserve"> approach</w:t>
      </w:r>
      <w:r w:rsidR="00464767" w:rsidRPr="00A666D1">
        <w:rPr>
          <w:rFonts w:asciiTheme="majorHAnsi" w:hAnsiTheme="majorHAnsi"/>
        </w:rPr>
        <w:t>, where possible,</w:t>
      </w:r>
      <w:r w:rsidR="00803E02" w:rsidRPr="00A666D1">
        <w:rPr>
          <w:rFonts w:asciiTheme="majorHAnsi" w:hAnsiTheme="majorHAnsi"/>
        </w:rPr>
        <w:t xml:space="preserve"> to </w:t>
      </w:r>
      <w:r w:rsidR="00997A34">
        <w:rPr>
          <w:rFonts w:asciiTheme="majorHAnsi" w:hAnsiTheme="majorHAnsi"/>
        </w:rPr>
        <w:t xml:space="preserve">quantifying and </w:t>
      </w:r>
      <w:r w:rsidR="00803E02" w:rsidRPr="00A666D1">
        <w:rPr>
          <w:rFonts w:asciiTheme="majorHAnsi" w:hAnsiTheme="majorHAnsi"/>
        </w:rPr>
        <w:t>monitoring their impacts on the modeled s</w:t>
      </w:r>
      <w:r w:rsidR="00464767" w:rsidRPr="00A666D1">
        <w:rPr>
          <w:rFonts w:asciiTheme="majorHAnsi" w:hAnsiTheme="majorHAnsi"/>
        </w:rPr>
        <w:t>olar irradianc</w:t>
      </w:r>
      <w:r w:rsidR="00270711">
        <w:rPr>
          <w:rFonts w:asciiTheme="majorHAnsi" w:hAnsiTheme="majorHAnsi"/>
        </w:rPr>
        <w:t>e</w:t>
      </w:r>
      <w:r w:rsidR="00803E02" w:rsidRPr="00A666D1">
        <w:rPr>
          <w:rFonts w:asciiTheme="majorHAnsi" w:hAnsiTheme="majorHAnsi"/>
        </w:rPr>
        <w:t xml:space="preserve">. </w:t>
      </w:r>
      <w:r w:rsidR="003B1E8B" w:rsidRPr="00A666D1">
        <w:rPr>
          <w:rFonts w:asciiTheme="majorHAnsi" w:hAnsiTheme="majorHAnsi"/>
        </w:rPr>
        <w:t>The accuracy of the modeled solar irradiance also depends on the inputs (facular brightening and sunspot darkening), but the measurements of the indices used to derive these inputs (the Mg II index and sunspot area</w:t>
      </w:r>
      <w:r w:rsidR="00AC59A3">
        <w:rPr>
          <w:rFonts w:asciiTheme="majorHAnsi" w:hAnsiTheme="majorHAnsi"/>
        </w:rPr>
        <w:t>s</w:t>
      </w:r>
      <w:r w:rsidR="003B1E8B" w:rsidRPr="00A666D1">
        <w:rPr>
          <w:rFonts w:asciiTheme="majorHAnsi" w:hAnsiTheme="majorHAnsi"/>
        </w:rPr>
        <w:t>) have uncertainties themselves. In addition, there are uncertainties</w:t>
      </w:r>
      <w:r w:rsidR="00470DA2" w:rsidRPr="00A666D1">
        <w:rPr>
          <w:rFonts w:asciiTheme="majorHAnsi" w:hAnsiTheme="majorHAnsi"/>
        </w:rPr>
        <w:t xml:space="preserve"> in the represent</w:t>
      </w:r>
      <w:r w:rsidR="00997A34">
        <w:rPr>
          <w:rFonts w:asciiTheme="majorHAnsi" w:hAnsiTheme="majorHAnsi"/>
        </w:rPr>
        <w:t>ativeness of the indices to the true (wavelength-dependent)</w:t>
      </w:r>
      <w:r w:rsidR="00470DA2" w:rsidRPr="00A666D1">
        <w:rPr>
          <w:rFonts w:asciiTheme="majorHAnsi" w:hAnsiTheme="majorHAnsi"/>
        </w:rPr>
        <w:t xml:space="preserve"> facular brightening and sunspot darkening.  Also contributing to the uncertainty in the modeled irradiance, and possibly the easiest to quantify, </w:t>
      </w:r>
      <w:r w:rsidR="00997A34">
        <w:rPr>
          <w:rFonts w:asciiTheme="majorHAnsi" w:hAnsiTheme="majorHAnsi"/>
        </w:rPr>
        <w:t>are</w:t>
      </w:r>
      <w:r w:rsidR="00470DA2" w:rsidRPr="00A666D1">
        <w:rPr>
          <w:rFonts w:asciiTheme="majorHAnsi" w:hAnsiTheme="majorHAnsi"/>
        </w:rPr>
        <w:t xml:space="preserve"> statistical uncertainties in the coefficients obtained by multiple regression of the input indices to the measured solar irradiance (total and spectral). </w:t>
      </w:r>
    </w:p>
    <w:p w14:paraId="08620B1E" w14:textId="586BBCA5" w:rsidR="0026489F" w:rsidRPr="00A666D1" w:rsidRDefault="00470DA2" w:rsidP="00E111F5">
      <w:pPr>
        <w:pStyle w:val="CDRBodyText"/>
        <w:ind w:firstLine="0"/>
        <w:rPr>
          <w:rFonts w:asciiTheme="majorHAnsi" w:hAnsiTheme="majorHAnsi"/>
        </w:rPr>
      </w:pPr>
      <w:r w:rsidRPr="00A666D1">
        <w:rPr>
          <w:rFonts w:asciiTheme="majorHAnsi" w:hAnsiTheme="majorHAnsi"/>
        </w:rPr>
        <w:t xml:space="preserve">A number of </w:t>
      </w:r>
      <w:r w:rsidR="00234376" w:rsidRPr="00A666D1">
        <w:rPr>
          <w:rFonts w:asciiTheme="majorHAnsi" w:hAnsiTheme="majorHAnsi"/>
        </w:rPr>
        <w:t>validation</w:t>
      </w:r>
      <w:r w:rsidRPr="00A666D1">
        <w:rPr>
          <w:rFonts w:asciiTheme="majorHAnsi" w:hAnsiTheme="majorHAnsi"/>
        </w:rPr>
        <w:t xml:space="preserve"> studies have been performed</w:t>
      </w:r>
      <w:r w:rsidR="00AC59A3">
        <w:rPr>
          <w:rFonts w:asciiTheme="majorHAnsi" w:hAnsiTheme="majorHAnsi"/>
        </w:rPr>
        <w:t>, as illustrated in Section 5.5</w:t>
      </w:r>
      <w:r w:rsidRPr="00A666D1">
        <w:rPr>
          <w:rFonts w:asciiTheme="majorHAnsi" w:hAnsiTheme="majorHAnsi"/>
        </w:rPr>
        <w:t xml:space="preserve">. </w:t>
      </w:r>
      <w:r w:rsidR="00AC59A3">
        <w:rPr>
          <w:rFonts w:asciiTheme="majorHAnsi" w:hAnsiTheme="majorHAnsi"/>
        </w:rPr>
        <w:t xml:space="preserve">The uncertainty estimates given in Table 5 are initial first-time values that account for </w:t>
      </w:r>
      <w:r w:rsidR="00047EBA">
        <w:rPr>
          <w:rFonts w:asciiTheme="majorHAnsi" w:hAnsiTheme="majorHAnsi"/>
        </w:rPr>
        <w:t>uncertainties</w:t>
      </w:r>
      <w:r w:rsidR="00AC59A3" w:rsidRPr="00A666D1">
        <w:rPr>
          <w:rFonts w:asciiTheme="majorHAnsi" w:hAnsiTheme="majorHAnsi"/>
        </w:rPr>
        <w:t xml:space="preserve"> in </w:t>
      </w:r>
      <w:r w:rsidR="00047EBA">
        <w:rPr>
          <w:rFonts w:asciiTheme="majorHAnsi" w:hAnsiTheme="majorHAnsi"/>
        </w:rPr>
        <w:t xml:space="preserve">the input indices, and in </w:t>
      </w:r>
      <w:r w:rsidR="00AC59A3" w:rsidRPr="00A666D1">
        <w:rPr>
          <w:rFonts w:asciiTheme="majorHAnsi" w:hAnsiTheme="majorHAnsi"/>
        </w:rPr>
        <w:t>the multiple reg</w:t>
      </w:r>
      <w:r w:rsidR="00047EBA">
        <w:rPr>
          <w:rFonts w:asciiTheme="majorHAnsi" w:hAnsiTheme="majorHAnsi"/>
        </w:rPr>
        <w:t>ression coefficients and how the</w:t>
      </w:r>
      <w:r w:rsidR="00AC59A3" w:rsidRPr="00A666D1">
        <w:rPr>
          <w:rFonts w:asciiTheme="majorHAnsi" w:hAnsiTheme="majorHAnsi"/>
        </w:rPr>
        <w:t>s</w:t>
      </w:r>
      <w:r w:rsidR="00047EBA">
        <w:rPr>
          <w:rFonts w:asciiTheme="majorHAnsi" w:hAnsiTheme="majorHAnsi"/>
        </w:rPr>
        <w:t>e</w:t>
      </w:r>
      <w:r w:rsidR="00AC59A3" w:rsidRPr="00A666D1">
        <w:rPr>
          <w:rFonts w:asciiTheme="majorHAnsi" w:hAnsiTheme="majorHAnsi"/>
        </w:rPr>
        <w:t xml:space="preserve"> </w:t>
      </w:r>
      <w:r w:rsidR="00047EBA">
        <w:rPr>
          <w:rFonts w:asciiTheme="majorHAnsi" w:hAnsiTheme="majorHAnsi"/>
        </w:rPr>
        <w:t>translate</w:t>
      </w:r>
      <w:r w:rsidR="00AC59A3" w:rsidRPr="00A666D1">
        <w:rPr>
          <w:rFonts w:asciiTheme="majorHAnsi" w:hAnsiTheme="majorHAnsi"/>
        </w:rPr>
        <w:t xml:space="preserve"> to equivalent irradiance increments</w:t>
      </w:r>
      <w:r w:rsidR="00047EBA">
        <w:rPr>
          <w:rFonts w:asciiTheme="majorHAnsi" w:hAnsiTheme="majorHAnsi"/>
        </w:rPr>
        <w:t>. But these initial estimates</w:t>
      </w:r>
      <w:r w:rsidR="00AC59A3">
        <w:rPr>
          <w:rFonts w:asciiTheme="majorHAnsi" w:hAnsiTheme="majorHAnsi"/>
        </w:rPr>
        <w:t xml:space="preserve"> </w:t>
      </w:r>
      <w:r w:rsidR="00047EBA">
        <w:rPr>
          <w:rFonts w:asciiTheme="majorHAnsi" w:hAnsiTheme="majorHAnsi"/>
        </w:rPr>
        <w:t>do not</w:t>
      </w:r>
      <w:r w:rsidR="00AC59A3">
        <w:rPr>
          <w:rFonts w:asciiTheme="majorHAnsi" w:hAnsiTheme="majorHAnsi"/>
        </w:rPr>
        <w:t xml:space="preserve"> account for </w:t>
      </w:r>
      <w:r w:rsidR="00047EBA">
        <w:rPr>
          <w:rFonts w:asciiTheme="majorHAnsi" w:hAnsiTheme="majorHAnsi"/>
        </w:rPr>
        <w:t xml:space="preserve">scientific </w:t>
      </w:r>
      <w:r w:rsidR="00AC59A3">
        <w:rPr>
          <w:rFonts w:asciiTheme="majorHAnsi" w:hAnsiTheme="majorHAnsi"/>
        </w:rPr>
        <w:t>assumptions in the algorithm. Work is ongoing</w:t>
      </w:r>
      <w:r w:rsidRPr="00A666D1">
        <w:rPr>
          <w:rFonts w:asciiTheme="majorHAnsi" w:hAnsiTheme="majorHAnsi"/>
        </w:rPr>
        <w:t xml:space="preserve"> </w:t>
      </w:r>
      <w:r w:rsidR="000861BA" w:rsidRPr="00A666D1">
        <w:rPr>
          <w:rFonts w:asciiTheme="majorHAnsi" w:hAnsiTheme="majorHAnsi"/>
        </w:rPr>
        <w:t xml:space="preserve">to estimate </w:t>
      </w:r>
      <w:r w:rsidR="00AC59A3">
        <w:rPr>
          <w:rFonts w:asciiTheme="majorHAnsi" w:hAnsiTheme="majorHAnsi"/>
        </w:rPr>
        <w:t>more realistic uncertainties</w:t>
      </w:r>
      <w:r w:rsidR="000861BA" w:rsidRPr="00A666D1">
        <w:rPr>
          <w:rFonts w:asciiTheme="majorHAnsi" w:hAnsiTheme="majorHAnsi"/>
        </w:rPr>
        <w:t xml:space="preserve"> in </w:t>
      </w:r>
      <w:r w:rsidR="00803E02" w:rsidRPr="00A666D1">
        <w:rPr>
          <w:rFonts w:asciiTheme="majorHAnsi" w:hAnsiTheme="majorHAnsi"/>
        </w:rPr>
        <w:t>the NRL</w:t>
      </w:r>
      <w:r w:rsidR="00047EBA">
        <w:rPr>
          <w:rFonts w:asciiTheme="majorHAnsi" w:hAnsiTheme="majorHAnsi"/>
        </w:rPr>
        <w:t>TSI2 and NRLSSI2</w:t>
      </w:r>
      <w:r w:rsidR="00803E02" w:rsidRPr="00A666D1">
        <w:rPr>
          <w:rFonts w:asciiTheme="majorHAnsi" w:hAnsiTheme="majorHAnsi"/>
        </w:rPr>
        <w:t xml:space="preserve"> modeled solar irradiance</w:t>
      </w:r>
      <w:r w:rsidR="00047EBA">
        <w:rPr>
          <w:rFonts w:asciiTheme="majorHAnsi" w:hAnsiTheme="majorHAnsi"/>
        </w:rPr>
        <w:t>s</w:t>
      </w:r>
      <w:r w:rsidR="00AC59A3">
        <w:rPr>
          <w:rFonts w:asciiTheme="majorHAnsi" w:hAnsiTheme="majorHAnsi"/>
        </w:rPr>
        <w:t>,</w:t>
      </w:r>
      <w:r w:rsidR="00803E02" w:rsidRPr="00A666D1">
        <w:rPr>
          <w:rFonts w:asciiTheme="majorHAnsi" w:hAnsiTheme="majorHAnsi"/>
        </w:rPr>
        <w:t xml:space="preserve"> </w:t>
      </w:r>
      <w:r w:rsidR="00AC59A3">
        <w:rPr>
          <w:rFonts w:asciiTheme="majorHAnsi" w:hAnsiTheme="majorHAnsi"/>
        </w:rPr>
        <w:t>by incorporating</w:t>
      </w:r>
      <w:r w:rsidR="00572957" w:rsidRPr="00A666D1">
        <w:rPr>
          <w:rFonts w:asciiTheme="majorHAnsi" w:hAnsiTheme="majorHAnsi"/>
        </w:rPr>
        <w:t xml:space="preserve"> </w:t>
      </w:r>
      <w:r w:rsidR="00AC59A3">
        <w:rPr>
          <w:rFonts w:asciiTheme="majorHAnsi" w:hAnsiTheme="majorHAnsi"/>
        </w:rPr>
        <w:t>better quantification of the algorithm</w:t>
      </w:r>
      <w:r w:rsidR="00047EBA">
        <w:rPr>
          <w:rFonts w:asciiTheme="majorHAnsi" w:hAnsiTheme="majorHAnsi"/>
        </w:rPr>
        <w:t>’s</w:t>
      </w:r>
      <w:r w:rsidR="00AC59A3">
        <w:rPr>
          <w:rFonts w:asciiTheme="majorHAnsi" w:hAnsiTheme="majorHAnsi"/>
        </w:rPr>
        <w:t xml:space="preserve"> assumptions, such as those that Table 6 identifies.</w:t>
      </w:r>
    </w:p>
    <w:p w14:paraId="477CF047" w14:textId="1322C0D9" w:rsidR="00A8245F" w:rsidRPr="00270711" w:rsidRDefault="00471138" w:rsidP="00B1763E">
      <w:pPr>
        <w:pStyle w:val="Caption"/>
        <w:keepNext/>
        <w:tabs>
          <w:tab w:val="left" w:pos="-180"/>
        </w:tabs>
        <w:ind w:left="-180" w:right="0"/>
        <w:jc w:val="both"/>
        <w:rPr>
          <w:rFonts w:asciiTheme="majorHAnsi" w:hAnsiTheme="majorHAnsi" w:cs="Arial"/>
          <w:b/>
          <w:sz w:val="22"/>
          <w:szCs w:val="22"/>
        </w:rPr>
      </w:pPr>
      <w:bookmarkStart w:id="57" w:name="_Ref270149413"/>
      <w:r w:rsidRPr="00270711">
        <w:rPr>
          <w:rFonts w:asciiTheme="majorHAnsi" w:hAnsiTheme="majorHAnsi" w:cs="Arial"/>
          <w:b/>
          <w:sz w:val="22"/>
          <w:szCs w:val="22"/>
        </w:rPr>
        <w:t xml:space="preserve">Table </w:t>
      </w:r>
      <w:bookmarkEnd w:id="57"/>
      <w:r w:rsidRPr="00270711">
        <w:rPr>
          <w:rFonts w:asciiTheme="majorHAnsi" w:hAnsiTheme="majorHAnsi" w:cs="Arial"/>
          <w:b/>
          <w:sz w:val="22"/>
          <w:szCs w:val="22"/>
        </w:rPr>
        <w:t>6: Summary of assumptions in the theoretical basis for modeled solar irradiance, model inputs and the potential validation approaches. Particular validation approaches that can be monitored over time (i.e. statistical) to provide an estimate in the uncertainty in the modeled solar irradiance are labeled ‘</w:t>
      </w:r>
      <w:r w:rsidRPr="00270711">
        <w:rPr>
          <w:rFonts w:asciiTheme="majorHAnsi" w:hAnsiTheme="majorHAnsi" w:cs="Arial"/>
          <w:b/>
          <w:i/>
          <w:sz w:val="22"/>
          <w:szCs w:val="22"/>
        </w:rPr>
        <w:t>Operational’</w:t>
      </w:r>
      <w:r w:rsidRPr="00270711">
        <w:rPr>
          <w:rFonts w:asciiTheme="majorHAnsi" w:hAnsiTheme="majorHAnsi" w:cs="Arial"/>
          <w:b/>
          <w:sz w:val="22"/>
          <w:szCs w:val="22"/>
        </w:rPr>
        <w:t>.</w:t>
      </w:r>
    </w:p>
    <w:tbl>
      <w:tblPr>
        <w:tblStyle w:val="TableGrid"/>
        <w:tblW w:w="9655" w:type="dxa"/>
        <w:tblLook w:val="04A0" w:firstRow="1" w:lastRow="0" w:firstColumn="1" w:lastColumn="0" w:noHBand="0" w:noVBand="1"/>
      </w:tblPr>
      <w:tblGrid>
        <w:gridCol w:w="4158"/>
        <w:gridCol w:w="5497"/>
      </w:tblGrid>
      <w:tr w:rsidR="00F7122E" w:rsidRPr="00A666D1" w14:paraId="74D27781" w14:textId="77777777" w:rsidTr="008C7D5B">
        <w:trPr>
          <w:trHeight w:val="740"/>
        </w:trPr>
        <w:tc>
          <w:tcPr>
            <w:tcW w:w="4158" w:type="dxa"/>
            <w:shd w:val="clear" w:color="auto" w:fill="D9D9D9"/>
          </w:tcPr>
          <w:p w14:paraId="7F6B9FCD" w14:textId="38AB10BB" w:rsidR="000232FB" w:rsidRPr="00A666D1" w:rsidRDefault="000232FB" w:rsidP="009779FC">
            <w:pPr>
              <w:pStyle w:val="CDRBodyText"/>
              <w:ind w:firstLine="0"/>
              <w:jc w:val="center"/>
              <w:rPr>
                <w:rFonts w:asciiTheme="majorHAnsi" w:hAnsiTheme="majorHAnsi"/>
                <w:b/>
              </w:rPr>
            </w:pPr>
            <w:r w:rsidRPr="00A666D1">
              <w:rPr>
                <w:rFonts w:asciiTheme="majorHAnsi" w:hAnsiTheme="majorHAnsi"/>
                <w:b/>
              </w:rPr>
              <w:t>Assumption</w:t>
            </w:r>
            <w:r w:rsidR="00047365" w:rsidRPr="00A666D1">
              <w:rPr>
                <w:rFonts w:asciiTheme="majorHAnsi" w:hAnsiTheme="majorHAnsi"/>
                <w:b/>
              </w:rPr>
              <w:t>s</w:t>
            </w:r>
            <w:r w:rsidR="005F300A" w:rsidRPr="00A666D1">
              <w:rPr>
                <w:rFonts w:asciiTheme="majorHAnsi" w:hAnsiTheme="majorHAnsi"/>
                <w:b/>
              </w:rPr>
              <w:t xml:space="preserve"> &amp; Scientific Support</w:t>
            </w:r>
            <w:r w:rsidR="009A6542" w:rsidRPr="00A666D1">
              <w:rPr>
                <w:rFonts w:asciiTheme="majorHAnsi" w:hAnsiTheme="majorHAnsi"/>
                <w:b/>
              </w:rPr>
              <w:t>/Citation(s)</w:t>
            </w:r>
          </w:p>
        </w:tc>
        <w:tc>
          <w:tcPr>
            <w:tcW w:w="5497" w:type="dxa"/>
            <w:shd w:val="clear" w:color="auto" w:fill="D9D9D9"/>
          </w:tcPr>
          <w:p w14:paraId="15FF6742" w14:textId="1843B035" w:rsidR="000232FB" w:rsidRPr="00A666D1" w:rsidRDefault="0047158D" w:rsidP="0047158D">
            <w:pPr>
              <w:pStyle w:val="CDRBodyText"/>
              <w:ind w:firstLine="0"/>
              <w:jc w:val="center"/>
              <w:rPr>
                <w:rFonts w:asciiTheme="majorHAnsi" w:hAnsiTheme="majorHAnsi"/>
                <w:b/>
              </w:rPr>
            </w:pPr>
            <w:r w:rsidRPr="00A666D1">
              <w:rPr>
                <w:rFonts w:asciiTheme="majorHAnsi" w:hAnsiTheme="majorHAnsi"/>
                <w:b/>
              </w:rPr>
              <w:t xml:space="preserve">Validation Approach </w:t>
            </w:r>
          </w:p>
        </w:tc>
      </w:tr>
      <w:tr w:rsidR="00F7122E" w:rsidRPr="00A666D1" w14:paraId="37C06220" w14:textId="77777777" w:rsidTr="00F7122E">
        <w:trPr>
          <w:trHeight w:val="719"/>
        </w:trPr>
        <w:tc>
          <w:tcPr>
            <w:tcW w:w="4158" w:type="dxa"/>
          </w:tcPr>
          <w:p w14:paraId="493F94DC" w14:textId="166B6944" w:rsidR="000628FA" w:rsidRPr="00F87274" w:rsidRDefault="000232FB" w:rsidP="00E111F5">
            <w:pPr>
              <w:pStyle w:val="CDRBodyText"/>
              <w:ind w:firstLine="0"/>
              <w:rPr>
                <w:rFonts w:asciiTheme="majorHAnsi" w:hAnsiTheme="majorHAnsi"/>
                <w:sz w:val="22"/>
                <w:szCs w:val="22"/>
              </w:rPr>
            </w:pPr>
            <w:r w:rsidRPr="00F87274">
              <w:rPr>
                <w:rFonts w:asciiTheme="majorHAnsi" w:hAnsiTheme="majorHAnsi"/>
                <w:sz w:val="22"/>
                <w:szCs w:val="22"/>
              </w:rPr>
              <w:t>Adopted value of the Quiet Sun (t</w:t>
            </w:r>
            <w:r w:rsidR="009A6542" w:rsidRPr="00F87274">
              <w:rPr>
                <w:rFonts w:asciiTheme="majorHAnsi" w:hAnsiTheme="majorHAnsi"/>
                <w:sz w:val="22"/>
                <w:szCs w:val="22"/>
              </w:rPr>
              <w:t>otal and spectral) is invariant (Lean et al., 1998).</w:t>
            </w:r>
          </w:p>
        </w:tc>
        <w:tc>
          <w:tcPr>
            <w:tcW w:w="5497" w:type="dxa"/>
          </w:tcPr>
          <w:p w14:paraId="29659019" w14:textId="2CF3706A" w:rsidR="000232FB" w:rsidRPr="00F87274" w:rsidRDefault="000232FB" w:rsidP="009157DF">
            <w:pPr>
              <w:pStyle w:val="CDRBodyText"/>
              <w:ind w:firstLine="0"/>
              <w:rPr>
                <w:rFonts w:asciiTheme="majorHAnsi" w:hAnsiTheme="majorHAnsi"/>
                <w:sz w:val="22"/>
                <w:szCs w:val="22"/>
              </w:rPr>
            </w:pPr>
            <w:r w:rsidRPr="00F87274">
              <w:rPr>
                <w:rFonts w:asciiTheme="majorHAnsi" w:hAnsiTheme="majorHAnsi"/>
                <w:sz w:val="22"/>
                <w:szCs w:val="22"/>
              </w:rPr>
              <w:t>Comparison to irradiance measurements at solar minimum conditions</w:t>
            </w:r>
            <w:r w:rsidR="009157DF" w:rsidRPr="00F87274">
              <w:rPr>
                <w:rFonts w:asciiTheme="majorHAnsi" w:hAnsiTheme="majorHAnsi"/>
                <w:sz w:val="22"/>
                <w:szCs w:val="22"/>
              </w:rPr>
              <w:t>.</w:t>
            </w:r>
            <w:r w:rsidRPr="00F87274">
              <w:rPr>
                <w:rFonts w:asciiTheme="majorHAnsi" w:hAnsiTheme="majorHAnsi"/>
                <w:sz w:val="22"/>
                <w:szCs w:val="22"/>
              </w:rPr>
              <w:t xml:space="preserve"> </w:t>
            </w:r>
          </w:p>
        </w:tc>
      </w:tr>
      <w:tr w:rsidR="00F7122E" w:rsidRPr="00A666D1" w14:paraId="24C4861F" w14:textId="77777777" w:rsidTr="00F7122E">
        <w:trPr>
          <w:trHeight w:val="478"/>
        </w:trPr>
        <w:tc>
          <w:tcPr>
            <w:tcW w:w="4158" w:type="dxa"/>
          </w:tcPr>
          <w:p w14:paraId="6A8136B2" w14:textId="5D584332" w:rsidR="00CB335B" w:rsidRPr="00F87274" w:rsidRDefault="000232FB" w:rsidP="00307B36">
            <w:pPr>
              <w:pStyle w:val="CDRBodyText"/>
              <w:ind w:firstLine="0"/>
              <w:rPr>
                <w:rFonts w:asciiTheme="majorHAnsi" w:hAnsiTheme="majorHAnsi"/>
                <w:sz w:val="22"/>
                <w:szCs w:val="22"/>
              </w:rPr>
            </w:pPr>
            <w:r w:rsidRPr="00F87274">
              <w:rPr>
                <w:rFonts w:asciiTheme="majorHAnsi" w:hAnsiTheme="majorHAnsi"/>
                <w:sz w:val="22"/>
                <w:szCs w:val="22"/>
              </w:rPr>
              <w:t xml:space="preserve">Faculae brightening and sunspot darkening are </w:t>
            </w:r>
            <w:r w:rsidR="00CB335B" w:rsidRPr="00F87274">
              <w:rPr>
                <w:rFonts w:asciiTheme="majorHAnsi" w:hAnsiTheme="majorHAnsi"/>
                <w:sz w:val="22"/>
                <w:szCs w:val="22"/>
              </w:rPr>
              <w:t xml:space="preserve">the </w:t>
            </w:r>
            <w:r w:rsidRPr="00F87274">
              <w:rPr>
                <w:rFonts w:asciiTheme="majorHAnsi" w:hAnsiTheme="majorHAnsi"/>
                <w:sz w:val="22"/>
                <w:szCs w:val="22"/>
              </w:rPr>
              <w:t xml:space="preserve">only modulators of </w:t>
            </w:r>
            <w:r w:rsidRPr="00F87274">
              <w:rPr>
                <w:rFonts w:asciiTheme="majorHAnsi" w:hAnsiTheme="majorHAnsi"/>
                <w:i/>
                <w:sz w:val="22"/>
                <w:szCs w:val="22"/>
              </w:rPr>
              <w:t>contemporary</w:t>
            </w:r>
            <w:r w:rsidRPr="00F87274">
              <w:rPr>
                <w:rFonts w:asciiTheme="majorHAnsi" w:hAnsiTheme="majorHAnsi"/>
                <w:sz w:val="22"/>
                <w:szCs w:val="22"/>
              </w:rPr>
              <w:t xml:space="preserve"> solar irradiance and their </w:t>
            </w:r>
            <w:r w:rsidR="00707485" w:rsidRPr="00F87274">
              <w:rPr>
                <w:rFonts w:asciiTheme="majorHAnsi" w:hAnsiTheme="majorHAnsi"/>
                <w:sz w:val="22"/>
                <w:szCs w:val="22"/>
              </w:rPr>
              <w:t xml:space="preserve">respective </w:t>
            </w:r>
            <w:r w:rsidRPr="00F87274">
              <w:rPr>
                <w:rFonts w:asciiTheme="majorHAnsi" w:hAnsiTheme="majorHAnsi"/>
                <w:sz w:val="22"/>
                <w:szCs w:val="22"/>
              </w:rPr>
              <w:t xml:space="preserve">impacts </w:t>
            </w:r>
            <w:r w:rsidR="009157DF" w:rsidRPr="00F87274">
              <w:rPr>
                <w:rFonts w:asciiTheme="majorHAnsi" w:hAnsiTheme="majorHAnsi"/>
                <w:sz w:val="22"/>
                <w:szCs w:val="22"/>
              </w:rPr>
              <w:t xml:space="preserve">on irradiance </w:t>
            </w:r>
            <w:r w:rsidRPr="00F87274">
              <w:rPr>
                <w:rFonts w:asciiTheme="majorHAnsi" w:hAnsiTheme="majorHAnsi"/>
                <w:sz w:val="22"/>
                <w:szCs w:val="22"/>
              </w:rPr>
              <w:t xml:space="preserve">are represented </w:t>
            </w:r>
            <w:r w:rsidR="009157DF" w:rsidRPr="00F87274">
              <w:rPr>
                <w:rFonts w:asciiTheme="majorHAnsi" w:hAnsiTheme="majorHAnsi"/>
                <w:sz w:val="22"/>
                <w:szCs w:val="22"/>
              </w:rPr>
              <w:t>by linear adjustments</w:t>
            </w:r>
            <w:r w:rsidR="00872B3A" w:rsidRPr="00F87274">
              <w:rPr>
                <w:rFonts w:asciiTheme="majorHAnsi" w:hAnsiTheme="majorHAnsi"/>
                <w:sz w:val="22"/>
                <w:szCs w:val="22"/>
              </w:rPr>
              <w:t xml:space="preserve"> of </w:t>
            </w:r>
            <w:r w:rsidR="009A6542" w:rsidRPr="00F87274">
              <w:rPr>
                <w:rFonts w:asciiTheme="majorHAnsi" w:hAnsiTheme="majorHAnsi"/>
                <w:sz w:val="22"/>
                <w:szCs w:val="22"/>
              </w:rPr>
              <w:t>baseline, Quiet Sun, conditions (Lean et al., 1998</w:t>
            </w:r>
            <w:r w:rsidR="00C01A4E" w:rsidRPr="00F87274">
              <w:rPr>
                <w:rFonts w:asciiTheme="majorHAnsi" w:hAnsiTheme="majorHAnsi"/>
                <w:sz w:val="22"/>
                <w:szCs w:val="22"/>
              </w:rPr>
              <w:t>, 2005; Lean, 2000</w:t>
            </w:r>
            <w:r w:rsidR="009A6542" w:rsidRPr="00F87274">
              <w:rPr>
                <w:rFonts w:asciiTheme="majorHAnsi" w:hAnsiTheme="majorHAnsi"/>
                <w:sz w:val="22"/>
                <w:szCs w:val="22"/>
              </w:rPr>
              <w:t>; Lean and Woods, 2010</w:t>
            </w:r>
            <w:r w:rsidR="00C5624F" w:rsidRPr="00F87274">
              <w:rPr>
                <w:rFonts w:asciiTheme="majorHAnsi" w:hAnsiTheme="majorHAnsi"/>
                <w:sz w:val="22"/>
                <w:szCs w:val="22"/>
              </w:rPr>
              <w:t>)</w:t>
            </w:r>
            <w:r w:rsidR="009A6542" w:rsidRPr="00F87274">
              <w:rPr>
                <w:rFonts w:asciiTheme="majorHAnsi" w:hAnsiTheme="majorHAnsi"/>
                <w:sz w:val="22"/>
                <w:szCs w:val="22"/>
              </w:rPr>
              <w:t>.</w:t>
            </w:r>
          </w:p>
        </w:tc>
        <w:tc>
          <w:tcPr>
            <w:tcW w:w="5497" w:type="dxa"/>
          </w:tcPr>
          <w:p w14:paraId="183F22D2" w14:textId="208C37C8" w:rsidR="00307B36" w:rsidRPr="00F87274" w:rsidRDefault="00307B36" w:rsidP="009157DF">
            <w:pPr>
              <w:pStyle w:val="CDRBodyText"/>
              <w:ind w:firstLine="0"/>
              <w:rPr>
                <w:rFonts w:asciiTheme="majorHAnsi" w:hAnsiTheme="majorHAnsi"/>
                <w:sz w:val="22"/>
                <w:szCs w:val="22"/>
              </w:rPr>
            </w:pPr>
            <w:r w:rsidRPr="00F87274">
              <w:rPr>
                <w:rFonts w:asciiTheme="majorHAnsi" w:hAnsiTheme="majorHAnsi"/>
                <w:sz w:val="22"/>
                <w:szCs w:val="22"/>
              </w:rPr>
              <w:t xml:space="preserve">The derived facular and sunspot functions are imperfect indicators of the sunspot </w:t>
            </w:r>
            <w:r w:rsidR="00F54252" w:rsidRPr="00F87274">
              <w:rPr>
                <w:rFonts w:asciiTheme="majorHAnsi" w:hAnsiTheme="majorHAnsi"/>
                <w:sz w:val="22"/>
                <w:szCs w:val="22"/>
              </w:rPr>
              <w:t>darkening and facular brightening</w:t>
            </w:r>
            <w:r w:rsidRPr="00F87274">
              <w:rPr>
                <w:rFonts w:asciiTheme="majorHAnsi" w:hAnsiTheme="majorHAnsi"/>
                <w:sz w:val="22"/>
                <w:szCs w:val="22"/>
              </w:rPr>
              <w:t xml:space="preserve"> sources. Small ‘epsilon’ </w:t>
            </w:r>
            <w:r w:rsidR="00ED4AA0" w:rsidRPr="00F87274">
              <w:rPr>
                <w:rFonts w:asciiTheme="majorHAnsi" w:hAnsiTheme="majorHAnsi"/>
                <w:sz w:val="22"/>
                <w:szCs w:val="22"/>
              </w:rPr>
              <w:t xml:space="preserve">regression </w:t>
            </w:r>
            <w:r w:rsidRPr="00F87274">
              <w:rPr>
                <w:rFonts w:asciiTheme="majorHAnsi" w:hAnsiTheme="majorHAnsi"/>
                <w:sz w:val="22"/>
                <w:szCs w:val="22"/>
              </w:rPr>
              <w:t xml:space="preserve">coefficients correct for these differences. </w:t>
            </w:r>
            <w:r w:rsidRPr="00F87274">
              <w:rPr>
                <w:rFonts w:asciiTheme="majorHAnsi" w:hAnsiTheme="majorHAnsi"/>
                <w:i/>
                <w:sz w:val="22"/>
                <w:szCs w:val="22"/>
              </w:rPr>
              <w:t xml:space="preserve"> </w:t>
            </w:r>
          </w:p>
          <w:p w14:paraId="6FC1EEFA" w14:textId="7CE50711" w:rsidR="000232FB" w:rsidRPr="00F87274" w:rsidRDefault="008F2BB0" w:rsidP="00307B36">
            <w:pPr>
              <w:pStyle w:val="CDRBodyText"/>
              <w:numPr>
                <w:ilvl w:val="0"/>
                <w:numId w:val="13"/>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CB335B"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CB335B" w:rsidRPr="00F87274">
              <w:rPr>
                <w:rFonts w:asciiTheme="majorHAnsi" w:hAnsiTheme="majorHAnsi"/>
                <w:sz w:val="22"/>
                <w:szCs w:val="22"/>
              </w:rPr>
              <w:t xml:space="preserve">modeled and measured </w:t>
            </w:r>
            <w:r w:rsidR="0010007C" w:rsidRPr="00F87274">
              <w:rPr>
                <w:rFonts w:asciiTheme="majorHAnsi" w:hAnsiTheme="majorHAnsi"/>
                <w:sz w:val="22"/>
                <w:szCs w:val="22"/>
              </w:rPr>
              <w:t>solar</w:t>
            </w:r>
            <w:r w:rsidR="00CB335B" w:rsidRPr="00F87274">
              <w:rPr>
                <w:rFonts w:asciiTheme="majorHAnsi" w:hAnsiTheme="majorHAnsi"/>
                <w:sz w:val="22"/>
                <w:szCs w:val="22"/>
              </w:rPr>
              <w:t xml:space="preserve"> irradiance, and the standard deviation of residuals between modeled and measured s</w:t>
            </w:r>
            <w:r w:rsidR="0010007C" w:rsidRPr="00F87274">
              <w:rPr>
                <w:rFonts w:asciiTheme="majorHAnsi" w:hAnsiTheme="majorHAnsi"/>
                <w:sz w:val="22"/>
                <w:szCs w:val="22"/>
              </w:rPr>
              <w:t>olar</w:t>
            </w:r>
            <w:r w:rsidR="00CB335B" w:rsidRPr="00F87274">
              <w:rPr>
                <w:rFonts w:asciiTheme="majorHAnsi" w:hAnsiTheme="majorHAnsi"/>
                <w:sz w:val="22"/>
                <w:szCs w:val="22"/>
              </w:rPr>
              <w:t xml:space="preserve"> irradiance.</w:t>
            </w:r>
          </w:p>
          <w:p w14:paraId="27C4D71A" w14:textId="6D649726" w:rsidR="00426136" w:rsidRPr="00F87274" w:rsidRDefault="00307B36" w:rsidP="00307B36">
            <w:pPr>
              <w:pStyle w:val="CDRBodyText"/>
              <w:numPr>
                <w:ilvl w:val="0"/>
                <w:numId w:val="13"/>
              </w:numPr>
              <w:rPr>
                <w:rFonts w:asciiTheme="majorHAnsi" w:hAnsiTheme="majorHAnsi"/>
                <w:sz w:val="22"/>
                <w:szCs w:val="22"/>
              </w:rPr>
            </w:pPr>
            <w:r w:rsidRPr="00F87274">
              <w:rPr>
                <w:rFonts w:asciiTheme="majorHAnsi" w:hAnsiTheme="majorHAnsi"/>
                <w:sz w:val="22"/>
                <w:szCs w:val="22"/>
              </w:rPr>
              <w:t xml:space="preserve">Future </w:t>
            </w:r>
            <w:r w:rsidR="00ED4AA0" w:rsidRPr="00F87274">
              <w:rPr>
                <w:rFonts w:asciiTheme="majorHAnsi" w:hAnsiTheme="majorHAnsi"/>
                <w:sz w:val="22"/>
                <w:szCs w:val="22"/>
              </w:rPr>
              <w:t>i</w:t>
            </w:r>
            <w:r w:rsidR="00426136" w:rsidRPr="00F87274">
              <w:rPr>
                <w:rFonts w:asciiTheme="majorHAnsi" w:hAnsiTheme="majorHAnsi"/>
                <w:sz w:val="22"/>
                <w:szCs w:val="22"/>
              </w:rPr>
              <w:t>mprovements in the facular and sunspot functions may enable elimination of the small, but non-zero, correction coefficients.</w:t>
            </w:r>
          </w:p>
        </w:tc>
      </w:tr>
      <w:tr w:rsidR="00F7122E" w:rsidRPr="00A666D1" w14:paraId="5DEECE36" w14:textId="77777777" w:rsidTr="00F7122E">
        <w:trPr>
          <w:trHeight w:val="478"/>
        </w:trPr>
        <w:tc>
          <w:tcPr>
            <w:tcW w:w="4158" w:type="dxa"/>
          </w:tcPr>
          <w:p w14:paraId="225A18CC" w14:textId="6E62272C" w:rsidR="000232FB"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b</w:t>
            </w:r>
            <w:r w:rsidR="00CB335B" w:rsidRPr="00F87274">
              <w:rPr>
                <w:rFonts w:asciiTheme="majorHAnsi" w:hAnsiTheme="majorHAnsi"/>
                <w:sz w:val="22"/>
                <w:szCs w:val="22"/>
              </w:rPr>
              <w:t xml:space="preserve">ackground, facular brightening at </w:t>
            </w:r>
            <w:r w:rsidR="00CB335B" w:rsidRPr="00F87274">
              <w:rPr>
                <w:rFonts w:asciiTheme="majorHAnsi" w:hAnsiTheme="majorHAnsi"/>
                <w:i/>
                <w:sz w:val="22"/>
                <w:szCs w:val="22"/>
              </w:rPr>
              <w:lastRenderedPageBreak/>
              <w:t>historical</w:t>
            </w:r>
            <w:r w:rsidR="00CB335B" w:rsidRPr="00F87274">
              <w:rPr>
                <w:rFonts w:asciiTheme="majorHAnsi" w:hAnsiTheme="majorHAnsi"/>
                <w:sz w:val="22"/>
                <w:szCs w:val="22"/>
              </w:rPr>
              <w:t>, longer-term time scales (decade, centennial) is speculated</w:t>
            </w:r>
            <w:r w:rsidR="00C01A4E" w:rsidRPr="00F87274">
              <w:rPr>
                <w:rFonts w:asciiTheme="majorHAnsi" w:hAnsiTheme="majorHAnsi"/>
                <w:sz w:val="22"/>
                <w:szCs w:val="22"/>
              </w:rPr>
              <w:t xml:space="preserve"> (Lean et al., 1992, 1995, 2000, 2002, 2005; Hoyt and </w:t>
            </w:r>
            <w:proofErr w:type="spellStart"/>
            <w:r w:rsidR="00C01A4E" w:rsidRPr="00F87274">
              <w:rPr>
                <w:rFonts w:asciiTheme="majorHAnsi" w:hAnsiTheme="majorHAnsi"/>
                <w:sz w:val="22"/>
                <w:szCs w:val="22"/>
              </w:rPr>
              <w:t>Schatten</w:t>
            </w:r>
            <w:proofErr w:type="spellEnd"/>
            <w:r w:rsidR="00C01A4E" w:rsidRPr="00F87274">
              <w:rPr>
                <w:rFonts w:asciiTheme="majorHAnsi" w:hAnsiTheme="majorHAnsi"/>
                <w:sz w:val="22"/>
                <w:szCs w:val="22"/>
              </w:rPr>
              <w:t xml:space="preserve">, 1993; Tapping et al., 2007; </w:t>
            </w:r>
            <w:proofErr w:type="spellStart"/>
            <w:r w:rsidR="00C01A4E" w:rsidRPr="00F87274">
              <w:rPr>
                <w:rFonts w:asciiTheme="majorHAnsi" w:hAnsiTheme="majorHAnsi"/>
                <w:sz w:val="22"/>
                <w:szCs w:val="22"/>
              </w:rPr>
              <w:t>Radick</w:t>
            </w:r>
            <w:proofErr w:type="spellEnd"/>
            <w:r w:rsidR="00C01A4E" w:rsidRPr="00F87274">
              <w:rPr>
                <w:rFonts w:asciiTheme="majorHAnsi" w:hAnsiTheme="majorHAnsi"/>
                <w:sz w:val="22"/>
                <w:szCs w:val="22"/>
              </w:rPr>
              <w:t xml:space="preserve"> et al, 1998; Hall and Lockwood, 2004; Wang et al., 2005)</w:t>
            </w:r>
          </w:p>
        </w:tc>
        <w:tc>
          <w:tcPr>
            <w:tcW w:w="5497" w:type="dxa"/>
          </w:tcPr>
          <w:p w14:paraId="07C1125C" w14:textId="4C3C66D6" w:rsidR="00307B36" w:rsidRPr="00F87274" w:rsidRDefault="002404BD" w:rsidP="002404BD">
            <w:pPr>
              <w:pStyle w:val="CDRBodyText"/>
              <w:ind w:firstLine="0"/>
              <w:rPr>
                <w:rFonts w:asciiTheme="majorHAnsi" w:hAnsiTheme="majorHAnsi"/>
                <w:sz w:val="22"/>
                <w:szCs w:val="22"/>
              </w:rPr>
            </w:pPr>
            <w:r w:rsidRPr="00F87274">
              <w:rPr>
                <w:rFonts w:asciiTheme="majorHAnsi" w:hAnsiTheme="majorHAnsi"/>
                <w:sz w:val="22"/>
                <w:szCs w:val="22"/>
              </w:rPr>
              <w:lastRenderedPageBreak/>
              <w:t>A plausible magnitude of facular brightening</w:t>
            </w:r>
            <w:r w:rsidR="00CB335B" w:rsidRPr="00F87274">
              <w:rPr>
                <w:rFonts w:asciiTheme="majorHAnsi" w:hAnsiTheme="majorHAnsi"/>
                <w:sz w:val="22"/>
                <w:szCs w:val="22"/>
              </w:rPr>
              <w:t xml:space="preserve"> is simulated </w:t>
            </w:r>
            <w:r w:rsidR="00CB335B" w:rsidRPr="00F87274">
              <w:rPr>
                <w:rFonts w:asciiTheme="majorHAnsi" w:hAnsiTheme="majorHAnsi"/>
                <w:sz w:val="22"/>
                <w:szCs w:val="22"/>
              </w:rPr>
              <w:lastRenderedPageBreak/>
              <w:t xml:space="preserve">from a flux-transport model that simulates eruption, transport, and accumulation of magnetic flux from Maunder Minimum to present as a function proportional to sunspot number. </w:t>
            </w:r>
          </w:p>
          <w:p w14:paraId="3E733981" w14:textId="3297B4B9" w:rsidR="000232FB" w:rsidRPr="00F87274" w:rsidRDefault="00CB335B" w:rsidP="00307B36">
            <w:pPr>
              <w:pStyle w:val="CDRBodyText"/>
              <w:numPr>
                <w:ilvl w:val="0"/>
                <w:numId w:val="15"/>
              </w:numPr>
              <w:rPr>
                <w:rFonts w:asciiTheme="majorHAnsi" w:hAnsiTheme="majorHAnsi"/>
                <w:sz w:val="22"/>
                <w:szCs w:val="22"/>
              </w:rPr>
            </w:pPr>
            <w:r w:rsidRPr="00F87274">
              <w:rPr>
                <w:rFonts w:asciiTheme="majorHAnsi" w:hAnsiTheme="majorHAnsi"/>
                <w:sz w:val="22"/>
                <w:szCs w:val="22"/>
              </w:rPr>
              <w:t>The effect is 27% lower th</w:t>
            </w:r>
            <w:r w:rsidR="002404BD" w:rsidRPr="00F87274">
              <w:rPr>
                <w:rFonts w:asciiTheme="majorHAnsi" w:hAnsiTheme="majorHAnsi"/>
                <w:sz w:val="22"/>
                <w:szCs w:val="22"/>
              </w:rPr>
              <w:t>an estimated in original</w:t>
            </w:r>
            <w:r w:rsidRPr="00F87274">
              <w:rPr>
                <w:rFonts w:asciiTheme="majorHAnsi" w:hAnsiTheme="majorHAnsi"/>
                <w:sz w:val="22"/>
                <w:szCs w:val="22"/>
              </w:rPr>
              <w:t xml:space="preserve"> NRLSSI model.</w:t>
            </w:r>
          </w:p>
          <w:p w14:paraId="47890119" w14:textId="77777777" w:rsidR="003314DD" w:rsidRPr="00F87274" w:rsidRDefault="00B66FA1" w:rsidP="003314DD">
            <w:pPr>
              <w:pStyle w:val="CDRBodyText"/>
              <w:numPr>
                <w:ilvl w:val="0"/>
                <w:numId w:val="15"/>
              </w:numPr>
              <w:rPr>
                <w:rFonts w:asciiTheme="majorHAnsi" w:hAnsiTheme="majorHAnsi"/>
                <w:sz w:val="22"/>
                <w:szCs w:val="22"/>
              </w:rPr>
            </w:pPr>
            <w:r w:rsidRPr="00F87274">
              <w:rPr>
                <w:rFonts w:asciiTheme="majorHAnsi" w:hAnsiTheme="majorHAnsi"/>
                <w:sz w:val="22"/>
                <w:szCs w:val="22"/>
              </w:rPr>
              <w:t xml:space="preserve">Monitor circumstantial evidence of </w:t>
            </w:r>
            <w:r w:rsidR="005B23F4" w:rsidRPr="00F87274">
              <w:rPr>
                <w:rFonts w:asciiTheme="majorHAnsi" w:hAnsiTheme="majorHAnsi"/>
                <w:sz w:val="22"/>
                <w:szCs w:val="22"/>
              </w:rPr>
              <w:t>facular impacts on irradiance trends:</w:t>
            </w:r>
          </w:p>
          <w:p w14:paraId="5C7D9223" w14:textId="63CB174E" w:rsidR="003314DD" w:rsidRPr="00F87274" w:rsidRDefault="00307B36"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R</w:t>
            </w:r>
            <w:r w:rsidR="005B23F4" w:rsidRPr="00F87274">
              <w:rPr>
                <w:rFonts w:asciiTheme="majorHAnsi" w:hAnsiTheme="majorHAnsi"/>
                <w:sz w:val="22"/>
                <w:szCs w:val="22"/>
              </w:rPr>
              <w:t xml:space="preserve">eduction in </w:t>
            </w:r>
            <w:r w:rsidR="00B31362" w:rsidRPr="00F87274">
              <w:rPr>
                <w:rFonts w:asciiTheme="majorHAnsi" w:hAnsiTheme="majorHAnsi"/>
                <w:sz w:val="22"/>
                <w:szCs w:val="22"/>
              </w:rPr>
              <w:t xml:space="preserve">measured </w:t>
            </w:r>
            <w:r w:rsidR="005B23F4" w:rsidRPr="00F87274">
              <w:rPr>
                <w:rFonts w:asciiTheme="majorHAnsi" w:hAnsiTheme="majorHAnsi"/>
                <w:sz w:val="22"/>
                <w:szCs w:val="22"/>
              </w:rPr>
              <w:t>TSI corresponding with disappearance of faculae.</w:t>
            </w:r>
            <w:r w:rsidR="00C863DC" w:rsidRPr="00F87274">
              <w:rPr>
                <w:rFonts w:asciiTheme="majorHAnsi" w:hAnsiTheme="majorHAnsi"/>
                <w:sz w:val="22"/>
                <w:szCs w:val="22"/>
              </w:rPr>
              <w:t xml:space="preserve"> </w:t>
            </w:r>
          </w:p>
          <w:p w14:paraId="7A049856"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Variations in chromospheric activity of Sun-like stars.</w:t>
            </w:r>
          </w:p>
          <w:p w14:paraId="345E334C" w14:textId="77777777" w:rsidR="003314DD"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 xml:space="preserve">Inferences with </w:t>
            </w:r>
            <w:proofErr w:type="spellStart"/>
            <w:r w:rsidRPr="00F87274">
              <w:rPr>
                <w:rFonts w:asciiTheme="majorHAnsi" w:hAnsiTheme="majorHAnsi"/>
                <w:sz w:val="22"/>
                <w:szCs w:val="22"/>
              </w:rPr>
              <w:t>cosmogenic</w:t>
            </w:r>
            <w:proofErr w:type="spellEnd"/>
            <w:r w:rsidRPr="00F87274">
              <w:rPr>
                <w:rFonts w:asciiTheme="majorHAnsi" w:hAnsiTheme="majorHAnsi"/>
                <w:sz w:val="22"/>
                <w:szCs w:val="22"/>
              </w:rPr>
              <w:t xml:space="preserve"> and geomagnetic indices.</w:t>
            </w:r>
          </w:p>
          <w:p w14:paraId="4DCA0FEB" w14:textId="1CE2BBAF" w:rsidR="005B23F4" w:rsidRPr="00F87274" w:rsidRDefault="005B23F4" w:rsidP="003314DD">
            <w:pPr>
              <w:pStyle w:val="CDRBodyText"/>
              <w:numPr>
                <w:ilvl w:val="1"/>
                <w:numId w:val="15"/>
              </w:numPr>
              <w:rPr>
                <w:rFonts w:asciiTheme="majorHAnsi" w:hAnsiTheme="majorHAnsi"/>
                <w:sz w:val="22"/>
                <w:szCs w:val="22"/>
              </w:rPr>
            </w:pPr>
            <w:r w:rsidRPr="00F87274">
              <w:rPr>
                <w:rFonts w:asciiTheme="majorHAnsi" w:hAnsiTheme="majorHAnsi"/>
                <w:sz w:val="22"/>
                <w:szCs w:val="22"/>
              </w:rPr>
              <w:t>Inferences with changes in solar structure.</w:t>
            </w:r>
          </w:p>
        </w:tc>
      </w:tr>
      <w:tr w:rsidR="00F7122E" w:rsidRPr="00A666D1" w14:paraId="1F4B9CBA" w14:textId="77777777" w:rsidTr="00F7122E">
        <w:trPr>
          <w:trHeight w:val="478"/>
        </w:trPr>
        <w:tc>
          <w:tcPr>
            <w:tcW w:w="4158" w:type="dxa"/>
          </w:tcPr>
          <w:p w14:paraId="37F4DF12" w14:textId="3C65D8C5" w:rsidR="0021078F"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s</w:t>
            </w:r>
            <w:r w:rsidR="009F5DDD" w:rsidRPr="00F87274">
              <w:rPr>
                <w:rFonts w:asciiTheme="majorHAnsi" w:hAnsiTheme="majorHAnsi"/>
                <w:sz w:val="22"/>
                <w:szCs w:val="22"/>
              </w:rPr>
              <w:t xml:space="preserve">unspot darkening function can be computed using </w:t>
            </w:r>
            <w:r w:rsidR="00F621C5" w:rsidRPr="00F87274">
              <w:rPr>
                <w:rFonts w:asciiTheme="majorHAnsi" w:hAnsiTheme="majorHAnsi"/>
                <w:sz w:val="22"/>
                <w:szCs w:val="22"/>
              </w:rPr>
              <w:t xml:space="preserve">sunspot </w:t>
            </w:r>
            <w:r w:rsidR="009F5DDD" w:rsidRPr="00F87274">
              <w:rPr>
                <w:rFonts w:asciiTheme="majorHAnsi" w:hAnsiTheme="majorHAnsi"/>
                <w:sz w:val="22"/>
                <w:szCs w:val="22"/>
              </w:rPr>
              <w:t>areas, heliocentric locations, and numbe</w:t>
            </w:r>
            <w:r w:rsidR="005D2B4C" w:rsidRPr="00F87274">
              <w:rPr>
                <w:rFonts w:asciiTheme="majorHAnsi" w:hAnsiTheme="majorHAnsi"/>
                <w:sz w:val="22"/>
                <w:szCs w:val="22"/>
              </w:rPr>
              <w:t>r of individual sunspot regions (</w:t>
            </w:r>
            <w:r w:rsidR="007528FA" w:rsidRPr="00F87274">
              <w:rPr>
                <w:rFonts w:asciiTheme="majorHAnsi" w:hAnsiTheme="majorHAnsi"/>
                <w:sz w:val="22"/>
                <w:szCs w:val="22"/>
              </w:rPr>
              <w:t xml:space="preserve">Allen, 1979; </w:t>
            </w:r>
            <w:proofErr w:type="spellStart"/>
            <w:r w:rsidR="007528FA" w:rsidRPr="00F87274">
              <w:rPr>
                <w:rFonts w:asciiTheme="majorHAnsi" w:hAnsiTheme="majorHAnsi"/>
                <w:sz w:val="22"/>
                <w:szCs w:val="22"/>
              </w:rPr>
              <w:t>Foukal</w:t>
            </w:r>
            <w:proofErr w:type="spellEnd"/>
            <w:r w:rsidR="007528FA" w:rsidRPr="00F87274">
              <w:rPr>
                <w:rFonts w:asciiTheme="majorHAnsi" w:hAnsiTheme="majorHAnsi"/>
                <w:sz w:val="22"/>
                <w:szCs w:val="22"/>
              </w:rPr>
              <w:t xml:space="preserve">, 1981; </w:t>
            </w:r>
            <w:r w:rsidR="005D2B4C" w:rsidRPr="00F87274">
              <w:rPr>
                <w:rFonts w:asciiTheme="majorHAnsi" w:hAnsiTheme="majorHAnsi"/>
                <w:sz w:val="22"/>
                <w:szCs w:val="22"/>
              </w:rPr>
              <w:t>Lean et al., 1998</w:t>
            </w:r>
            <w:r w:rsidR="007528FA" w:rsidRPr="00F87274">
              <w:rPr>
                <w:rFonts w:asciiTheme="majorHAnsi" w:hAnsiTheme="majorHAnsi"/>
                <w:sz w:val="22"/>
                <w:szCs w:val="22"/>
              </w:rPr>
              <w:t xml:space="preserve">; Brandt, </w:t>
            </w:r>
            <w:proofErr w:type="spellStart"/>
            <w:r w:rsidR="007528FA" w:rsidRPr="00F87274">
              <w:rPr>
                <w:rFonts w:asciiTheme="majorHAnsi" w:hAnsiTheme="majorHAnsi"/>
                <w:sz w:val="22"/>
                <w:szCs w:val="22"/>
              </w:rPr>
              <w:t>Stix</w:t>
            </w:r>
            <w:proofErr w:type="spellEnd"/>
            <w:r w:rsidR="007528FA" w:rsidRPr="00F87274">
              <w:rPr>
                <w:rFonts w:asciiTheme="majorHAnsi" w:hAnsiTheme="majorHAnsi"/>
                <w:sz w:val="22"/>
                <w:szCs w:val="22"/>
              </w:rPr>
              <w:t xml:space="preserve"> and </w:t>
            </w:r>
            <w:proofErr w:type="spellStart"/>
            <w:r w:rsidR="007528FA" w:rsidRPr="00F87274">
              <w:rPr>
                <w:rFonts w:asciiTheme="majorHAnsi" w:hAnsiTheme="majorHAnsi"/>
                <w:sz w:val="22"/>
                <w:szCs w:val="22"/>
              </w:rPr>
              <w:t>Weinhart</w:t>
            </w:r>
            <w:proofErr w:type="spellEnd"/>
            <w:r w:rsidR="007528FA" w:rsidRPr="00F87274">
              <w:rPr>
                <w:rFonts w:asciiTheme="majorHAnsi" w:hAnsiTheme="majorHAnsi"/>
                <w:sz w:val="22"/>
                <w:szCs w:val="22"/>
              </w:rPr>
              <w:t>, 1994</w:t>
            </w:r>
            <w:r w:rsidR="005D2B4C" w:rsidRPr="00F87274">
              <w:rPr>
                <w:rFonts w:asciiTheme="majorHAnsi" w:hAnsiTheme="majorHAnsi"/>
                <w:sz w:val="22"/>
                <w:szCs w:val="22"/>
              </w:rPr>
              <w:t>).</w:t>
            </w:r>
          </w:p>
          <w:p w14:paraId="5A80B504" w14:textId="0D4C1246"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The relative contrast of sunspots to Quiet Sun irradiance is known </w:t>
            </w:r>
            <w:r w:rsidR="00EC68FB" w:rsidRPr="00F87274">
              <w:rPr>
                <w:rFonts w:asciiTheme="majorHAnsi" w:hAnsiTheme="majorHAnsi"/>
                <w:sz w:val="22"/>
                <w:szCs w:val="22"/>
              </w:rPr>
              <w:t xml:space="preserve">with </w:t>
            </w:r>
            <w:r w:rsidR="00F461B0" w:rsidRPr="00F87274">
              <w:rPr>
                <w:rFonts w:asciiTheme="majorHAnsi" w:hAnsiTheme="majorHAnsi"/>
                <w:sz w:val="22"/>
                <w:szCs w:val="22"/>
              </w:rPr>
              <w:t>these assumptions:</w:t>
            </w:r>
          </w:p>
          <w:p w14:paraId="16AD3ED3" w14:textId="77777777"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The Center-to-limb variance is independent of wavelength.</w:t>
            </w:r>
          </w:p>
          <w:p w14:paraId="2298517E" w14:textId="6C2D6309" w:rsidR="00EC68FB" w:rsidRPr="00F87274" w:rsidRDefault="00EC68FB" w:rsidP="00EC4515">
            <w:pPr>
              <w:pStyle w:val="CDRBodyText"/>
              <w:numPr>
                <w:ilvl w:val="1"/>
                <w:numId w:val="10"/>
              </w:numPr>
              <w:rPr>
                <w:rFonts w:asciiTheme="majorHAnsi" w:hAnsiTheme="majorHAnsi"/>
                <w:sz w:val="22"/>
                <w:szCs w:val="22"/>
              </w:rPr>
            </w:pPr>
            <w:bookmarkStart w:id="58" w:name="_GoBack"/>
            <w:bookmarkEnd w:id="58"/>
            <w:r w:rsidRPr="00F87274">
              <w:rPr>
                <w:rFonts w:asciiTheme="majorHAnsi" w:hAnsiTheme="majorHAnsi"/>
                <w:sz w:val="22"/>
                <w:szCs w:val="22"/>
              </w:rPr>
              <w:t xml:space="preserve">Sunspot contrast is independent of position on solar disk and has an experimental bolometric (integrated) value of 0.32 </w:t>
            </w:r>
            <w:commentRangeStart w:id="59"/>
            <w:r w:rsidRPr="00F87274">
              <w:rPr>
                <w:rFonts w:asciiTheme="majorHAnsi" w:hAnsiTheme="majorHAnsi"/>
                <w:sz w:val="22"/>
                <w:szCs w:val="22"/>
              </w:rPr>
              <w:t xml:space="preserve">with a dependency on </w:t>
            </w:r>
            <w:r w:rsidR="00F461B0" w:rsidRPr="00F87274">
              <w:rPr>
                <w:rFonts w:asciiTheme="majorHAnsi" w:hAnsiTheme="majorHAnsi"/>
                <w:sz w:val="22"/>
                <w:szCs w:val="22"/>
              </w:rPr>
              <w:t xml:space="preserve">sunspot </w:t>
            </w:r>
            <w:r w:rsidRPr="00F87274">
              <w:rPr>
                <w:rFonts w:asciiTheme="majorHAnsi" w:hAnsiTheme="majorHAnsi"/>
                <w:sz w:val="22"/>
                <w:szCs w:val="22"/>
              </w:rPr>
              <w:t>area</w:t>
            </w:r>
            <w:commentRangeEnd w:id="59"/>
            <w:r w:rsidR="0002017C">
              <w:rPr>
                <w:rStyle w:val="CommentReference"/>
                <w:rFonts w:ascii="Arial" w:hAnsi="Arial"/>
              </w:rPr>
              <w:commentReference w:id="59"/>
            </w:r>
            <w:r w:rsidR="00F461B0" w:rsidRPr="00F87274">
              <w:rPr>
                <w:rFonts w:asciiTheme="majorHAnsi" w:hAnsiTheme="majorHAnsi"/>
                <w:sz w:val="22"/>
                <w:szCs w:val="22"/>
              </w:rPr>
              <w:t>.</w:t>
            </w:r>
          </w:p>
          <w:p w14:paraId="2D69C655" w14:textId="128443AF" w:rsidR="00EC68FB" w:rsidRPr="00F87274" w:rsidRDefault="00EC68FB"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Sunspot darkening function is the average of all sunspot areas and locations over the day.</w:t>
            </w:r>
          </w:p>
        </w:tc>
        <w:tc>
          <w:tcPr>
            <w:tcW w:w="5497" w:type="dxa"/>
          </w:tcPr>
          <w:p w14:paraId="537FC68B" w14:textId="77777777" w:rsidR="00243258" w:rsidRPr="00F87274" w:rsidRDefault="00243258" w:rsidP="00E111F5">
            <w:pPr>
              <w:pStyle w:val="CDRBodyText"/>
              <w:ind w:firstLine="0"/>
              <w:rPr>
                <w:rFonts w:asciiTheme="majorHAnsi" w:hAnsiTheme="majorHAnsi"/>
                <w:sz w:val="22"/>
                <w:szCs w:val="22"/>
              </w:rPr>
            </w:pPr>
            <w:r w:rsidRPr="00F87274">
              <w:rPr>
                <w:rFonts w:asciiTheme="majorHAnsi" w:hAnsiTheme="majorHAnsi"/>
                <w:sz w:val="22"/>
                <w:szCs w:val="22"/>
              </w:rPr>
              <w:t>The solar rotation axis, ecliptic plane (beta angle) are known throughout the year and are used to adjust the projection of sunspot areas to the direction of the Earth, as it orbits the Sun.</w:t>
            </w:r>
          </w:p>
          <w:p w14:paraId="772547A5" w14:textId="50275BA3" w:rsidR="00EC68FB" w:rsidRPr="00F87274" w:rsidRDefault="00243258" w:rsidP="00307B36">
            <w:pPr>
              <w:pStyle w:val="CDRBodyText"/>
              <w:numPr>
                <w:ilvl w:val="0"/>
                <w:numId w:val="10"/>
              </w:numPr>
              <w:rPr>
                <w:rFonts w:asciiTheme="majorHAnsi" w:hAnsiTheme="majorHAnsi"/>
                <w:sz w:val="22"/>
                <w:szCs w:val="22"/>
              </w:rPr>
            </w:pPr>
            <w:r w:rsidRPr="00F87274">
              <w:rPr>
                <w:rFonts w:asciiTheme="majorHAnsi" w:hAnsiTheme="majorHAnsi"/>
                <w:sz w:val="22"/>
                <w:szCs w:val="22"/>
              </w:rPr>
              <w:t xml:space="preserve">Sunspot areas prior to 1976 are </w:t>
            </w:r>
            <w:r w:rsidR="00D33EDB" w:rsidRPr="00F87274">
              <w:rPr>
                <w:rFonts w:asciiTheme="majorHAnsi" w:hAnsiTheme="majorHAnsi"/>
                <w:sz w:val="22"/>
                <w:szCs w:val="22"/>
              </w:rPr>
              <w:t xml:space="preserve">corrected for a systematic </w:t>
            </w:r>
            <w:r w:rsidRPr="00F87274">
              <w:rPr>
                <w:rFonts w:asciiTheme="majorHAnsi" w:hAnsiTheme="majorHAnsi"/>
                <w:sz w:val="22"/>
                <w:szCs w:val="22"/>
              </w:rPr>
              <w:t>20% high</w:t>
            </w:r>
            <w:r w:rsidR="00D33EDB" w:rsidRPr="00F87274">
              <w:rPr>
                <w:rFonts w:asciiTheme="majorHAnsi" w:hAnsiTheme="majorHAnsi"/>
                <w:sz w:val="22"/>
                <w:szCs w:val="22"/>
              </w:rPr>
              <w:t xml:space="preserve"> bias (measurement error). </w:t>
            </w:r>
          </w:p>
          <w:p w14:paraId="65DC8EF6" w14:textId="77777777" w:rsidR="00EC68FB" w:rsidRPr="00F87274" w:rsidRDefault="00EC68FB" w:rsidP="00EC68FB">
            <w:pPr>
              <w:pStyle w:val="CDRBodyText"/>
              <w:rPr>
                <w:rFonts w:asciiTheme="majorHAnsi" w:hAnsiTheme="majorHAnsi"/>
                <w:sz w:val="22"/>
                <w:szCs w:val="22"/>
              </w:rPr>
            </w:pPr>
          </w:p>
          <w:p w14:paraId="5965622F" w14:textId="77777777" w:rsidR="00EC68FB" w:rsidRPr="00F87274" w:rsidRDefault="00EC68FB" w:rsidP="00EC68FB">
            <w:pPr>
              <w:pStyle w:val="CDRBodyText"/>
              <w:rPr>
                <w:rFonts w:asciiTheme="majorHAnsi" w:hAnsiTheme="majorHAnsi"/>
                <w:sz w:val="22"/>
                <w:szCs w:val="22"/>
              </w:rPr>
            </w:pPr>
          </w:p>
          <w:p w14:paraId="217497B7" w14:textId="77777777" w:rsidR="00EC68FB" w:rsidRPr="00F87274" w:rsidRDefault="00EC68FB" w:rsidP="00EC68FB">
            <w:pPr>
              <w:pStyle w:val="CDRBodyText"/>
              <w:rPr>
                <w:rFonts w:asciiTheme="majorHAnsi" w:hAnsiTheme="majorHAnsi"/>
                <w:sz w:val="22"/>
                <w:szCs w:val="22"/>
              </w:rPr>
            </w:pPr>
          </w:p>
          <w:p w14:paraId="57243949" w14:textId="2388E2AF"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Monitor mean and standard deviation of time series of sunspot darkening function.</w:t>
            </w:r>
          </w:p>
          <w:p w14:paraId="754C4BFF" w14:textId="1CA3A47E" w:rsidR="00EC68FB" w:rsidRPr="00F87274" w:rsidRDefault="009536F5"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68FB" w:rsidRPr="00F87274">
              <w:rPr>
                <w:rFonts w:asciiTheme="majorHAnsi" w:hAnsiTheme="majorHAnsi"/>
                <w:sz w:val="22"/>
                <w:szCs w:val="22"/>
              </w:rPr>
              <w:t xml:space="preserve">Implement quality flags for </w:t>
            </w:r>
            <w:r w:rsidRPr="00F87274">
              <w:rPr>
                <w:rFonts w:asciiTheme="majorHAnsi" w:hAnsiTheme="majorHAnsi"/>
                <w:sz w:val="22"/>
                <w:szCs w:val="22"/>
              </w:rPr>
              <w:t xml:space="preserve">the </w:t>
            </w:r>
            <w:r w:rsidR="00EC68FB" w:rsidRPr="00F87274">
              <w:rPr>
                <w:rFonts w:asciiTheme="majorHAnsi" w:hAnsiTheme="majorHAnsi"/>
                <w:sz w:val="22"/>
                <w:szCs w:val="22"/>
              </w:rPr>
              <w:t xml:space="preserve">sunspot blocking </w:t>
            </w:r>
            <w:r w:rsidR="00F461B0" w:rsidRPr="00F87274">
              <w:rPr>
                <w:rFonts w:asciiTheme="majorHAnsi" w:hAnsiTheme="majorHAnsi"/>
                <w:sz w:val="22"/>
                <w:szCs w:val="22"/>
              </w:rPr>
              <w:t>function</w:t>
            </w:r>
            <w:r w:rsidR="00EC68FB" w:rsidRPr="00F87274">
              <w:rPr>
                <w:rFonts w:asciiTheme="majorHAnsi" w:hAnsiTheme="majorHAnsi"/>
                <w:sz w:val="22"/>
                <w:szCs w:val="22"/>
              </w:rPr>
              <w:t>. Flag:</w:t>
            </w:r>
          </w:p>
          <w:p w14:paraId="78B56367"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Missing station data</w:t>
            </w:r>
          </w:p>
          <w:p w14:paraId="38954045" w14:textId="77777777" w:rsidR="00EC68FB" w:rsidRPr="00F87274" w:rsidRDefault="00EC68F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Duplicate records</w:t>
            </w:r>
          </w:p>
          <w:p w14:paraId="557E71AC" w14:textId="49A1CD3A" w:rsidR="00812B2B" w:rsidRPr="00F87274" w:rsidRDefault="00812B2B" w:rsidP="00307B36">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394E5461" w14:textId="741591E3" w:rsidR="006402BA" w:rsidRPr="00F87274" w:rsidRDefault="00B43831" w:rsidP="00F05C8B">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6C6E88" w:rsidRPr="00F87274">
              <w:rPr>
                <w:rFonts w:asciiTheme="majorHAnsi" w:hAnsiTheme="majorHAnsi"/>
                <w:sz w:val="22"/>
                <w:szCs w:val="22"/>
              </w:rPr>
              <w:t xml:space="preserve">Monitor relationship between sunspot </w:t>
            </w:r>
            <w:r w:rsidR="00EC68FB" w:rsidRPr="00F87274">
              <w:rPr>
                <w:rFonts w:asciiTheme="majorHAnsi" w:hAnsiTheme="majorHAnsi"/>
                <w:sz w:val="22"/>
                <w:szCs w:val="22"/>
              </w:rPr>
              <w:t>area</w:t>
            </w:r>
            <w:r w:rsidR="009E7FD1" w:rsidRPr="00F87274">
              <w:rPr>
                <w:rFonts w:asciiTheme="majorHAnsi" w:hAnsiTheme="majorHAnsi"/>
                <w:sz w:val="22"/>
                <w:szCs w:val="22"/>
              </w:rPr>
              <w:t>s</w:t>
            </w:r>
            <w:r w:rsidR="006C6E88" w:rsidRPr="00F87274">
              <w:rPr>
                <w:rFonts w:asciiTheme="majorHAnsi" w:hAnsiTheme="majorHAnsi"/>
                <w:sz w:val="22"/>
                <w:szCs w:val="22"/>
              </w:rPr>
              <w:t xml:space="preserve"> and sunspot number.  I</w:t>
            </w:r>
            <w:r w:rsidR="00EC68FB" w:rsidRPr="00F87274">
              <w:rPr>
                <w:rFonts w:asciiTheme="majorHAnsi" w:hAnsiTheme="majorHAnsi"/>
                <w:sz w:val="22"/>
                <w:szCs w:val="22"/>
              </w:rPr>
              <w:t xml:space="preserve">f sunspot number is zero, a </w:t>
            </w:r>
            <w:r w:rsidR="00F05C8B" w:rsidRPr="00F87274">
              <w:rPr>
                <w:rFonts w:asciiTheme="majorHAnsi" w:hAnsiTheme="majorHAnsi"/>
                <w:sz w:val="22"/>
                <w:szCs w:val="22"/>
              </w:rPr>
              <w:t>physically plausible</w:t>
            </w:r>
            <w:r w:rsidR="00EC68FB" w:rsidRPr="00F87274">
              <w:rPr>
                <w:rFonts w:asciiTheme="majorHAnsi" w:hAnsiTheme="majorHAnsi"/>
                <w:sz w:val="22"/>
                <w:szCs w:val="22"/>
              </w:rPr>
              <w:t xml:space="preserve"> result</w:t>
            </w:r>
            <w:r w:rsidR="006C6E88" w:rsidRPr="00F87274">
              <w:rPr>
                <w:rFonts w:asciiTheme="majorHAnsi" w:hAnsiTheme="majorHAnsi"/>
                <w:sz w:val="22"/>
                <w:szCs w:val="22"/>
              </w:rPr>
              <w:t xml:space="preserve"> of </w:t>
            </w:r>
            <w:r w:rsidR="006C6E88" w:rsidRPr="00F87274">
              <w:rPr>
                <w:rFonts w:asciiTheme="majorHAnsi" w:hAnsiTheme="majorHAnsi"/>
                <w:sz w:val="22"/>
                <w:szCs w:val="22"/>
              </w:rPr>
              <w:lastRenderedPageBreak/>
              <w:t>sunspot area is 0</w:t>
            </w:r>
            <w:r w:rsidR="00F05C8B" w:rsidRPr="00F87274">
              <w:rPr>
                <w:rFonts w:asciiTheme="majorHAnsi" w:hAnsiTheme="majorHAnsi"/>
                <w:sz w:val="22"/>
                <w:szCs w:val="22"/>
              </w:rPr>
              <w:t xml:space="preserve"> (i.e. “positive” result)</w:t>
            </w:r>
            <w:r w:rsidR="006C6E88" w:rsidRPr="00F87274">
              <w:rPr>
                <w:rFonts w:asciiTheme="majorHAnsi" w:hAnsiTheme="majorHAnsi"/>
                <w:sz w:val="22"/>
                <w:szCs w:val="22"/>
              </w:rPr>
              <w:t>. I</w:t>
            </w:r>
            <w:r w:rsidR="00EC68FB" w:rsidRPr="00F87274">
              <w:rPr>
                <w:rFonts w:asciiTheme="majorHAnsi" w:hAnsiTheme="majorHAnsi"/>
                <w:sz w:val="22"/>
                <w:szCs w:val="22"/>
              </w:rPr>
              <w:t>f sunspot number is non-zero, a physically implausible result</w:t>
            </w:r>
            <w:r w:rsidR="006C6E88" w:rsidRPr="00F87274">
              <w:rPr>
                <w:rFonts w:asciiTheme="majorHAnsi" w:hAnsiTheme="majorHAnsi"/>
                <w:sz w:val="22"/>
                <w:szCs w:val="22"/>
              </w:rPr>
              <w:t xml:space="preserve"> </w:t>
            </w:r>
            <w:r w:rsidR="00D01C7E" w:rsidRPr="00F87274">
              <w:rPr>
                <w:rFonts w:asciiTheme="majorHAnsi" w:hAnsiTheme="majorHAnsi"/>
                <w:sz w:val="22"/>
                <w:szCs w:val="22"/>
              </w:rPr>
              <w:t xml:space="preserve">is a sunspot area of </w:t>
            </w:r>
            <w:r w:rsidR="006C6E88" w:rsidRPr="00F87274">
              <w:rPr>
                <w:rFonts w:asciiTheme="majorHAnsi" w:hAnsiTheme="majorHAnsi"/>
                <w:sz w:val="22"/>
                <w:szCs w:val="22"/>
              </w:rPr>
              <w:t>0</w:t>
            </w:r>
            <w:r w:rsidR="00D01C7E" w:rsidRPr="00F87274">
              <w:rPr>
                <w:rFonts w:asciiTheme="majorHAnsi" w:hAnsiTheme="majorHAnsi"/>
                <w:sz w:val="22"/>
                <w:szCs w:val="22"/>
              </w:rPr>
              <w:t xml:space="preserve"> (</w:t>
            </w:r>
            <w:proofErr w:type="spellStart"/>
            <w:r w:rsidR="00D01C7E" w:rsidRPr="00F87274">
              <w:rPr>
                <w:rFonts w:asciiTheme="majorHAnsi" w:hAnsiTheme="majorHAnsi"/>
                <w:sz w:val="22"/>
                <w:szCs w:val="22"/>
              </w:rPr>
              <w:t>i.e.“negative</w:t>
            </w:r>
            <w:proofErr w:type="spellEnd"/>
            <w:r w:rsidR="00D01C7E" w:rsidRPr="00F87274">
              <w:rPr>
                <w:rFonts w:asciiTheme="majorHAnsi" w:hAnsiTheme="majorHAnsi"/>
                <w:sz w:val="22"/>
                <w:szCs w:val="22"/>
              </w:rPr>
              <w:t>” result)</w:t>
            </w:r>
            <w:r w:rsidR="00EC68FB" w:rsidRPr="00F87274">
              <w:rPr>
                <w:rFonts w:asciiTheme="majorHAnsi" w:hAnsiTheme="majorHAnsi"/>
                <w:sz w:val="22"/>
                <w:szCs w:val="22"/>
              </w:rPr>
              <w:t>.</w:t>
            </w:r>
          </w:p>
        </w:tc>
      </w:tr>
      <w:tr w:rsidR="00F7122E" w:rsidRPr="00A666D1" w14:paraId="55B6A5A5" w14:textId="77777777" w:rsidTr="00F7122E">
        <w:trPr>
          <w:trHeight w:val="478"/>
        </w:trPr>
        <w:tc>
          <w:tcPr>
            <w:tcW w:w="4158" w:type="dxa"/>
          </w:tcPr>
          <w:p w14:paraId="38F43691" w14:textId="6BD90696" w:rsidR="006402BA" w:rsidRPr="00F87274" w:rsidRDefault="006402BA" w:rsidP="00E111F5">
            <w:pPr>
              <w:pStyle w:val="CDRBodyText"/>
              <w:ind w:firstLine="0"/>
              <w:rPr>
                <w:rFonts w:asciiTheme="majorHAnsi" w:hAnsiTheme="majorHAnsi"/>
                <w:sz w:val="22"/>
                <w:szCs w:val="22"/>
              </w:rPr>
            </w:pPr>
            <w:r w:rsidRPr="00F87274">
              <w:rPr>
                <w:rFonts w:asciiTheme="majorHAnsi" w:hAnsiTheme="majorHAnsi"/>
                <w:sz w:val="22"/>
                <w:szCs w:val="22"/>
              </w:rPr>
              <w:lastRenderedPageBreak/>
              <w:t>The facular brightening function is a linear function of a flux “proxy” of facular brightening</w:t>
            </w:r>
            <w:r w:rsidR="007528FA" w:rsidRPr="00F87274">
              <w:rPr>
                <w:rFonts w:asciiTheme="majorHAnsi" w:hAnsiTheme="majorHAnsi"/>
                <w:sz w:val="22"/>
                <w:szCs w:val="22"/>
              </w:rPr>
              <w:t xml:space="preserve"> (Lean et al., 1998)</w:t>
            </w:r>
            <w:r w:rsidRPr="00F87274">
              <w:rPr>
                <w:rFonts w:asciiTheme="majorHAnsi" w:hAnsiTheme="majorHAnsi"/>
                <w:sz w:val="22"/>
                <w:szCs w:val="22"/>
              </w:rPr>
              <w:t>.</w:t>
            </w:r>
          </w:p>
          <w:p w14:paraId="02F80970" w14:textId="73D274D5"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a proxy for chromospheric variability, which is an extension of </w:t>
            </w:r>
            <w:proofErr w:type="spellStart"/>
            <w:r w:rsidRPr="00F87274">
              <w:rPr>
                <w:rFonts w:asciiTheme="majorHAnsi" w:hAnsiTheme="majorHAnsi"/>
                <w:sz w:val="22"/>
                <w:szCs w:val="22"/>
              </w:rPr>
              <w:t>photospheric</w:t>
            </w:r>
            <w:proofErr w:type="spellEnd"/>
            <w:r w:rsidRPr="00F87274">
              <w:rPr>
                <w:rFonts w:asciiTheme="majorHAnsi" w:hAnsiTheme="majorHAnsi"/>
                <w:sz w:val="22"/>
                <w:szCs w:val="22"/>
              </w:rPr>
              <w:t xml:space="preserve"> faculae</w:t>
            </w:r>
            <w:r w:rsidR="007528FA" w:rsidRPr="00F87274">
              <w:rPr>
                <w:rFonts w:asciiTheme="majorHAnsi" w:hAnsiTheme="majorHAnsi"/>
                <w:sz w:val="22"/>
                <w:szCs w:val="22"/>
              </w:rPr>
              <w:t xml:space="preserve"> (Snow et al., 2005)</w:t>
            </w:r>
            <w:r w:rsidRPr="00F87274">
              <w:rPr>
                <w:rFonts w:asciiTheme="majorHAnsi" w:hAnsiTheme="majorHAnsi"/>
                <w:sz w:val="22"/>
                <w:szCs w:val="22"/>
              </w:rPr>
              <w:t>.</w:t>
            </w:r>
          </w:p>
          <w:p w14:paraId="1D341D2B" w14:textId="7B39D77B" w:rsidR="006402BA" w:rsidRPr="00F87274" w:rsidRDefault="006402BA" w:rsidP="00307B36">
            <w:pPr>
              <w:pStyle w:val="CDRBodyText"/>
              <w:numPr>
                <w:ilvl w:val="0"/>
                <w:numId w:val="11"/>
              </w:numPr>
              <w:rPr>
                <w:rFonts w:asciiTheme="majorHAnsi" w:hAnsiTheme="majorHAnsi"/>
                <w:sz w:val="22"/>
                <w:szCs w:val="22"/>
              </w:rPr>
            </w:pPr>
            <w:r w:rsidRPr="00F87274">
              <w:rPr>
                <w:rFonts w:asciiTheme="majorHAnsi" w:hAnsiTheme="majorHAnsi"/>
                <w:sz w:val="22"/>
                <w:szCs w:val="22"/>
              </w:rPr>
              <w:t xml:space="preserve">The Mg II index is </w:t>
            </w:r>
            <w:r w:rsidR="000C124B" w:rsidRPr="00F87274">
              <w:rPr>
                <w:rFonts w:asciiTheme="majorHAnsi" w:hAnsiTheme="majorHAnsi"/>
                <w:sz w:val="22"/>
                <w:szCs w:val="22"/>
              </w:rPr>
              <w:t xml:space="preserve">(relatively) </w:t>
            </w:r>
            <w:r w:rsidRPr="00F87274">
              <w:rPr>
                <w:rFonts w:asciiTheme="majorHAnsi" w:hAnsiTheme="majorHAnsi"/>
                <w:sz w:val="22"/>
                <w:szCs w:val="22"/>
              </w:rPr>
              <w:t>free of instrumental sensitivity (drifts).</w:t>
            </w:r>
          </w:p>
        </w:tc>
        <w:tc>
          <w:tcPr>
            <w:tcW w:w="5497" w:type="dxa"/>
          </w:tcPr>
          <w:p w14:paraId="6AC0DEE4" w14:textId="19920689" w:rsidR="001E0393" w:rsidRPr="00F87274" w:rsidRDefault="001E0393" w:rsidP="00966CCD">
            <w:pPr>
              <w:pStyle w:val="CDRBodyText"/>
              <w:ind w:firstLine="0"/>
              <w:rPr>
                <w:rFonts w:asciiTheme="majorHAnsi" w:hAnsiTheme="majorHAnsi"/>
                <w:sz w:val="22"/>
                <w:szCs w:val="22"/>
              </w:rPr>
            </w:pPr>
            <w:r w:rsidRPr="00F87274">
              <w:rPr>
                <w:rFonts w:asciiTheme="majorHAnsi" w:hAnsiTheme="majorHAnsi"/>
                <w:sz w:val="22"/>
                <w:szCs w:val="22"/>
              </w:rPr>
              <w:t>Faculae are poorly observed in solar imagery and inadequately specified.</w:t>
            </w:r>
          </w:p>
          <w:p w14:paraId="2B8E0290" w14:textId="0CCC06A4" w:rsidR="001E0393" w:rsidRPr="00F87274" w:rsidRDefault="0022147F" w:rsidP="00307B36">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1E0393" w:rsidRPr="00F87274">
              <w:rPr>
                <w:rFonts w:asciiTheme="majorHAnsi" w:hAnsiTheme="majorHAnsi"/>
                <w:sz w:val="22"/>
                <w:szCs w:val="22"/>
              </w:rPr>
              <w:t>Monitor mean and standard deviation of time series of facular brightening function.</w:t>
            </w:r>
          </w:p>
          <w:p w14:paraId="5F60BE0F" w14:textId="68D0E080" w:rsidR="00D14590" w:rsidRPr="00F87274" w:rsidRDefault="005C693D" w:rsidP="00D14590">
            <w:pPr>
              <w:pStyle w:val="CDRBodyText"/>
              <w:numPr>
                <w:ilvl w:val="1"/>
                <w:numId w:val="10"/>
              </w:numPr>
              <w:rPr>
                <w:rFonts w:asciiTheme="majorHAnsi" w:hAnsiTheme="majorHAnsi"/>
                <w:sz w:val="22"/>
                <w:szCs w:val="22"/>
              </w:rPr>
            </w:pPr>
            <w:r w:rsidRPr="00F87274">
              <w:rPr>
                <w:rFonts w:asciiTheme="majorHAnsi" w:hAnsiTheme="majorHAnsi"/>
                <w:sz w:val="22"/>
                <w:szCs w:val="22"/>
              </w:rPr>
              <w:t>For single, and multiple (i.e. overlapping in time) instruments.</w:t>
            </w:r>
          </w:p>
          <w:p w14:paraId="08C83A89" w14:textId="012A9FBC" w:rsidR="002B5F43" w:rsidRPr="00F87274" w:rsidRDefault="002B5F43" w:rsidP="002B5F43">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Monitor relationship between time series of Mg II index and the F10.7 cm flux. The relationship is expected to be consistent; a deviation is expected to be indicative of outlier in the Mg II record.</w:t>
            </w:r>
          </w:p>
          <w:p w14:paraId="04F97FD4" w14:textId="13B302C8" w:rsidR="00EC4515" w:rsidRPr="00F87274" w:rsidRDefault="005C693D" w:rsidP="00EC4515">
            <w:pPr>
              <w:pStyle w:val="CDRBodyText"/>
              <w:numPr>
                <w:ilvl w:val="0"/>
                <w:numId w:val="10"/>
              </w:numPr>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EC4515" w:rsidRPr="00F87274">
              <w:rPr>
                <w:rFonts w:asciiTheme="majorHAnsi" w:hAnsiTheme="majorHAnsi"/>
                <w:sz w:val="22"/>
                <w:szCs w:val="22"/>
              </w:rPr>
              <w:t>Implement quality flags for facular br</w:t>
            </w:r>
            <w:r w:rsidR="00812B2B" w:rsidRPr="00F87274">
              <w:rPr>
                <w:rFonts w:asciiTheme="majorHAnsi" w:hAnsiTheme="majorHAnsi"/>
                <w:sz w:val="22"/>
                <w:szCs w:val="22"/>
              </w:rPr>
              <w:t>ightening based on Mg II record. Flag:</w:t>
            </w:r>
          </w:p>
          <w:p w14:paraId="7B89A098" w14:textId="77777777" w:rsidR="00EC4515" w:rsidRPr="00F87274" w:rsidRDefault="00EC4515" w:rsidP="00EC4515">
            <w:pPr>
              <w:pStyle w:val="CDRBodyText"/>
              <w:numPr>
                <w:ilvl w:val="1"/>
                <w:numId w:val="10"/>
              </w:numPr>
              <w:rPr>
                <w:rFonts w:asciiTheme="majorHAnsi" w:hAnsiTheme="majorHAnsi"/>
                <w:sz w:val="22"/>
                <w:szCs w:val="22"/>
              </w:rPr>
            </w:pPr>
            <w:r w:rsidRPr="00F87274">
              <w:rPr>
                <w:rFonts w:asciiTheme="majorHAnsi" w:hAnsiTheme="majorHAnsi"/>
                <w:sz w:val="22"/>
                <w:szCs w:val="22"/>
              </w:rPr>
              <w:t>Time gaps</w:t>
            </w:r>
          </w:p>
          <w:p w14:paraId="4D766DE6" w14:textId="6622E9C1" w:rsidR="00812B2B" w:rsidRPr="00F87274" w:rsidRDefault="00812B2B"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Larger (or smaller) than expected variability.</w:t>
            </w:r>
          </w:p>
          <w:p w14:paraId="5B3E95E2" w14:textId="78CF5F91" w:rsidR="002B5F43" w:rsidRPr="00F87274" w:rsidRDefault="002B5F43" w:rsidP="00812B2B">
            <w:pPr>
              <w:pStyle w:val="CDRBodyText"/>
              <w:numPr>
                <w:ilvl w:val="1"/>
                <w:numId w:val="10"/>
              </w:numPr>
              <w:rPr>
                <w:rFonts w:asciiTheme="majorHAnsi" w:hAnsiTheme="majorHAnsi"/>
                <w:sz w:val="22"/>
                <w:szCs w:val="22"/>
              </w:rPr>
            </w:pPr>
            <w:r w:rsidRPr="00F87274">
              <w:rPr>
                <w:rFonts w:asciiTheme="majorHAnsi" w:hAnsiTheme="majorHAnsi"/>
                <w:sz w:val="22"/>
                <w:szCs w:val="22"/>
              </w:rPr>
              <w:t>Outliers</w:t>
            </w:r>
            <w:r w:rsidR="005C0C8C" w:rsidRPr="00F87274">
              <w:rPr>
                <w:rFonts w:asciiTheme="majorHAnsi" w:hAnsiTheme="majorHAnsi"/>
                <w:sz w:val="22"/>
                <w:szCs w:val="22"/>
              </w:rPr>
              <w:t xml:space="preserve"> (when compared to F10.7 cm flux).</w:t>
            </w:r>
          </w:p>
          <w:p w14:paraId="734FC147" w14:textId="7D25F495" w:rsidR="00966CCD" w:rsidRPr="00F87274" w:rsidRDefault="00966CCD" w:rsidP="00966CCD">
            <w:pPr>
              <w:pStyle w:val="CDRBodyText"/>
              <w:numPr>
                <w:ilvl w:val="0"/>
                <w:numId w:val="10"/>
              </w:numPr>
              <w:rPr>
                <w:rFonts w:asciiTheme="majorHAnsi" w:hAnsiTheme="majorHAnsi"/>
                <w:sz w:val="22"/>
                <w:szCs w:val="22"/>
              </w:rPr>
            </w:pPr>
            <w:r w:rsidRPr="00F87274">
              <w:rPr>
                <w:rFonts w:asciiTheme="majorHAnsi" w:hAnsiTheme="majorHAnsi"/>
                <w:sz w:val="22"/>
                <w:szCs w:val="22"/>
              </w:rPr>
              <w:t>Future, reliable and quantitative, observations can be used to define statistical definitions of spectral irradiance changes due to faculae.</w:t>
            </w:r>
          </w:p>
        </w:tc>
      </w:tr>
      <w:tr w:rsidR="00F7122E" w:rsidRPr="00A666D1" w14:paraId="00EBA260" w14:textId="77777777" w:rsidTr="00F7122E">
        <w:trPr>
          <w:trHeight w:val="478"/>
        </w:trPr>
        <w:tc>
          <w:tcPr>
            <w:tcW w:w="4158" w:type="dxa"/>
          </w:tcPr>
          <w:p w14:paraId="0CEF9427" w14:textId="4F123AEB" w:rsidR="00804797" w:rsidRPr="00F87274" w:rsidRDefault="00804797" w:rsidP="00E111F5">
            <w:pPr>
              <w:pStyle w:val="CDRBodyText"/>
              <w:ind w:firstLine="0"/>
              <w:rPr>
                <w:rFonts w:asciiTheme="majorHAnsi" w:hAnsiTheme="majorHAnsi"/>
                <w:sz w:val="22"/>
                <w:szCs w:val="22"/>
              </w:rPr>
            </w:pPr>
            <w:r w:rsidRPr="00F87274">
              <w:rPr>
                <w:rFonts w:asciiTheme="majorHAnsi" w:hAnsiTheme="majorHAnsi"/>
                <w:sz w:val="22"/>
                <w:szCs w:val="22"/>
              </w:rPr>
              <w:t>SORCE TIM measurements from</w:t>
            </w:r>
            <w:r w:rsidR="00F7122E" w:rsidRPr="00F87274">
              <w:rPr>
                <w:rFonts w:asciiTheme="majorHAnsi" w:hAnsiTheme="majorHAnsi"/>
                <w:sz w:val="22"/>
                <w:szCs w:val="22"/>
              </w:rPr>
              <w:t xml:space="preserve"> 2003 to 2014 are the total solar irradiance </w:t>
            </w:r>
            <w:r w:rsidRPr="00F87274">
              <w:rPr>
                <w:rFonts w:asciiTheme="majorHAnsi" w:hAnsiTheme="majorHAnsi"/>
                <w:sz w:val="22"/>
                <w:szCs w:val="22"/>
              </w:rPr>
              <w:t xml:space="preserve">standard used to compute scaling coefficients of facular brightening and sunspot darkening </w:t>
            </w:r>
            <w:r w:rsidR="003940AD" w:rsidRPr="00F87274">
              <w:rPr>
                <w:rFonts w:asciiTheme="majorHAnsi" w:hAnsiTheme="majorHAnsi"/>
                <w:sz w:val="22"/>
                <w:szCs w:val="22"/>
              </w:rPr>
              <w:t xml:space="preserve">for NRLTSI2 </w:t>
            </w:r>
            <w:r w:rsidRPr="00F87274">
              <w:rPr>
                <w:rFonts w:asciiTheme="majorHAnsi" w:hAnsiTheme="majorHAnsi"/>
                <w:sz w:val="22"/>
                <w:szCs w:val="22"/>
              </w:rPr>
              <w:t xml:space="preserve">using </w:t>
            </w:r>
            <w:r w:rsidR="00FD1222" w:rsidRPr="00F87274">
              <w:rPr>
                <w:rFonts w:asciiTheme="majorHAnsi" w:hAnsiTheme="majorHAnsi"/>
                <w:sz w:val="22"/>
                <w:szCs w:val="22"/>
              </w:rPr>
              <w:t xml:space="preserve">a </w:t>
            </w:r>
            <w:r w:rsidRPr="00F87274">
              <w:rPr>
                <w:rFonts w:asciiTheme="majorHAnsi" w:hAnsiTheme="majorHAnsi"/>
                <w:sz w:val="22"/>
                <w:szCs w:val="22"/>
              </w:rPr>
              <w:t>multiple linear regression technique.</w:t>
            </w:r>
          </w:p>
          <w:p w14:paraId="1F4B2301" w14:textId="41C1CEAA" w:rsidR="001E0393" w:rsidRPr="00F87274" w:rsidRDefault="0004229E" w:rsidP="0065095C">
            <w:pPr>
              <w:pStyle w:val="CDRBodyText"/>
              <w:numPr>
                <w:ilvl w:val="0"/>
                <w:numId w:val="16"/>
              </w:numPr>
              <w:rPr>
                <w:rFonts w:asciiTheme="majorHAnsi" w:hAnsiTheme="majorHAnsi"/>
                <w:sz w:val="22"/>
                <w:szCs w:val="22"/>
              </w:rPr>
            </w:pPr>
            <w:r w:rsidRPr="00F87274">
              <w:rPr>
                <w:rFonts w:asciiTheme="majorHAnsi" w:hAnsiTheme="majorHAnsi"/>
                <w:sz w:val="22"/>
                <w:szCs w:val="22"/>
              </w:rPr>
              <w:t>TSI of Q</w:t>
            </w:r>
            <w:r w:rsidR="00DF1605" w:rsidRPr="00F87274">
              <w:rPr>
                <w:rFonts w:asciiTheme="majorHAnsi" w:hAnsiTheme="majorHAnsi"/>
                <w:sz w:val="22"/>
                <w:szCs w:val="22"/>
              </w:rPr>
              <w:t>uiet S</w:t>
            </w:r>
            <w:r w:rsidR="00372EFF" w:rsidRPr="00F87274">
              <w:rPr>
                <w:rFonts w:asciiTheme="majorHAnsi" w:hAnsiTheme="majorHAnsi"/>
                <w:sz w:val="22"/>
                <w:szCs w:val="22"/>
              </w:rPr>
              <w:t>un is 1360.</w:t>
            </w:r>
            <w:r w:rsidR="0065095C" w:rsidRPr="0065095C">
              <w:rPr>
                <w:rFonts w:asciiTheme="majorHAnsi" w:hAnsiTheme="majorHAnsi"/>
                <w:sz w:val="22"/>
                <w:szCs w:val="22"/>
              </w:rPr>
              <w:t>45</w:t>
            </w:r>
            <w:r w:rsidR="000C124B" w:rsidRPr="00F87274">
              <w:rPr>
                <w:rFonts w:asciiTheme="majorHAnsi" w:hAnsiTheme="majorHAnsi"/>
                <w:color w:val="FF0000"/>
                <w:sz w:val="22"/>
                <w:szCs w:val="22"/>
              </w:rPr>
              <w:t xml:space="preserve"> </w:t>
            </w:r>
            <w:r w:rsidR="00372EFF" w:rsidRPr="00F87274">
              <w:rPr>
                <w:rFonts w:asciiTheme="majorHAnsi" w:hAnsiTheme="majorHAnsi"/>
                <w:sz w:val="22"/>
                <w:szCs w:val="22"/>
              </w:rPr>
              <w:t>Wm-2</w:t>
            </w:r>
            <w:r w:rsidR="002F1F42" w:rsidRPr="00F87274">
              <w:rPr>
                <w:rFonts w:asciiTheme="majorHAnsi" w:hAnsiTheme="majorHAnsi"/>
                <w:sz w:val="22"/>
                <w:szCs w:val="22"/>
              </w:rPr>
              <w:t xml:space="preserve"> (Kopp and Lean, 2011)</w:t>
            </w:r>
            <w:r w:rsidR="00A70006" w:rsidRPr="00F87274">
              <w:rPr>
                <w:rFonts w:asciiTheme="majorHAnsi" w:hAnsiTheme="majorHAnsi"/>
                <w:sz w:val="22"/>
                <w:szCs w:val="22"/>
              </w:rPr>
              <w:t xml:space="preserve">, based on </w:t>
            </w:r>
            <w:r w:rsidR="00AC5747" w:rsidRPr="00F87274">
              <w:rPr>
                <w:rFonts w:asciiTheme="majorHAnsi" w:hAnsiTheme="majorHAnsi"/>
                <w:sz w:val="22"/>
                <w:szCs w:val="22"/>
              </w:rPr>
              <w:t xml:space="preserve">SORCE TIM </w:t>
            </w:r>
            <w:r w:rsidR="00A70006" w:rsidRPr="00F87274">
              <w:rPr>
                <w:rFonts w:asciiTheme="majorHAnsi" w:hAnsiTheme="majorHAnsi"/>
                <w:sz w:val="22"/>
                <w:szCs w:val="22"/>
              </w:rPr>
              <w:t>measured irradiance at solar minimum.</w:t>
            </w:r>
          </w:p>
        </w:tc>
        <w:tc>
          <w:tcPr>
            <w:tcW w:w="5497" w:type="dxa"/>
          </w:tcPr>
          <w:p w14:paraId="747D6DB7" w14:textId="03C21BE4" w:rsidR="00967AF9" w:rsidRPr="00F87274" w:rsidRDefault="007906CF" w:rsidP="00967AF9">
            <w:pPr>
              <w:pStyle w:val="CDRBodyText"/>
              <w:ind w:firstLine="0"/>
              <w:rPr>
                <w:rFonts w:asciiTheme="majorHAnsi" w:hAnsiTheme="majorHAnsi"/>
                <w:sz w:val="22"/>
                <w:szCs w:val="22"/>
              </w:rPr>
            </w:pPr>
            <w:r w:rsidRPr="00F87274">
              <w:rPr>
                <w:rFonts w:asciiTheme="majorHAnsi" w:hAnsiTheme="majorHAnsi"/>
                <w:b/>
                <w:i/>
                <w:sz w:val="22"/>
                <w:szCs w:val="22"/>
              </w:rPr>
              <w:t>Operational</w:t>
            </w:r>
            <w:r w:rsidRPr="00F87274">
              <w:rPr>
                <w:rFonts w:asciiTheme="majorHAnsi" w:hAnsiTheme="majorHAnsi"/>
                <w:sz w:val="22"/>
                <w:szCs w:val="22"/>
              </w:rPr>
              <w:t xml:space="preserve">: </w:t>
            </w:r>
            <w:r w:rsidR="00967AF9" w:rsidRPr="00F87274">
              <w:rPr>
                <w:rFonts w:asciiTheme="majorHAnsi" w:hAnsiTheme="majorHAnsi"/>
                <w:sz w:val="22"/>
                <w:szCs w:val="22"/>
              </w:rPr>
              <w:t xml:space="preserve">Monitor the correlation between </w:t>
            </w:r>
            <w:r w:rsidRPr="00F87274">
              <w:rPr>
                <w:rFonts w:asciiTheme="majorHAnsi" w:hAnsiTheme="majorHAnsi"/>
                <w:sz w:val="22"/>
                <w:szCs w:val="22"/>
              </w:rPr>
              <w:t xml:space="preserve">contemporary </w:t>
            </w:r>
            <w:r w:rsidR="00967AF9" w:rsidRPr="00F87274">
              <w:rPr>
                <w:rFonts w:asciiTheme="majorHAnsi" w:hAnsiTheme="majorHAnsi"/>
                <w:sz w:val="22"/>
                <w:szCs w:val="22"/>
              </w:rPr>
              <w:t>modeled and measured total solar irradiance, and the standard deviation of residuals betwe</w:t>
            </w:r>
            <w:r w:rsidR="004E358C" w:rsidRPr="00F87274">
              <w:rPr>
                <w:rFonts w:asciiTheme="majorHAnsi" w:hAnsiTheme="majorHAnsi"/>
                <w:sz w:val="22"/>
                <w:szCs w:val="22"/>
              </w:rPr>
              <w:t>en modeled and measured total solar</w:t>
            </w:r>
            <w:r w:rsidR="00967AF9" w:rsidRPr="00F87274">
              <w:rPr>
                <w:rFonts w:asciiTheme="majorHAnsi" w:hAnsiTheme="majorHAnsi"/>
                <w:sz w:val="22"/>
                <w:szCs w:val="22"/>
              </w:rPr>
              <w:t xml:space="preserve"> irradiance.</w:t>
            </w:r>
          </w:p>
          <w:p w14:paraId="208A9E67" w14:textId="05E56F53" w:rsidR="001E0393" w:rsidRPr="00F87274" w:rsidRDefault="001E0393" w:rsidP="00E111F5">
            <w:pPr>
              <w:pStyle w:val="CDRBodyText"/>
              <w:ind w:firstLine="0"/>
              <w:rPr>
                <w:rFonts w:asciiTheme="majorHAnsi" w:hAnsiTheme="majorHAnsi"/>
                <w:sz w:val="22"/>
                <w:szCs w:val="22"/>
              </w:rPr>
            </w:pPr>
          </w:p>
        </w:tc>
      </w:tr>
      <w:tr w:rsidR="00F7122E" w:rsidRPr="00A666D1" w14:paraId="70DCAD67" w14:textId="77777777" w:rsidTr="00F7122E">
        <w:trPr>
          <w:trHeight w:val="478"/>
        </w:trPr>
        <w:tc>
          <w:tcPr>
            <w:tcW w:w="4158" w:type="dxa"/>
          </w:tcPr>
          <w:p w14:paraId="6F3E0C5F" w14:textId="55FEE9E4" w:rsidR="00CA47E5" w:rsidRPr="00F87274" w:rsidRDefault="00700BC0" w:rsidP="00E111F5">
            <w:pPr>
              <w:pStyle w:val="CDRBodyText"/>
              <w:ind w:firstLine="0"/>
              <w:rPr>
                <w:rFonts w:asciiTheme="majorHAnsi" w:hAnsiTheme="majorHAnsi"/>
                <w:sz w:val="22"/>
                <w:szCs w:val="22"/>
              </w:rPr>
            </w:pPr>
            <w:r w:rsidRPr="00F87274">
              <w:rPr>
                <w:rFonts w:asciiTheme="majorHAnsi" w:hAnsiTheme="majorHAnsi"/>
                <w:sz w:val="22"/>
                <w:szCs w:val="22"/>
              </w:rPr>
              <w:t>SORCE SIM measurements contain instrumental trends</w:t>
            </w:r>
            <w:r w:rsidR="002F1F42" w:rsidRPr="00F87274">
              <w:rPr>
                <w:rFonts w:asciiTheme="majorHAnsi" w:hAnsiTheme="majorHAnsi"/>
                <w:sz w:val="22"/>
                <w:szCs w:val="22"/>
              </w:rPr>
              <w:t xml:space="preserve"> (Lean and Deland, 2012)</w:t>
            </w:r>
            <w:r w:rsidRPr="00F87274">
              <w:rPr>
                <w:rFonts w:asciiTheme="majorHAnsi" w:hAnsiTheme="majorHAnsi"/>
                <w:sz w:val="22"/>
                <w:szCs w:val="22"/>
              </w:rPr>
              <w:t xml:space="preserve">. </w:t>
            </w:r>
          </w:p>
          <w:p w14:paraId="3D33714F" w14:textId="647D3CA8" w:rsidR="00700BC0" w:rsidRPr="00F87274" w:rsidRDefault="00EE66E0" w:rsidP="00EE66E0">
            <w:pPr>
              <w:pStyle w:val="CDRBodyText"/>
              <w:numPr>
                <w:ilvl w:val="0"/>
                <w:numId w:val="16"/>
              </w:numPr>
              <w:rPr>
                <w:rFonts w:asciiTheme="majorHAnsi" w:hAnsiTheme="majorHAnsi"/>
                <w:sz w:val="22"/>
                <w:szCs w:val="22"/>
              </w:rPr>
            </w:pPr>
            <w:r w:rsidRPr="00F87274">
              <w:rPr>
                <w:rFonts w:asciiTheme="majorHAnsi" w:hAnsiTheme="majorHAnsi"/>
                <w:sz w:val="22"/>
                <w:szCs w:val="22"/>
              </w:rPr>
              <w:lastRenderedPageBreak/>
              <w:t>P</w:t>
            </w:r>
            <w:r w:rsidR="00700BC0" w:rsidRPr="00F87274">
              <w:rPr>
                <w:rFonts w:asciiTheme="majorHAnsi" w:hAnsiTheme="majorHAnsi"/>
                <w:sz w:val="22"/>
                <w:szCs w:val="22"/>
              </w:rPr>
              <w:t>rior to application of multiple linear regression technique to observations</w:t>
            </w:r>
            <w:r w:rsidRPr="00F87274">
              <w:rPr>
                <w:rFonts w:asciiTheme="majorHAnsi" w:hAnsiTheme="majorHAnsi"/>
                <w:sz w:val="22"/>
                <w:szCs w:val="22"/>
              </w:rPr>
              <w:t>, the SORCE SIM data is detrended (with 81 day running mean)</w:t>
            </w:r>
            <w:r w:rsidR="00700BC0" w:rsidRPr="00F87274">
              <w:rPr>
                <w:rFonts w:asciiTheme="majorHAnsi" w:hAnsiTheme="majorHAnsi"/>
                <w:sz w:val="22"/>
                <w:szCs w:val="22"/>
              </w:rPr>
              <w:t>.</w:t>
            </w:r>
          </w:p>
        </w:tc>
        <w:tc>
          <w:tcPr>
            <w:tcW w:w="5497" w:type="dxa"/>
          </w:tcPr>
          <w:p w14:paraId="3003D956" w14:textId="6FB2C541" w:rsidR="00700BC0" w:rsidRPr="00F87274" w:rsidRDefault="00A44764" w:rsidP="00967AF9">
            <w:pPr>
              <w:pStyle w:val="CDRBodyText"/>
              <w:ind w:firstLine="0"/>
              <w:rPr>
                <w:rFonts w:asciiTheme="majorHAnsi" w:hAnsiTheme="majorHAnsi"/>
                <w:sz w:val="22"/>
                <w:szCs w:val="22"/>
              </w:rPr>
            </w:pPr>
            <w:r w:rsidRPr="00F87274">
              <w:rPr>
                <w:rFonts w:asciiTheme="majorHAnsi" w:hAnsiTheme="majorHAnsi"/>
                <w:sz w:val="22"/>
                <w:szCs w:val="22"/>
              </w:rPr>
              <w:lastRenderedPageBreak/>
              <w:t xml:space="preserve">Compare wavelength-dependent scaling coefficients of facular brightening and sunspot darkening to their respective theoretical contrasts (ratio of emission to </w:t>
            </w:r>
            <w:r w:rsidRPr="00F87274">
              <w:rPr>
                <w:rFonts w:asciiTheme="majorHAnsi" w:hAnsiTheme="majorHAnsi"/>
                <w:sz w:val="22"/>
                <w:szCs w:val="22"/>
              </w:rPr>
              <w:lastRenderedPageBreak/>
              <w:t xml:space="preserve">quiescent solar atmosphere). </w:t>
            </w:r>
          </w:p>
          <w:p w14:paraId="079B529B" w14:textId="67C586C1" w:rsidR="006148BD"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 xml:space="preserve">For λ &gt; 295 nm: </w:t>
            </w:r>
            <w:r w:rsidR="006148BD" w:rsidRPr="00F87274">
              <w:rPr>
                <w:rFonts w:asciiTheme="majorHAnsi" w:hAnsiTheme="majorHAnsi"/>
                <w:sz w:val="22"/>
                <w:szCs w:val="22"/>
              </w:rPr>
              <w:t>Use detrended TSI observations to determine the ratio of SSI multiple regression coefficients from direct observations to the detrended observations</w:t>
            </w:r>
            <w:r w:rsidR="00F8156B" w:rsidRPr="00F87274">
              <w:rPr>
                <w:rFonts w:asciiTheme="majorHAnsi" w:hAnsiTheme="majorHAnsi"/>
                <w:sz w:val="22"/>
                <w:szCs w:val="22"/>
              </w:rPr>
              <w:t xml:space="preserve"> (i.e. </w:t>
            </w:r>
            <w:r w:rsidR="003827D6" w:rsidRPr="00F87274">
              <w:rPr>
                <w:rFonts w:asciiTheme="majorHAnsi" w:hAnsiTheme="majorHAnsi"/>
                <w:sz w:val="22"/>
                <w:szCs w:val="22"/>
              </w:rPr>
              <w:t>an adjustment factor</w:t>
            </w:r>
            <w:r w:rsidR="00F8156B" w:rsidRPr="00F87274">
              <w:rPr>
                <w:rFonts w:asciiTheme="majorHAnsi" w:hAnsiTheme="majorHAnsi"/>
                <w:sz w:val="22"/>
                <w:szCs w:val="22"/>
              </w:rPr>
              <w:t>)</w:t>
            </w:r>
            <w:r w:rsidR="006148BD" w:rsidRPr="00F87274">
              <w:rPr>
                <w:rFonts w:asciiTheme="majorHAnsi" w:hAnsiTheme="majorHAnsi"/>
                <w:sz w:val="22"/>
                <w:szCs w:val="22"/>
              </w:rPr>
              <w:t>.</w:t>
            </w:r>
          </w:p>
          <w:p w14:paraId="798EA855" w14:textId="7D6D3402" w:rsidR="008F5AD3" w:rsidRPr="00F87274" w:rsidRDefault="008F5AD3" w:rsidP="00DF1605">
            <w:pPr>
              <w:pStyle w:val="CDRBodyText"/>
              <w:ind w:firstLine="0"/>
              <w:rPr>
                <w:rFonts w:asciiTheme="majorHAnsi" w:hAnsiTheme="majorHAnsi"/>
                <w:sz w:val="22"/>
                <w:szCs w:val="22"/>
              </w:rPr>
            </w:pPr>
            <w:r w:rsidRPr="00F87274">
              <w:rPr>
                <w:rFonts w:asciiTheme="majorHAnsi" w:hAnsiTheme="majorHAnsi"/>
                <w:sz w:val="22"/>
                <w:szCs w:val="22"/>
              </w:rPr>
              <w:t>For λ &lt; 295 nm:</w:t>
            </w:r>
            <w:r w:rsidR="00BA2FF5" w:rsidRPr="00F87274">
              <w:rPr>
                <w:rFonts w:asciiTheme="majorHAnsi" w:hAnsiTheme="majorHAnsi"/>
                <w:sz w:val="22"/>
                <w:szCs w:val="22"/>
              </w:rPr>
              <w:t xml:space="preserve"> Estimate adjustment to detrended multiple regression coefficients using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time series; </w:t>
            </w:r>
            <w:proofErr w:type="spellStart"/>
            <w:r w:rsidR="00BA2FF5" w:rsidRPr="00F87274">
              <w:rPr>
                <w:rFonts w:asciiTheme="majorHAnsi" w:hAnsiTheme="majorHAnsi"/>
                <w:sz w:val="22"/>
                <w:szCs w:val="22"/>
              </w:rPr>
              <w:t>Ca</w:t>
            </w:r>
            <w:proofErr w:type="spellEnd"/>
            <w:r w:rsidR="00BA2FF5" w:rsidRPr="00F87274">
              <w:rPr>
                <w:rFonts w:asciiTheme="majorHAnsi" w:hAnsiTheme="majorHAnsi"/>
                <w:sz w:val="22"/>
                <w:szCs w:val="22"/>
              </w:rPr>
              <w:t xml:space="preserve"> K is a proxy of chromospheric variability independent of the Mg II index.</w:t>
            </w:r>
          </w:p>
        </w:tc>
      </w:tr>
    </w:tbl>
    <w:p w14:paraId="1322060A" w14:textId="77777777" w:rsidR="003B4AAE" w:rsidRPr="00A666D1" w:rsidRDefault="003B4AAE" w:rsidP="003B4AAE">
      <w:pPr>
        <w:pStyle w:val="CDRBodyText"/>
        <w:ind w:firstLine="0"/>
        <w:rPr>
          <w:rFonts w:asciiTheme="majorHAnsi" w:hAnsiTheme="majorHAnsi"/>
        </w:rPr>
      </w:pPr>
    </w:p>
    <w:p w14:paraId="00713E28" w14:textId="48081DCD" w:rsidR="003B4AAE" w:rsidRPr="00A666D1" w:rsidRDefault="003B4AAE" w:rsidP="003B4AAE">
      <w:pPr>
        <w:pStyle w:val="CDRBodyText"/>
        <w:ind w:firstLine="0"/>
        <w:rPr>
          <w:rFonts w:asciiTheme="majorHAnsi" w:hAnsiTheme="majorHAnsi"/>
        </w:rPr>
      </w:pPr>
      <w:r w:rsidRPr="00A666D1">
        <w:rPr>
          <w:rFonts w:asciiTheme="majorHAnsi" w:hAnsiTheme="majorHAnsi"/>
        </w:rPr>
        <w:t>The most probable cause of the algorithm generating incorrect irradiance values lies with the determination of the facular brightening and sunspot darkening indices, which rely on ground- and space-based observations of sunspot active regions and global facular brightness. The accuracy and precision of these ground-based observations is essentially unknown, and spurious inputs could produce unrealistic irradiance val</w:t>
      </w:r>
      <w:r w:rsidR="00B82FE0" w:rsidRPr="00A666D1">
        <w:rPr>
          <w:rFonts w:asciiTheme="majorHAnsi" w:hAnsiTheme="majorHAnsi"/>
        </w:rPr>
        <w:t>ues. The algorithms flags input</w:t>
      </w:r>
      <w:r w:rsidRPr="00A666D1">
        <w:rPr>
          <w:rFonts w:asciiTheme="majorHAnsi" w:hAnsiTheme="majorHAnsi"/>
        </w:rPr>
        <w:t xml:space="preserve"> values that are deemed implausible, outside the range of current observed values.</w:t>
      </w:r>
    </w:p>
    <w:p w14:paraId="169EAB85" w14:textId="72582AC4" w:rsidR="00925A1C" w:rsidRPr="00A666D1" w:rsidRDefault="003B4AAE" w:rsidP="0028172D">
      <w:pPr>
        <w:pStyle w:val="CDRBodyText"/>
        <w:ind w:firstLine="0"/>
        <w:rPr>
          <w:rFonts w:asciiTheme="majorHAnsi" w:hAnsiTheme="majorHAnsi"/>
          <w:color w:val="FF0000"/>
        </w:rPr>
      </w:pPr>
      <w:r w:rsidRPr="00A666D1">
        <w:rPr>
          <w:rFonts w:asciiTheme="majorHAnsi" w:hAnsiTheme="majorHAnsi"/>
        </w:rPr>
        <w:t>Planned for future versions</w:t>
      </w:r>
      <w:r w:rsidR="00997A34">
        <w:rPr>
          <w:rFonts w:asciiTheme="majorHAnsi" w:hAnsiTheme="majorHAnsi"/>
        </w:rPr>
        <w:t xml:space="preserve"> of the algorithms</w:t>
      </w:r>
      <w:r w:rsidR="00B82FE0" w:rsidRPr="00A666D1">
        <w:rPr>
          <w:rFonts w:asciiTheme="majorHAnsi" w:hAnsiTheme="majorHAnsi"/>
        </w:rPr>
        <w:t xml:space="preserve"> </w:t>
      </w:r>
      <w:r w:rsidRPr="00A666D1">
        <w:rPr>
          <w:rFonts w:asciiTheme="majorHAnsi" w:hAnsiTheme="majorHAnsi"/>
        </w:rPr>
        <w:t xml:space="preserve">are more sophisticated near-real time validation of the sunspot darkening and facular brightening inputs </w:t>
      </w:r>
      <w:r w:rsidR="00B82FE0" w:rsidRPr="00A666D1">
        <w:rPr>
          <w:rFonts w:asciiTheme="majorHAnsi" w:hAnsiTheme="majorHAnsi"/>
        </w:rPr>
        <w:t xml:space="preserve">that </w:t>
      </w:r>
      <w:r w:rsidRPr="00A666D1">
        <w:rPr>
          <w:rFonts w:asciiTheme="majorHAnsi" w:hAnsiTheme="majorHAnsi"/>
        </w:rPr>
        <w:t>will aid in s</w:t>
      </w:r>
      <w:r w:rsidR="00053D19" w:rsidRPr="00A666D1">
        <w:rPr>
          <w:rFonts w:asciiTheme="majorHAnsi" w:hAnsiTheme="majorHAnsi"/>
        </w:rPr>
        <w:t>ecuring a more robust algorithm</w:t>
      </w:r>
      <w:r w:rsidRPr="00A666D1">
        <w:rPr>
          <w:rFonts w:asciiTheme="majorHAnsi" w:hAnsiTheme="majorHAnsi"/>
        </w:rPr>
        <w:t xml:space="preserve">. </w:t>
      </w:r>
      <w:proofErr w:type="gramStart"/>
      <w:r w:rsidRPr="00A666D1">
        <w:rPr>
          <w:rFonts w:asciiTheme="majorHAnsi" w:hAnsiTheme="majorHAnsi"/>
        </w:rPr>
        <w:t>e</w:t>
      </w:r>
      <w:proofErr w:type="gramEnd"/>
      <w:r w:rsidRPr="00A666D1">
        <w:rPr>
          <w:rFonts w:asciiTheme="majorHAnsi" w:hAnsiTheme="majorHAnsi"/>
        </w:rPr>
        <w:t>.g., comparisons of simultaneous calculations from independent databases.</w:t>
      </w:r>
      <w:r w:rsidR="00053D19" w:rsidRPr="00A666D1">
        <w:rPr>
          <w:rFonts w:asciiTheme="majorHAnsi" w:hAnsiTheme="majorHAnsi"/>
        </w:rPr>
        <w:t xml:space="preserve"> </w:t>
      </w:r>
    </w:p>
    <w:p w14:paraId="6026C330" w14:textId="77777777" w:rsidR="000C19D7" w:rsidRDefault="002055C4" w:rsidP="00C53635">
      <w:pPr>
        <w:pStyle w:val="CDRHeading2"/>
      </w:pPr>
      <w:bookmarkStart w:id="60" w:name="_Toc269030707"/>
      <w:r>
        <w:t xml:space="preserve">Algorithm </w:t>
      </w:r>
      <w:r w:rsidR="000C19D7">
        <w:t>Performance</w:t>
      </w:r>
      <w:bookmarkEnd w:id="60"/>
    </w:p>
    <w:p w14:paraId="6007D04F" w14:textId="234336A9" w:rsidR="007E3B53" w:rsidRPr="00A666D1" w:rsidRDefault="007E3B53" w:rsidP="00EB094F">
      <w:pPr>
        <w:pStyle w:val="CDRGuidance"/>
        <w:rPr>
          <w:rFonts w:asciiTheme="majorHAnsi" w:hAnsiTheme="majorHAnsi"/>
          <w:i w:val="0"/>
        </w:rPr>
      </w:pPr>
      <w:r w:rsidRPr="00A666D1">
        <w:rPr>
          <w:rFonts w:asciiTheme="majorHAnsi" w:hAnsiTheme="majorHAnsi"/>
          <w:i w:val="0"/>
        </w:rPr>
        <w:t xml:space="preserve">There are no assumptions made concerning algorithm performance. The algorithm is designed to </w:t>
      </w:r>
      <w:r w:rsidR="00296F9B" w:rsidRPr="00A666D1">
        <w:rPr>
          <w:rFonts w:asciiTheme="majorHAnsi" w:hAnsiTheme="majorHAnsi"/>
          <w:i w:val="0"/>
        </w:rPr>
        <w:t>compute modeled solar irradiance, using basic algebra,</w:t>
      </w:r>
      <w:r w:rsidRPr="00A666D1">
        <w:rPr>
          <w:rFonts w:asciiTheme="majorHAnsi" w:hAnsiTheme="majorHAnsi"/>
          <w:i w:val="0"/>
        </w:rPr>
        <w:t xml:space="preserve"> over a user-defined time range, and this </w:t>
      </w:r>
      <w:r w:rsidR="00EB094F" w:rsidRPr="00A666D1">
        <w:rPr>
          <w:rFonts w:asciiTheme="majorHAnsi" w:hAnsiTheme="majorHAnsi"/>
          <w:i w:val="0"/>
        </w:rPr>
        <w:t xml:space="preserve">input </w:t>
      </w:r>
      <w:r w:rsidRPr="00A666D1">
        <w:rPr>
          <w:rFonts w:asciiTheme="majorHAnsi" w:hAnsiTheme="majorHAnsi"/>
          <w:i w:val="0"/>
        </w:rPr>
        <w:t xml:space="preserve">time range can be of arbitrary length.  </w:t>
      </w:r>
      <w:r w:rsidR="00296F9B" w:rsidRPr="00A666D1">
        <w:rPr>
          <w:rFonts w:asciiTheme="majorHAnsi" w:hAnsiTheme="majorHAnsi"/>
          <w:i w:val="0"/>
        </w:rPr>
        <w:t>The algorithm is free of matrix inversions, parameter extrapolations, or interpolations, and the</w:t>
      </w:r>
      <w:r w:rsidR="0065095C">
        <w:rPr>
          <w:rFonts w:asciiTheme="majorHAnsi" w:hAnsiTheme="majorHAnsi"/>
          <w:i w:val="0"/>
        </w:rPr>
        <w:t xml:space="preserve"> execution is rapid</w:t>
      </w:r>
      <w:r w:rsidR="00EB094F" w:rsidRPr="00A666D1">
        <w:rPr>
          <w:rFonts w:asciiTheme="majorHAnsi" w:hAnsiTheme="majorHAnsi"/>
          <w:i w:val="0"/>
        </w:rPr>
        <w:t xml:space="preserve"> and repeatable. </w:t>
      </w:r>
    </w:p>
    <w:p w14:paraId="52689E0D" w14:textId="77777777" w:rsidR="000C19D7" w:rsidRDefault="000C19D7" w:rsidP="00C53635">
      <w:pPr>
        <w:pStyle w:val="CDRHeading2"/>
      </w:pPr>
      <w:bookmarkStart w:id="61" w:name="_Toc269030708"/>
      <w:r>
        <w:t>Sensor Performance</w:t>
      </w:r>
      <w:bookmarkEnd w:id="61"/>
    </w:p>
    <w:p w14:paraId="7893E1F1" w14:textId="0090FDD8" w:rsidR="00FA4934" w:rsidRPr="00A666D1" w:rsidRDefault="00361845" w:rsidP="00B411B9">
      <w:pPr>
        <w:pStyle w:val="CDRGuidance"/>
        <w:rPr>
          <w:rFonts w:asciiTheme="majorHAnsi" w:hAnsiTheme="majorHAnsi"/>
          <w:i w:val="0"/>
        </w:rPr>
      </w:pPr>
      <w:r w:rsidRPr="00A666D1">
        <w:rPr>
          <w:rFonts w:asciiTheme="majorHAnsi" w:hAnsiTheme="majorHAnsi"/>
          <w:i w:val="0"/>
        </w:rPr>
        <w:t xml:space="preserve">The solar irradiance reconstructions that this C-ATBD describes compliment the direct measurements made of total and spectral solar irradiance by the </w:t>
      </w:r>
      <w:r w:rsidR="002C5470">
        <w:rPr>
          <w:rFonts w:asciiTheme="majorHAnsi" w:hAnsiTheme="majorHAnsi"/>
          <w:i w:val="0"/>
        </w:rPr>
        <w:t xml:space="preserve">Total </w:t>
      </w:r>
      <w:r w:rsidRPr="00A666D1">
        <w:rPr>
          <w:rFonts w:asciiTheme="majorHAnsi" w:hAnsiTheme="majorHAnsi"/>
          <w:i w:val="0"/>
        </w:rPr>
        <w:t>and Spectral Solar Irradiance Sensor (TSIS) instrument, documented in the TSIS ATBD (</w:t>
      </w:r>
      <w:r w:rsidR="00C90547">
        <w:rPr>
          <w:rFonts w:asciiTheme="majorHAnsi" w:hAnsiTheme="majorHAnsi"/>
          <w:i w:val="0"/>
        </w:rPr>
        <w:t>Coddington et al., 2013)</w:t>
      </w:r>
      <w:r w:rsidRPr="00A666D1">
        <w:rPr>
          <w:rFonts w:asciiTheme="majorHAnsi" w:hAnsiTheme="majorHAnsi"/>
          <w:i w:val="0"/>
        </w:rPr>
        <w:t>.</w:t>
      </w:r>
      <w:r w:rsidR="00AB2CAC" w:rsidRPr="00A666D1">
        <w:rPr>
          <w:rFonts w:asciiTheme="majorHAnsi" w:hAnsiTheme="maj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A666D1">
        <w:rPr>
          <w:rFonts w:asciiTheme="majorHAnsi" w:hAnsiTheme="majorHAnsi"/>
          <w:i w:val="0"/>
        </w:rPr>
        <w:t>ance Monitor (SIM). The TSIS ATBD</w:t>
      </w:r>
      <w:r w:rsidR="00AB2CAC" w:rsidRPr="00A666D1">
        <w:rPr>
          <w:rFonts w:asciiTheme="majorHAnsi" w:hAnsiTheme="majorHAnsi"/>
          <w:i w:val="0"/>
        </w:rPr>
        <w:t xml:space="preserve"> also describes the predicted science and housekeeping operation modes, measurement error budgets, and the plan to monitor and correct for instrument degradation.</w:t>
      </w:r>
      <w:r w:rsidR="00E14F9C" w:rsidRPr="00A666D1">
        <w:rPr>
          <w:rFonts w:asciiTheme="majorHAnsi" w:hAnsiTheme="majorHAnsi"/>
          <w:i w:val="0"/>
        </w:rPr>
        <w:t xml:space="preserve"> </w:t>
      </w:r>
    </w:p>
    <w:p w14:paraId="35F12504" w14:textId="06863ACD" w:rsidR="00AB2CAC" w:rsidRPr="00A666D1" w:rsidRDefault="00DD32E3" w:rsidP="00B411B9">
      <w:pPr>
        <w:pStyle w:val="CDRGuidance"/>
        <w:rPr>
          <w:rFonts w:asciiTheme="majorHAnsi" w:hAnsiTheme="majorHAnsi"/>
          <w:i w:val="0"/>
        </w:rPr>
      </w:pPr>
      <w:r w:rsidRPr="00A666D1">
        <w:rPr>
          <w:rFonts w:asciiTheme="majorHAnsi" w:hAnsiTheme="majorHAnsi"/>
          <w:i w:val="0"/>
        </w:rPr>
        <w:t xml:space="preserve">For solar irradiance, variations of less than 0.1% per decade are typical of the kinds of signals that must be extracted from “noisy” time-series measurements. </w:t>
      </w:r>
      <w:r w:rsidR="00386A84" w:rsidRPr="00A666D1">
        <w:rPr>
          <w:rFonts w:asciiTheme="majorHAnsi" w:hAnsiTheme="majorHAnsi"/>
          <w:i w:val="0"/>
        </w:rPr>
        <w:t xml:space="preserve">The calibration </w:t>
      </w:r>
      <w:r w:rsidRPr="00A666D1">
        <w:rPr>
          <w:rFonts w:asciiTheme="majorHAnsi" w:hAnsiTheme="majorHAnsi"/>
          <w:i w:val="0"/>
        </w:rPr>
        <w:t xml:space="preserve">approach </w:t>
      </w:r>
      <w:r w:rsidR="00386A84" w:rsidRPr="00A666D1">
        <w:rPr>
          <w:rFonts w:asciiTheme="majorHAnsi" w:hAnsiTheme="majorHAnsi"/>
          <w:i w:val="0"/>
        </w:rPr>
        <w:t xml:space="preserve">adopted for TSIS </w:t>
      </w:r>
      <w:r w:rsidRPr="00A666D1">
        <w:rPr>
          <w:rFonts w:asciiTheme="majorHAnsi" w:hAnsiTheme="majorHAnsi"/>
          <w:i w:val="0"/>
        </w:rPr>
        <w:t xml:space="preserve">characterizes the flight instrument as an “absolute sensor”.  This involves </w:t>
      </w:r>
      <w:r w:rsidRPr="00A666D1">
        <w:rPr>
          <w:rFonts w:asciiTheme="majorHAnsi" w:hAnsiTheme="majorHAnsi"/>
          <w:i w:val="0"/>
        </w:rPr>
        <w:lastRenderedPageBreak/>
        <w:t>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06CFFCBF" w:rsidR="002128F1"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The</w:t>
      </w:r>
      <w:r w:rsidR="00E7106C" w:rsidRPr="00A666D1">
        <w:rPr>
          <w:rFonts w:asciiTheme="majorHAnsi" w:hAnsiTheme="majorHAnsi"/>
          <w:sz w:val="24"/>
          <w:szCs w:val="24"/>
        </w:rPr>
        <w:t xml:space="preserve"> TSIS </w:t>
      </w:r>
      <w:r w:rsidRPr="00A666D1">
        <w:rPr>
          <w:rFonts w:asciiTheme="majorHAnsi" w:hAnsiTheme="majorHAnsi"/>
          <w:sz w:val="24"/>
          <w:szCs w:val="24"/>
        </w:rPr>
        <w:t>TIM</w:t>
      </w:r>
      <w:r w:rsidR="00F30D56" w:rsidRPr="00A666D1">
        <w:rPr>
          <w:rFonts w:asciiTheme="majorHAnsi" w:hAnsiTheme="majorHAnsi"/>
          <w:sz w:val="24"/>
          <w:szCs w:val="24"/>
        </w:rPr>
        <w:t xml:space="preserve"> instrument is </w:t>
      </w:r>
      <w:r w:rsidR="00F01F11">
        <w:rPr>
          <w:rFonts w:asciiTheme="majorHAnsi" w:hAnsiTheme="majorHAnsi"/>
          <w:sz w:val="24"/>
          <w:szCs w:val="24"/>
        </w:rPr>
        <w:t>estimated to be</w:t>
      </w:r>
      <w:r w:rsidRPr="00A666D1">
        <w:rPr>
          <w:rFonts w:asciiTheme="majorHAnsi" w:hAnsiTheme="majorHAnsi"/>
          <w:sz w:val="24"/>
          <w:szCs w:val="24"/>
        </w:rPr>
        <w:t xml:space="preserve">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57FFED20" w:rsidR="00BA0BD0" w:rsidRPr="00A666D1" w:rsidRDefault="005919A1" w:rsidP="00B411B9">
      <w:pPr>
        <w:spacing w:before="60" w:after="180" w:line="240" w:lineRule="auto"/>
        <w:rPr>
          <w:rFonts w:asciiTheme="majorHAnsi" w:hAnsiTheme="majorHAnsi"/>
          <w:sz w:val="24"/>
          <w:szCs w:val="24"/>
        </w:rPr>
      </w:pPr>
      <w:r w:rsidRPr="00A666D1">
        <w:rPr>
          <w:rFonts w:asciiTheme="majorHAnsi" w:hAnsiTheme="majorHAnsi"/>
          <w:sz w:val="24"/>
          <w:szCs w:val="24"/>
        </w:rPr>
        <w:t>Lessons learned from the first-ever measurements of spectral solar irradiance made by the SORCE SIM have been incorporated by TSIS SIM to meet the measurement requirements.  The specific TSIS SIM capa</w:t>
      </w:r>
      <w:r w:rsidR="007531F4">
        <w:rPr>
          <w:rFonts w:asciiTheme="majorHAnsi" w:hAnsiTheme="majorHAnsi"/>
          <w:sz w:val="24"/>
          <w:szCs w:val="24"/>
        </w:rPr>
        <w:t xml:space="preserve">bilities over SORCE SIM </w:t>
      </w:r>
      <w:r w:rsidR="008104D7">
        <w:rPr>
          <w:rFonts w:asciiTheme="majorHAnsi" w:hAnsiTheme="majorHAnsi"/>
          <w:sz w:val="24"/>
          <w:szCs w:val="24"/>
        </w:rPr>
        <w:t xml:space="preserve">include </w:t>
      </w:r>
      <w:r w:rsidRPr="00A666D1">
        <w:rPr>
          <w:rFonts w:asciiTheme="majorHAnsi" w:hAnsiTheme="majorHAnsi"/>
          <w:sz w:val="24"/>
          <w:szCs w:val="24"/>
        </w:rPr>
        <w:t>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A666D1">
        <w:rPr>
          <w:rFonts w:asciiTheme="majorHAnsi" w:hAnsiTheme="majorHAnsi"/>
          <w:sz w:val="24"/>
          <w:szCs w:val="24"/>
        </w:rPr>
        <w:t xml:space="preserve"> at LASP</w:t>
      </w:r>
      <w:r w:rsidRPr="00A666D1">
        <w:rPr>
          <w:rFonts w:asciiTheme="majorHAnsi" w:hAnsiTheme="majorHAnsi"/>
          <w:sz w:val="24"/>
          <w:szCs w:val="24"/>
        </w:rPr>
        <w:t xml:space="preserve">. </w:t>
      </w:r>
    </w:p>
    <w:p w14:paraId="13D7D4B3" w14:textId="0F67ABA7" w:rsidR="00A045CF" w:rsidRPr="00A666D1" w:rsidRDefault="00A045CF"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w:t>
      </w:r>
      <w:proofErr w:type="spellStart"/>
      <w:r w:rsidRPr="00A666D1">
        <w:rPr>
          <w:rFonts w:asciiTheme="majorHAnsi" w:hAnsiTheme="majorHAnsi"/>
          <w:sz w:val="24"/>
          <w:szCs w:val="24"/>
        </w:rPr>
        <w:t>longward</w:t>
      </w:r>
      <w:proofErr w:type="spellEnd"/>
      <w:r w:rsidRPr="00A666D1">
        <w:rPr>
          <w:rFonts w:asciiTheme="majorHAnsi" w:hAnsiTheme="majorHAnsi"/>
          <w:sz w:val="24"/>
          <w:szCs w:val="24"/>
        </w:rPr>
        <w:t xml:space="preserve"> of 400 nm.</w:t>
      </w:r>
    </w:p>
    <w:p w14:paraId="6AE0F315" w14:textId="3A8E62E9" w:rsidR="0020665E" w:rsidRPr="00A666D1" w:rsidRDefault="002128F1" w:rsidP="00B411B9">
      <w:pPr>
        <w:spacing w:before="60" w:after="180" w:line="240" w:lineRule="auto"/>
        <w:rPr>
          <w:rFonts w:asciiTheme="majorHAnsi" w:hAnsiTheme="majorHAnsi"/>
          <w:sz w:val="24"/>
          <w:szCs w:val="24"/>
        </w:rPr>
      </w:pPr>
      <w:r w:rsidRPr="00A666D1">
        <w:rPr>
          <w:rFonts w:asciiTheme="majorHAnsi" w:hAnsiTheme="majorHAnsi"/>
          <w:sz w:val="24"/>
          <w:szCs w:val="24"/>
        </w:rPr>
        <w:t xml:space="preserve">SORCE SIM data is currently being reanalyzed and its uncertainty estimates may </w:t>
      </w:r>
      <w:r w:rsidR="00255AAD">
        <w:rPr>
          <w:rFonts w:asciiTheme="majorHAnsi" w:hAnsiTheme="majorHAnsi"/>
          <w:sz w:val="24"/>
          <w:szCs w:val="24"/>
        </w:rPr>
        <w:t>change</w:t>
      </w:r>
      <w:r w:rsidRPr="00A666D1">
        <w:rPr>
          <w:rFonts w:asciiTheme="majorHAnsi" w:hAnsiTheme="majorHAnsi"/>
          <w:sz w:val="24"/>
          <w:szCs w:val="24"/>
        </w:rPr>
        <w:t>. It has been suggested that the SORCE SIM time series has not been fully corrected for instrument degradation</w:t>
      </w:r>
      <w:r w:rsidR="00646174" w:rsidRPr="00A666D1">
        <w:rPr>
          <w:rFonts w:asciiTheme="majorHAnsi" w:hAnsiTheme="majorHAnsi"/>
          <w:sz w:val="24"/>
          <w:szCs w:val="24"/>
        </w:rPr>
        <w:t xml:space="preserve"> and that the long-</w:t>
      </w:r>
      <w:r w:rsidRPr="00A666D1">
        <w:rPr>
          <w:rFonts w:asciiTheme="majorHAnsi" w:hAnsiTheme="majorHAnsi"/>
          <w:sz w:val="24"/>
          <w:szCs w:val="24"/>
        </w:rPr>
        <w:t>term trends are not solely of solar origin</w:t>
      </w:r>
      <w:r w:rsidR="0030278E" w:rsidRPr="00A666D1">
        <w:rPr>
          <w:rFonts w:asciiTheme="majorHAnsi" w:hAnsiTheme="majorHAnsi"/>
          <w:sz w:val="24"/>
          <w:szCs w:val="24"/>
        </w:rPr>
        <w:t xml:space="preserve"> (</w:t>
      </w:r>
      <w:r w:rsidR="0030278E" w:rsidRPr="00705C48">
        <w:rPr>
          <w:rFonts w:asciiTheme="majorHAnsi" w:hAnsiTheme="majorHAnsi"/>
          <w:sz w:val="24"/>
          <w:szCs w:val="24"/>
        </w:rPr>
        <w:t>Lean and Deland,</w:t>
      </w:r>
      <w:r w:rsidR="0030278E" w:rsidRPr="00A666D1">
        <w:rPr>
          <w:rFonts w:asciiTheme="majorHAnsi" w:hAnsiTheme="majorHAnsi"/>
          <w:sz w:val="24"/>
          <w:szCs w:val="24"/>
        </w:rPr>
        <w:t xml:space="preserve"> 2011)</w:t>
      </w:r>
      <w:r w:rsidRPr="00A666D1">
        <w:rPr>
          <w:rFonts w:asciiTheme="majorHAnsi" w:hAnsiTheme="majorHAnsi"/>
          <w:sz w:val="24"/>
          <w:szCs w:val="24"/>
        </w:rPr>
        <w:t xml:space="preserve">.   </w:t>
      </w:r>
      <w:r w:rsidR="00255AAD">
        <w:rPr>
          <w:rFonts w:asciiTheme="majorHAnsi" w:hAnsiTheme="majorHAnsi"/>
          <w:sz w:val="24"/>
          <w:szCs w:val="24"/>
        </w:rPr>
        <w:t>To reduce the dependence</w:t>
      </w:r>
      <w:r w:rsidR="0030278E" w:rsidRPr="00A666D1">
        <w:rPr>
          <w:rFonts w:asciiTheme="majorHAnsi" w:hAnsiTheme="majorHAnsi"/>
          <w:sz w:val="24"/>
          <w:szCs w:val="24"/>
        </w:rPr>
        <w:t xml:space="preserve">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A666D1">
        <w:rPr>
          <w:rFonts w:asciiTheme="majorHAnsi" w:hAnsiTheme="majorHAnsi"/>
          <w:i/>
          <w:sz w:val="24"/>
          <w:szCs w:val="24"/>
        </w:rPr>
        <w:t>detrended</w:t>
      </w:r>
      <w:r w:rsidR="0030278E" w:rsidRPr="00A666D1">
        <w:rPr>
          <w:rFonts w:asciiTheme="majorHAnsi" w:hAnsiTheme="majorHAnsi"/>
          <w:sz w:val="24"/>
          <w:szCs w:val="24"/>
        </w:rPr>
        <w:t xml:space="preserve"> (i.e. subtraction of an 81-day running mean) SORCE SIM obse</w:t>
      </w:r>
      <w:r w:rsidR="00D0108C" w:rsidRPr="00A666D1">
        <w:rPr>
          <w:rFonts w:asciiTheme="majorHAnsi" w:hAnsiTheme="majorHAnsi"/>
          <w:sz w:val="24"/>
          <w:szCs w:val="24"/>
        </w:rPr>
        <w:t xml:space="preserve">rvations (as described in </w:t>
      </w:r>
      <w:r w:rsidR="0030278E" w:rsidRPr="00A666D1">
        <w:rPr>
          <w:rFonts w:asciiTheme="majorHAnsi" w:hAnsiTheme="majorHAnsi"/>
          <w:sz w:val="24"/>
          <w:szCs w:val="24"/>
        </w:rPr>
        <w:t>Section 3.4).</w:t>
      </w:r>
      <w:r w:rsidR="0020665E" w:rsidRPr="00A666D1">
        <w:rPr>
          <w:rFonts w:asciiTheme="majorHAnsi" w:hAnsiTheme="majorHAnsi"/>
          <w:sz w:val="24"/>
          <w:szCs w:val="24"/>
        </w:rPr>
        <w:t xml:space="preserve"> </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34C50B71" w:rsidR="00995583" w:rsidRPr="00A666D1" w:rsidRDefault="00995583" w:rsidP="00B411B9">
      <w:pPr>
        <w:pStyle w:val="BodyText"/>
        <w:spacing w:before="60" w:after="180"/>
        <w:rPr>
          <w:rFonts w:asciiTheme="majorHAnsi" w:hAnsiTheme="majorHAnsi"/>
        </w:rPr>
      </w:pPr>
      <w:r w:rsidRPr="00A666D1">
        <w:rPr>
          <w:rFonts w:asciiTheme="majorHAnsi" w:hAnsiTheme="majorHAnsi"/>
        </w:rPr>
        <w:t xml:space="preserve">The sensitivities of all instruments on TSIS are assumed to degrade as the </w:t>
      </w:r>
      <w:r w:rsidR="00AF48AB" w:rsidRPr="00A666D1">
        <w:rPr>
          <w:rFonts w:asciiTheme="majorHAnsi" w:hAnsiTheme="majorHAnsi"/>
        </w:rPr>
        <w:t>mission progresses</w:t>
      </w:r>
      <w:r w:rsidR="00255AAD">
        <w:rPr>
          <w:rFonts w:asciiTheme="majorHAnsi" w:hAnsiTheme="majorHAnsi"/>
        </w:rPr>
        <w:t xml:space="preserve"> and solar exposure accumulates</w:t>
      </w:r>
      <w:r w:rsidR="00AF48AB" w:rsidRPr="00A666D1">
        <w:rPr>
          <w:rFonts w:asciiTheme="majorHAnsi" w:hAnsiTheme="majorHAnsi"/>
        </w:rPr>
        <w:t xml:space="preserve">.  There are </w:t>
      </w:r>
      <w:r w:rsidRPr="00A666D1">
        <w:rPr>
          <w:rFonts w:asciiTheme="majorHAnsi" w:hAnsiTheme="majorHAnsi"/>
        </w:rPr>
        <w:t>general assumption</w:t>
      </w:r>
      <w:r w:rsidR="00AF48AB" w:rsidRPr="00A666D1">
        <w:rPr>
          <w:rFonts w:asciiTheme="majorHAnsi" w:hAnsiTheme="majorHAnsi"/>
        </w:rPr>
        <w:t>s</w:t>
      </w:r>
      <w:r w:rsidR="00790792" w:rsidRPr="00A666D1">
        <w:rPr>
          <w:rFonts w:asciiTheme="majorHAnsi" w:hAnsiTheme="majorHAnsi"/>
        </w:rPr>
        <w:t xml:space="preserve"> </w:t>
      </w:r>
      <w:r w:rsidRPr="00A666D1">
        <w:rPr>
          <w:rFonts w:asciiTheme="majorHAnsi" w:hAnsiTheme="majorHAnsi"/>
        </w:rPr>
        <w:t>that th</w:t>
      </w:r>
      <w:r w:rsidR="00525C26">
        <w:rPr>
          <w:rFonts w:asciiTheme="majorHAnsi" w:hAnsiTheme="majorHAnsi"/>
        </w:rPr>
        <w:t xml:space="preserve">e degradation will </w:t>
      </w:r>
      <w:r w:rsidRPr="00A666D1">
        <w:rPr>
          <w:rFonts w:asciiTheme="majorHAnsi" w:hAnsiTheme="majorHAnsi"/>
        </w:rPr>
        <w:t>monotonically decrease with time</w:t>
      </w:r>
      <w:r w:rsidR="00525C26">
        <w:rPr>
          <w:rFonts w:asciiTheme="majorHAnsi" w:hAnsiTheme="majorHAnsi"/>
        </w:rPr>
        <w:t xml:space="preserve"> </w:t>
      </w:r>
      <w:r w:rsidR="00AF48AB" w:rsidRPr="00A666D1">
        <w:rPr>
          <w:rFonts w:asciiTheme="majorHAnsi" w:hAnsiTheme="majorHAnsi"/>
        </w:rPr>
        <w:t>and</w:t>
      </w:r>
      <w:r w:rsidRPr="00A666D1">
        <w:rPr>
          <w:rFonts w:asciiTheme="majorHAnsi" w:hAnsiTheme="majorHAnsi"/>
        </w:rPr>
        <w:t xml:space="preserve"> that a primary cause of the decreased sensitivity is related to the exposure to the harsh radiation environment from the Sun</w:t>
      </w:r>
      <w:r w:rsidR="00AF48AB" w:rsidRPr="00A666D1">
        <w:rPr>
          <w:rFonts w:asciiTheme="majorHAnsi" w:hAnsiTheme="majorHAnsi"/>
        </w:rPr>
        <w:t xml:space="preserve">. However, there is no guarantee these assumptions will be met and </w:t>
      </w:r>
      <w:r w:rsidRPr="00A666D1">
        <w:rPr>
          <w:rFonts w:asciiTheme="majorHAnsi" w:hAnsiTheme="majorHAnsi"/>
        </w:rPr>
        <w:t xml:space="preserve">other changes that are strictly time-dependent, or aging effects, must also be considered.  </w:t>
      </w:r>
      <w:r w:rsidR="00AF48AB" w:rsidRPr="00A666D1">
        <w:rPr>
          <w:rFonts w:asciiTheme="majorHAnsi" w:hAnsiTheme="majorHAnsi"/>
        </w:rPr>
        <w:t xml:space="preserve">The possibility that instrument </w:t>
      </w:r>
      <w:r w:rsidRPr="00A666D1">
        <w:rPr>
          <w:rFonts w:asciiTheme="majorHAnsi" w:hAnsiTheme="majorHAnsi"/>
        </w:rPr>
        <w:t xml:space="preserve">sensitivity </w:t>
      </w:r>
      <w:r w:rsidR="00AF48AB" w:rsidRPr="00A666D1">
        <w:rPr>
          <w:rFonts w:asciiTheme="majorHAnsi" w:hAnsiTheme="majorHAnsi"/>
        </w:rPr>
        <w:t xml:space="preserve">may increase </w:t>
      </w:r>
      <w:r w:rsidRPr="00A666D1">
        <w:rPr>
          <w:rFonts w:asciiTheme="majorHAnsi" w:hAnsiTheme="majorHAnsi"/>
        </w:rPr>
        <w:t xml:space="preserve">cannot be ruled out, and the degradation analysis does not preclude this condition. </w:t>
      </w:r>
    </w:p>
    <w:p w14:paraId="39EDA57C" w14:textId="5E4A1184" w:rsidR="00285266" w:rsidRPr="00F87274" w:rsidRDefault="00285266" w:rsidP="00B411B9">
      <w:pPr>
        <w:pStyle w:val="BodyText"/>
        <w:spacing w:before="60" w:after="180"/>
        <w:rPr>
          <w:rFonts w:asciiTheme="majorHAnsi" w:hAnsiTheme="majorHAnsi"/>
        </w:rPr>
      </w:pPr>
      <w:r w:rsidRPr="00F87274">
        <w:rPr>
          <w:rFonts w:asciiTheme="majorHAnsi" w:hAnsiTheme="majorHAnsi"/>
        </w:rPr>
        <w:t xml:space="preserve">Exposure and time-dependent degradation is a challenging problem and will require refinements throughout the mission as well as considerable analyses effort by the TSIS </w:t>
      </w:r>
      <w:r w:rsidR="008D32C8" w:rsidRPr="00F87274">
        <w:rPr>
          <w:rFonts w:asciiTheme="majorHAnsi" w:hAnsiTheme="majorHAnsi"/>
        </w:rPr>
        <w:t>instrument scientists</w:t>
      </w:r>
      <w:r w:rsidRPr="00F87274">
        <w:rPr>
          <w:rFonts w:asciiTheme="majorHAnsi" w:hAnsiTheme="majorHAnsi"/>
        </w:rPr>
        <w:t xml:space="preserve">.  In addition, any correction parameterization used initially may need </w:t>
      </w:r>
      <w:r w:rsidRPr="00F87274">
        <w:rPr>
          <w:rFonts w:asciiTheme="majorHAnsi" w:hAnsiTheme="majorHAnsi"/>
        </w:rPr>
        <w:lastRenderedPageBreak/>
        <w:t>evaluation and modification during the mission.</w:t>
      </w:r>
      <w:r w:rsidR="008D32C8" w:rsidRPr="00F87274">
        <w:rPr>
          <w:rFonts w:asciiTheme="majorHAnsi" w:hAnsiTheme="majorHAnsi"/>
        </w:rPr>
        <w:t xml:space="preserve"> Unexpected changes to the thermal stability of the spacecraft environment may require offsets in the analysis of certain data, </w:t>
      </w:r>
      <w:r w:rsidR="00590B5C" w:rsidRPr="00F87274">
        <w:rPr>
          <w:rFonts w:asciiTheme="majorHAnsi" w:hAnsiTheme="majorHAnsi"/>
        </w:rPr>
        <w:t xml:space="preserve">and electronics and detector functionality </w:t>
      </w:r>
      <w:r w:rsidR="008D32C8" w:rsidRPr="00F87274">
        <w:rPr>
          <w:rFonts w:asciiTheme="majorHAnsi" w:hAnsiTheme="majorHAnsi"/>
        </w:rPr>
        <w:t>can be impacted by energetic particles in major solar storms. Such impacts may require discontinuous changes in the science product rather than parameterized functions.</w:t>
      </w:r>
    </w:p>
    <w:p w14:paraId="58D9DBC5" w14:textId="35276C62" w:rsidR="008C7BC4" w:rsidRPr="00F87274" w:rsidRDefault="00B674D0" w:rsidP="00B411B9">
      <w:pPr>
        <w:pStyle w:val="BodyText"/>
        <w:spacing w:before="60" w:after="180"/>
        <w:rPr>
          <w:rFonts w:asciiTheme="majorHAnsi" w:hAnsiTheme="majorHAnsi"/>
        </w:rPr>
      </w:pPr>
      <w:r w:rsidRPr="00F87274">
        <w:rPr>
          <w:rFonts w:asciiTheme="majorHAnsi" w:hAnsiTheme="maj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With the assumption that exposure-dependent degradation will proceed proportionally faster for the normal channel, an exposure-dependent model of degradation is developed.</w:t>
      </w:r>
      <w:r w:rsidR="00285266" w:rsidRPr="00F87274">
        <w:rPr>
          <w:rFonts w:asciiTheme="majorHAnsi" w:hAnsiTheme="majorHAnsi"/>
        </w:rPr>
        <w:t xml:space="preserve"> </w:t>
      </w:r>
      <w:r w:rsidR="005D6067" w:rsidRPr="00F87274">
        <w:rPr>
          <w:rFonts w:asciiTheme="majorHAnsi" w:hAnsiTheme="majorHAnsi"/>
        </w:rPr>
        <w:t>The TSIS ATBD</w:t>
      </w:r>
      <w:r w:rsidR="00032622">
        <w:rPr>
          <w:rFonts w:asciiTheme="majorHAnsi" w:hAnsiTheme="majorHAnsi"/>
        </w:rPr>
        <w:t xml:space="preserve"> (</w:t>
      </w:r>
      <w:r w:rsidR="00E4005C">
        <w:rPr>
          <w:rFonts w:asciiTheme="majorHAnsi" w:hAnsiTheme="majorHAnsi"/>
        </w:rPr>
        <w:t>Coddington et al., 2013)</w:t>
      </w:r>
      <w:r w:rsidR="00F9220E">
        <w:rPr>
          <w:rFonts w:asciiTheme="majorHAnsi" w:hAnsiTheme="majorHAnsi"/>
        </w:rPr>
        <w:t xml:space="preserve"> outlines a</w:t>
      </w:r>
      <w:r w:rsidR="008C7BC4" w:rsidRPr="00F87274">
        <w:rPr>
          <w:rFonts w:asciiTheme="majorHAnsi" w:hAnsiTheme="majorHAnsi"/>
        </w:rPr>
        <w:t xml:space="preserve"> proposed model for monitoring and correcting each TSIS SIM observation for degradation. </w:t>
      </w:r>
    </w:p>
    <w:p w14:paraId="0FEE674D" w14:textId="35316FEE" w:rsidR="00B674D0" w:rsidRPr="00A666D1"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62" w:name="_Toc269030709"/>
      <w:r>
        <w:lastRenderedPageBreak/>
        <w:t>Future</w:t>
      </w:r>
      <w:r w:rsidR="000C19D7">
        <w:t xml:space="preserve"> </w:t>
      </w:r>
      <w:r w:rsidR="00925A60">
        <w:t>Enhancements</w:t>
      </w:r>
      <w:bookmarkEnd w:id="62"/>
    </w:p>
    <w:p w14:paraId="51A19FB3" w14:textId="1D55813A" w:rsidR="00FF74F1" w:rsidRDefault="00FF74F1" w:rsidP="00FF74F1">
      <w:pPr>
        <w:pStyle w:val="CDRBodyText"/>
        <w:ind w:firstLine="0"/>
        <w:rPr>
          <w:rFonts w:asciiTheme="majorHAnsi" w:hAnsiTheme="majorHAnsi"/>
        </w:rPr>
      </w:pPr>
      <w:r w:rsidRPr="00A666D1">
        <w:rPr>
          <w:rFonts w:asciiTheme="majorHAnsi" w:hAnsiTheme="majorHAnsi"/>
        </w:rPr>
        <w:t xml:space="preserve">Planned </w:t>
      </w:r>
      <w:r w:rsidR="00997A34">
        <w:rPr>
          <w:rFonts w:asciiTheme="majorHAnsi" w:hAnsiTheme="majorHAnsi"/>
        </w:rPr>
        <w:t xml:space="preserve">in the immediate future </w:t>
      </w:r>
      <w:r w:rsidRPr="00A666D1">
        <w:rPr>
          <w:rFonts w:asciiTheme="majorHAnsi" w:hAnsiTheme="majorHAnsi"/>
        </w:rPr>
        <w:t xml:space="preserve">are more sophisticated </w:t>
      </w:r>
      <w:r w:rsidR="00997A34">
        <w:rPr>
          <w:rFonts w:asciiTheme="majorHAnsi" w:hAnsiTheme="majorHAnsi"/>
        </w:rPr>
        <w:t xml:space="preserve">determinations, and </w:t>
      </w:r>
      <w:r w:rsidRPr="00A666D1">
        <w:rPr>
          <w:rFonts w:asciiTheme="majorHAnsi" w:hAnsiTheme="majorHAnsi"/>
        </w:rPr>
        <w:t>near-real time validation</w:t>
      </w:r>
      <w:r w:rsidR="00997A34">
        <w:rPr>
          <w:rFonts w:asciiTheme="majorHAnsi" w:hAnsiTheme="majorHAnsi"/>
        </w:rPr>
        <w:t>,</w:t>
      </w:r>
      <w:r w:rsidRPr="00A666D1">
        <w:rPr>
          <w:rFonts w:asciiTheme="majorHAnsi" w:hAnsiTheme="majorHAnsi"/>
        </w:rPr>
        <w:t xml:space="preserve"> of the sunspot darkening and facular brightening </w:t>
      </w:r>
      <w:r w:rsidR="00997A34" w:rsidRPr="00A666D1">
        <w:rPr>
          <w:rFonts w:asciiTheme="majorHAnsi" w:hAnsiTheme="majorHAnsi"/>
        </w:rPr>
        <w:t>inputs</w:t>
      </w:r>
      <w:r w:rsidR="00184295">
        <w:rPr>
          <w:rFonts w:asciiTheme="majorHAnsi" w:hAnsiTheme="majorHAnsi"/>
        </w:rPr>
        <w:t xml:space="preserve">. Improved algorithm inputs </w:t>
      </w:r>
      <w:r w:rsidRPr="00A666D1">
        <w:rPr>
          <w:rFonts w:asciiTheme="majorHAnsi" w:hAnsiTheme="majorHAnsi"/>
        </w:rPr>
        <w:t xml:space="preserve">will aid in securing </w:t>
      </w:r>
      <w:r w:rsidR="00997A34">
        <w:rPr>
          <w:rFonts w:asciiTheme="majorHAnsi" w:hAnsiTheme="majorHAnsi"/>
        </w:rPr>
        <w:t>more robust algorithm output</w:t>
      </w:r>
      <w:r w:rsidRPr="00A666D1">
        <w:rPr>
          <w:rFonts w:asciiTheme="majorHAnsi" w:hAnsiTheme="majorHAnsi"/>
        </w:rPr>
        <w:t xml:space="preserve">. </w:t>
      </w:r>
      <w:r w:rsidR="00943CFD">
        <w:rPr>
          <w:rFonts w:asciiTheme="majorHAnsi" w:hAnsiTheme="majorHAnsi"/>
        </w:rPr>
        <w:t>Also planned</w:t>
      </w:r>
      <w:r w:rsidR="00997A34">
        <w:rPr>
          <w:rFonts w:asciiTheme="majorHAnsi" w:hAnsiTheme="majorHAnsi"/>
        </w:rPr>
        <w:t xml:space="preserve"> are improved uncertainty estimates, taking into account the assumptions in the algorithm formulation. On longer time scales, the algorithm may be revised and updated with </w:t>
      </w:r>
      <w:r w:rsidR="00E37E9C">
        <w:rPr>
          <w:rFonts w:asciiTheme="majorHAnsi" w:hAnsiTheme="majorHAnsi"/>
        </w:rPr>
        <w:t xml:space="preserve">a </w:t>
      </w:r>
      <w:r w:rsidR="00997A34">
        <w:rPr>
          <w:rFonts w:asciiTheme="majorHAnsi" w:hAnsiTheme="majorHAnsi"/>
        </w:rPr>
        <w:t xml:space="preserve">new </w:t>
      </w:r>
      <w:r w:rsidR="00E37E9C">
        <w:rPr>
          <w:rFonts w:asciiTheme="majorHAnsi" w:hAnsiTheme="majorHAnsi"/>
        </w:rPr>
        <w:t xml:space="preserve">formulation framework and </w:t>
      </w:r>
      <w:r w:rsidR="00997A34">
        <w:rPr>
          <w:rFonts w:asciiTheme="majorHAnsi" w:hAnsiTheme="majorHAnsi"/>
        </w:rPr>
        <w:t xml:space="preserve">coefficients, to reflect improved understanding </w:t>
      </w:r>
      <w:r w:rsidR="00943CFD">
        <w:rPr>
          <w:rFonts w:asciiTheme="majorHAnsi" w:hAnsiTheme="majorHAnsi"/>
        </w:rPr>
        <w:t xml:space="preserve">of solar irradiance absolute scale and variability </w:t>
      </w:r>
      <w:r w:rsidR="00997A34">
        <w:rPr>
          <w:rFonts w:asciiTheme="majorHAnsi" w:hAnsiTheme="majorHAnsi"/>
        </w:rPr>
        <w:t xml:space="preserve">from ongoing analysis </w:t>
      </w:r>
      <w:r w:rsidR="00943CFD">
        <w:rPr>
          <w:rFonts w:asciiTheme="majorHAnsi" w:hAnsiTheme="majorHAnsi"/>
        </w:rPr>
        <w:t xml:space="preserve">and recalibration </w:t>
      </w:r>
      <w:r w:rsidR="00997A34">
        <w:rPr>
          <w:rFonts w:asciiTheme="majorHAnsi" w:hAnsiTheme="majorHAnsi"/>
        </w:rPr>
        <w:t xml:space="preserve">of existing irradiance (and other) datasets, as well as the availably of reprocessed </w:t>
      </w:r>
      <w:r w:rsidR="00943CFD">
        <w:rPr>
          <w:rFonts w:asciiTheme="majorHAnsi" w:hAnsiTheme="majorHAnsi"/>
        </w:rPr>
        <w:t xml:space="preserve">and new </w:t>
      </w:r>
      <w:r w:rsidR="00997A34">
        <w:rPr>
          <w:rFonts w:asciiTheme="majorHAnsi" w:hAnsiTheme="majorHAnsi"/>
        </w:rPr>
        <w:t>irradiance databases, such as from TCTE and TSIS observations.</w:t>
      </w:r>
    </w:p>
    <w:p w14:paraId="22BDF94B" w14:textId="1F540473" w:rsidR="00997A34" w:rsidRPr="00A666D1" w:rsidRDefault="00997A34" w:rsidP="00FF74F1">
      <w:pPr>
        <w:pStyle w:val="CDRBodyText"/>
        <w:ind w:firstLine="0"/>
        <w:rPr>
          <w:rFonts w:asciiTheme="majorHAnsi" w:hAnsiTheme="majorHAnsi"/>
        </w:rPr>
      </w:pPr>
      <w:r>
        <w:rPr>
          <w:rFonts w:asciiTheme="majorHAnsi" w:hAnsiTheme="majorHAnsi"/>
        </w:rPr>
        <w:t>Because solar irradiance is a</w:t>
      </w:r>
      <w:r w:rsidR="00943CFD">
        <w:rPr>
          <w:rFonts w:asciiTheme="majorHAnsi" w:hAnsiTheme="majorHAnsi"/>
        </w:rPr>
        <w:t>n</w:t>
      </w:r>
      <w:r>
        <w:rPr>
          <w:rFonts w:asciiTheme="majorHAnsi" w:hAnsiTheme="majorHAnsi"/>
        </w:rPr>
        <w:t xml:space="preserve"> </w:t>
      </w:r>
      <w:r w:rsidR="00943CFD">
        <w:rPr>
          <w:rFonts w:asciiTheme="majorHAnsi" w:hAnsiTheme="majorHAnsi"/>
        </w:rPr>
        <w:t>essential,</w:t>
      </w:r>
      <w:r>
        <w:rPr>
          <w:rFonts w:asciiTheme="majorHAnsi" w:hAnsiTheme="majorHAnsi"/>
        </w:rPr>
        <w:t xml:space="preserve"> universal input for models of the terrestrial environment, we also anticipate provision of new irradiance products to accommodate</w:t>
      </w:r>
      <w:r w:rsidR="00E559AD">
        <w:rPr>
          <w:rFonts w:asciiTheme="majorHAnsi" w:hAnsiTheme="majorHAnsi"/>
        </w:rPr>
        <w:t xml:space="preserve"> the evolving needs of the user community, whi</w:t>
      </w:r>
      <w:r w:rsidR="00184295">
        <w:rPr>
          <w:rFonts w:asciiTheme="majorHAnsi" w:hAnsiTheme="majorHAnsi"/>
        </w:rPr>
        <w:t>ch we plan to monitor closely.</w:t>
      </w:r>
      <w:r w:rsidR="00E559AD">
        <w:rPr>
          <w:rFonts w:asciiTheme="majorHAnsi" w:hAnsiTheme="majorHAnsi"/>
        </w:rPr>
        <w:t xml:space="preserve"> </w:t>
      </w:r>
    </w:p>
    <w:p w14:paraId="213BF8E7" w14:textId="2B0A294D" w:rsidR="00C338A2" w:rsidRPr="00AB2930" w:rsidRDefault="00C338A2" w:rsidP="00C53635">
      <w:pPr>
        <w:pStyle w:val="CDRHeading2"/>
      </w:pPr>
      <w:bookmarkStart w:id="63" w:name="_Toc269030710"/>
      <w:commentRangeStart w:id="64"/>
      <w:r w:rsidRPr="00AB2930">
        <w:t>Enhancement 1</w:t>
      </w:r>
      <w:bookmarkEnd w:id="63"/>
      <w:commentRangeEnd w:id="64"/>
      <w:r w:rsidR="008104D7">
        <w:rPr>
          <w:rStyle w:val="CommentReference"/>
          <w:rFonts w:ascii="Arial" w:eastAsia="Times New Roman" w:hAnsi="Arial" w:cs="Arial"/>
          <w:b w:val="0"/>
        </w:rPr>
        <w:commentReference w:id="64"/>
      </w:r>
      <w:r w:rsidR="00171431">
        <w:t>: Improved Sunspot Darkening</w:t>
      </w:r>
      <w:r w:rsidR="00012376">
        <w:t xml:space="preserve"> Index</w:t>
      </w:r>
    </w:p>
    <w:p w14:paraId="14C87F80" w14:textId="4DB2FD8D" w:rsidR="00FA4934"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Preliminary comparisons of the NRLTSI2 and NRLSSI2 models with observations suggest that the model overestimates </w:t>
      </w:r>
      <w:r w:rsidR="00184295" w:rsidRPr="001976BB">
        <w:rPr>
          <w:rFonts w:asciiTheme="majorHAnsi" w:hAnsiTheme="majorHAnsi"/>
          <w:color w:val="000000" w:themeColor="text1"/>
        </w:rPr>
        <w:t xml:space="preserve">(slightly) </w:t>
      </w:r>
      <w:r w:rsidRPr="001976BB">
        <w:rPr>
          <w:rFonts w:asciiTheme="majorHAnsi" w:hAnsiTheme="majorHAnsi"/>
          <w:color w:val="000000" w:themeColor="text1"/>
        </w:rPr>
        <w:t>the irradiance reduction when the sunspot darkening is large and underestimate</w:t>
      </w:r>
      <w:r w:rsidR="00184295" w:rsidRPr="001976BB">
        <w:rPr>
          <w:rFonts w:asciiTheme="majorHAnsi" w:hAnsiTheme="majorHAnsi"/>
          <w:color w:val="000000" w:themeColor="text1"/>
        </w:rPr>
        <w:t>s it (slightly)</w:t>
      </w:r>
      <w:r w:rsidRPr="001976BB">
        <w:rPr>
          <w:rFonts w:asciiTheme="majorHAnsi" w:hAnsiTheme="majorHAnsi"/>
          <w:color w:val="000000" w:themeColor="text1"/>
        </w:rPr>
        <w:t xml:space="preserve"> when the sunspot darkening is small. This is visuall</w:t>
      </w:r>
      <w:r w:rsidR="00943CFD" w:rsidRPr="001976BB">
        <w:rPr>
          <w:rFonts w:asciiTheme="majorHAnsi" w:hAnsiTheme="majorHAnsi"/>
          <w:color w:val="000000" w:themeColor="text1"/>
        </w:rPr>
        <w:t xml:space="preserve">y evident in the comparison of </w:t>
      </w:r>
      <w:r w:rsidRPr="001976BB">
        <w:rPr>
          <w:rFonts w:asciiTheme="majorHAnsi" w:hAnsiTheme="majorHAnsi"/>
          <w:color w:val="000000" w:themeColor="text1"/>
        </w:rPr>
        <w:t>the NRLTSI2 model with the TIM observations during the largest rotational modulation that SORCE has observed (in October 2003), shown in Figure 11 (upper left plot)</w:t>
      </w:r>
      <w:r w:rsidR="003A0428" w:rsidRPr="001976BB">
        <w:rPr>
          <w:rFonts w:asciiTheme="majorHAnsi" w:hAnsiTheme="majorHAnsi"/>
          <w:color w:val="000000" w:themeColor="text1"/>
        </w:rPr>
        <w:t>.</w:t>
      </w:r>
      <w:r w:rsidRPr="001976BB">
        <w:rPr>
          <w:rFonts w:asciiTheme="majorHAnsi" w:hAnsiTheme="majorHAnsi"/>
          <w:color w:val="000000" w:themeColor="text1"/>
        </w:rPr>
        <w:t xml:space="preserve"> It is also eviden</w:t>
      </w:r>
      <w:r w:rsidR="00C426C1" w:rsidRPr="001976BB">
        <w:rPr>
          <w:rFonts w:asciiTheme="majorHAnsi" w:hAnsiTheme="majorHAnsi"/>
          <w:color w:val="000000" w:themeColor="text1"/>
        </w:rPr>
        <w:t>t</w:t>
      </w:r>
      <w:r w:rsidRPr="001976BB">
        <w:rPr>
          <w:rFonts w:asciiTheme="majorHAnsi" w:hAnsiTheme="majorHAnsi"/>
          <w:color w:val="000000" w:themeColor="text1"/>
        </w:rPr>
        <w:t xml:space="preserve"> in the c</w:t>
      </w:r>
      <w:r w:rsidR="00C426C1" w:rsidRPr="001976BB">
        <w:rPr>
          <w:rFonts w:asciiTheme="majorHAnsi" w:hAnsiTheme="majorHAnsi"/>
          <w:color w:val="000000" w:themeColor="text1"/>
        </w:rPr>
        <w:t>om</w:t>
      </w:r>
      <w:r w:rsidRPr="001976BB">
        <w:rPr>
          <w:rFonts w:asciiTheme="majorHAnsi" w:hAnsiTheme="majorHAnsi"/>
          <w:color w:val="000000" w:themeColor="text1"/>
        </w:rPr>
        <w:t>p</w:t>
      </w:r>
      <w:r w:rsidR="00C426C1" w:rsidRPr="001976BB">
        <w:rPr>
          <w:rFonts w:asciiTheme="majorHAnsi" w:hAnsiTheme="majorHAnsi"/>
          <w:color w:val="000000" w:themeColor="text1"/>
        </w:rPr>
        <w:t>a</w:t>
      </w:r>
      <w:r w:rsidRPr="001976BB">
        <w:rPr>
          <w:rFonts w:asciiTheme="majorHAnsi" w:hAnsiTheme="majorHAnsi"/>
          <w:color w:val="000000" w:themeColor="text1"/>
        </w:rPr>
        <w:t>rison of the NRLSSI2 irradiance in broad w</w:t>
      </w:r>
      <w:r w:rsidR="00C426C1" w:rsidRPr="001976BB">
        <w:rPr>
          <w:rFonts w:asciiTheme="majorHAnsi" w:hAnsiTheme="majorHAnsi"/>
          <w:color w:val="000000" w:themeColor="text1"/>
        </w:rPr>
        <w:t>avelength bands with</w:t>
      </w:r>
      <w:r w:rsidRPr="001976BB">
        <w:rPr>
          <w:rFonts w:asciiTheme="majorHAnsi" w:hAnsiTheme="majorHAnsi"/>
          <w:color w:val="000000" w:themeColor="text1"/>
        </w:rPr>
        <w:t xml:space="preserve"> SIM </w:t>
      </w:r>
      <w:r w:rsidR="00C426C1" w:rsidRPr="001976BB">
        <w:rPr>
          <w:rFonts w:asciiTheme="majorHAnsi" w:hAnsiTheme="majorHAnsi"/>
          <w:color w:val="000000" w:themeColor="text1"/>
        </w:rPr>
        <w:t>observations</w:t>
      </w:r>
      <w:r w:rsidRPr="001976BB">
        <w:rPr>
          <w:rFonts w:asciiTheme="majorHAnsi" w:hAnsiTheme="majorHAnsi"/>
          <w:color w:val="000000" w:themeColor="text1"/>
        </w:rPr>
        <w:t>, show</w:t>
      </w:r>
      <w:r w:rsidR="00C426C1" w:rsidRPr="001976BB">
        <w:rPr>
          <w:rFonts w:asciiTheme="majorHAnsi" w:hAnsiTheme="majorHAnsi"/>
          <w:color w:val="000000" w:themeColor="text1"/>
        </w:rPr>
        <w:t>n</w:t>
      </w:r>
      <w:r w:rsidRPr="001976BB">
        <w:rPr>
          <w:rFonts w:asciiTheme="majorHAnsi" w:hAnsiTheme="majorHAnsi"/>
          <w:color w:val="000000" w:themeColor="text1"/>
        </w:rPr>
        <w:t xml:space="preserve"> in Figure 13.</w:t>
      </w:r>
    </w:p>
    <w:p w14:paraId="7DC0F53F" w14:textId="1FC423BD" w:rsidR="00C426C1" w:rsidRPr="001976BB" w:rsidRDefault="00CD2138"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 likely reason for these </w:t>
      </w:r>
      <w:r w:rsidR="00C426C1" w:rsidRPr="001976BB">
        <w:rPr>
          <w:rFonts w:asciiTheme="majorHAnsi" w:hAnsiTheme="majorHAnsi"/>
          <w:color w:val="000000" w:themeColor="text1"/>
        </w:rPr>
        <w:t xml:space="preserve">differences is the </w:t>
      </w:r>
      <w:r w:rsidR="00184295" w:rsidRPr="001976BB">
        <w:rPr>
          <w:rFonts w:asciiTheme="majorHAnsi" w:hAnsiTheme="majorHAnsi"/>
          <w:color w:val="000000" w:themeColor="text1"/>
        </w:rPr>
        <w:t xml:space="preserve">less than optimal </w:t>
      </w:r>
      <w:r w:rsidR="00C426C1" w:rsidRPr="001976BB">
        <w:rPr>
          <w:rFonts w:asciiTheme="majorHAnsi" w:hAnsiTheme="majorHAnsi"/>
          <w:color w:val="000000" w:themeColor="text1"/>
        </w:rPr>
        <w:t>para</w:t>
      </w:r>
      <w:r w:rsidRPr="001976BB">
        <w:rPr>
          <w:rFonts w:asciiTheme="majorHAnsi" w:hAnsiTheme="majorHAnsi"/>
          <w:color w:val="000000" w:themeColor="text1"/>
        </w:rPr>
        <w:t>me</w:t>
      </w:r>
      <w:r w:rsidR="00C426C1" w:rsidRPr="001976BB">
        <w:rPr>
          <w:rFonts w:asciiTheme="majorHAnsi" w:hAnsiTheme="majorHAnsi"/>
          <w:color w:val="000000" w:themeColor="text1"/>
        </w:rPr>
        <w:t>teriza</w:t>
      </w:r>
      <w:r w:rsidRPr="001976BB">
        <w:rPr>
          <w:rFonts w:asciiTheme="majorHAnsi" w:hAnsiTheme="majorHAnsi"/>
          <w:color w:val="000000" w:themeColor="text1"/>
        </w:rPr>
        <w:t>tion in the algo</w:t>
      </w:r>
      <w:r w:rsidR="00C426C1" w:rsidRPr="001976BB">
        <w:rPr>
          <w:rFonts w:asciiTheme="majorHAnsi" w:hAnsiTheme="majorHAnsi"/>
          <w:color w:val="000000" w:themeColor="text1"/>
        </w:rPr>
        <w:t>rithm of the sunspot cont</w:t>
      </w:r>
      <w:r w:rsidRPr="001976BB">
        <w:rPr>
          <w:rFonts w:asciiTheme="majorHAnsi" w:hAnsiTheme="majorHAnsi"/>
          <w:color w:val="000000" w:themeColor="text1"/>
        </w:rPr>
        <w:t>rast with are</w:t>
      </w:r>
      <w:r w:rsidR="00C426C1" w:rsidRPr="001976BB">
        <w:rPr>
          <w:rFonts w:asciiTheme="majorHAnsi" w:hAnsiTheme="majorHAnsi"/>
          <w:color w:val="000000" w:themeColor="text1"/>
        </w:rPr>
        <w:t>a</w:t>
      </w:r>
      <w:r w:rsidRPr="001976BB">
        <w:rPr>
          <w:rFonts w:asciiTheme="majorHAnsi" w:hAnsiTheme="majorHAnsi"/>
          <w:color w:val="000000" w:themeColor="text1"/>
        </w:rPr>
        <w:t xml:space="preserve">, </w:t>
      </w:r>
      <w:r w:rsidR="00C426C1" w:rsidRPr="001976BB">
        <w:rPr>
          <w:rFonts w:asciiTheme="majorHAnsi" w:hAnsiTheme="majorHAnsi"/>
          <w:color w:val="000000" w:themeColor="text1"/>
        </w:rPr>
        <w:t>which is</w:t>
      </w:r>
      <w:r w:rsidRPr="001976BB">
        <w:rPr>
          <w:rFonts w:asciiTheme="majorHAnsi" w:hAnsiTheme="majorHAnsi"/>
          <w:color w:val="000000" w:themeColor="text1"/>
        </w:rPr>
        <w:t xml:space="preserve"> given </w:t>
      </w:r>
      <w:r w:rsidR="00C426C1" w:rsidRPr="001976BB">
        <w:rPr>
          <w:rFonts w:asciiTheme="majorHAnsi" w:hAnsiTheme="majorHAnsi"/>
          <w:color w:val="000000" w:themeColor="text1"/>
        </w:rPr>
        <w:t>in Section as</w:t>
      </w:r>
      <w:r w:rsidRPr="001976BB">
        <w:rPr>
          <w:rFonts w:asciiTheme="majorHAnsi" w:hAnsiTheme="majorHAnsi"/>
          <w:color w:val="000000" w:themeColor="text1"/>
        </w:rPr>
        <w:t xml:space="preserve"> </w:t>
      </w:r>
    </w:p>
    <w:p w14:paraId="0F981BF9" w14:textId="77777777" w:rsidR="00C426C1" w:rsidRPr="001976BB" w:rsidRDefault="0002017C" w:rsidP="00C426C1">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7B693EB8" w14:textId="21F58BEB" w:rsidR="00C426C1" w:rsidRPr="001976BB" w:rsidRDefault="00943CFD"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Future work is </w:t>
      </w:r>
      <w:r w:rsidR="00171431" w:rsidRPr="001976BB">
        <w:rPr>
          <w:rFonts w:asciiTheme="majorHAnsi" w:hAnsiTheme="majorHAnsi"/>
          <w:color w:val="000000" w:themeColor="text1"/>
        </w:rPr>
        <w:t>p</w:t>
      </w:r>
      <w:r w:rsidRPr="001976BB">
        <w:rPr>
          <w:rFonts w:asciiTheme="majorHAnsi" w:hAnsiTheme="majorHAnsi"/>
          <w:color w:val="000000" w:themeColor="text1"/>
        </w:rPr>
        <w:t>l</w:t>
      </w:r>
      <w:r w:rsidR="00171431" w:rsidRPr="001976BB">
        <w:rPr>
          <w:rFonts w:asciiTheme="majorHAnsi" w:hAnsiTheme="majorHAnsi"/>
          <w:color w:val="000000" w:themeColor="text1"/>
        </w:rPr>
        <w:t xml:space="preserve">anned to </w:t>
      </w:r>
      <w:r w:rsidRPr="001976BB">
        <w:rPr>
          <w:rFonts w:asciiTheme="majorHAnsi" w:hAnsiTheme="majorHAnsi"/>
          <w:color w:val="000000" w:themeColor="text1"/>
        </w:rPr>
        <w:t>investigate</w:t>
      </w:r>
      <w:r w:rsidR="00171431" w:rsidRPr="001976BB">
        <w:rPr>
          <w:rFonts w:asciiTheme="majorHAnsi" w:hAnsiTheme="majorHAnsi"/>
          <w:color w:val="000000" w:themeColor="text1"/>
        </w:rPr>
        <w:t xml:space="preserve"> this depen</w:t>
      </w:r>
      <w:r w:rsidRPr="001976BB">
        <w:rPr>
          <w:rFonts w:asciiTheme="majorHAnsi" w:hAnsiTheme="majorHAnsi"/>
          <w:color w:val="000000" w:themeColor="text1"/>
        </w:rPr>
        <w:t>den</w:t>
      </w:r>
      <w:r w:rsidR="00171431" w:rsidRPr="001976BB">
        <w:rPr>
          <w:rFonts w:asciiTheme="majorHAnsi" w:hAnsiTheme="majorHAnsi"/>
          <w:color w:val="000000" w:themeColor="text1"/>
        </w:rPr>
        <w:t>ce of s</w:t>
      </w:r>
      <w:r w:rsidRPr="001976BB">
        <w:rPr>
          <w:rFonts w:asciiTheme="majorHAnsi" w:hAnsiTheme="majorHAnsi"/>
          <w:color w:val="000000" w:themeColor="text1"/>
        </w:rPr>
        <w:t>unspot contrast on area by calc</w:t>
      </w:r>
      <w:r w:rsidR="00171431" w:rsidRPr="001976BB">
        <w:rPr>
          <w:rFonts w:asciiTheme="majorHAnsi" w:hAnsiTheme="majorHAnsi"/>
          <w:color w:val="000000" w:themeColor="text1"/>
        </w:rPr>
        <w:t>u</w:t>
      </w:r>
      <w:r w:rsidRPr="001976BB">
        <w:rPr>
          <w:rFonts w:asciiTheme="majorHAnsi" w:hAnsiTheme="majorHAnsi"/>
          <w:color w:val="000000" w:themeColor="text1"/>
        </w:rPr>
        <w:t>la</w:t>
      </w:r>
      <w:r w:rsidR="00171431" w:rsidRPr="001976BB">
        <w:rPr>
          <w:rFonts w:asciiTheme="majorHAnsi" w:hAnsiTheme="majorHAnsi"/>
          <w:color w:val="000000" w:themeColor="text1"/>
        </w:rPr>
        <w:t xml:space="preserve">ting </w:t>
      </w:r>
      <w:r w:rsidRPr="001976BB">
        <w:rPr>
          <w:rFonts w:asciiTheme="majorHAnsi" w:hAnsiTheme="majorHAnsi"/>
          <w:color w:val="000000" w:themeColor="text1"/>
        </w:rPr>
        <w:t>different</w:t>
      </w:r>
      <w:r w:rsidR="00171431" w:rsidRPr="001976BB">
        <w:rPr>
          <w:rFonts w:asciiTheme="majorHAnsi" w:hAnsiTheme="majorHAnsi"/>
          <w:color w:val="000000" w:themeColor="text1"/>
        </w:rPr>
        <w:t xml:space="preserve"> sunspot dark</w:t>
      </w:r>
      <w:r w:rsidRPr="001976BB">
        <w:rPr>
          <w:rFonts w:asciiTheme="majorHAnsi" w:hAnsiTheme="majorHAnsi"/>
          <w:color w:val="000000" w:themeColor="text1"/>
        </w:rPr>
        <w:t>en</w:t>
      </w:r>
      <w:r w:rsidR="00171431" w:rsidRPr="001976BB">
        <w:rPr>
          <w:rFonts w:asciiTheme="majorHAnsi" w:hAnsiTheme="majorHAnsi"/>
          <w:color w:val="000000" w:themeColor="text1"/>
        </w:rPr>
        <w:t>ing function</w:t>
      </w:r>
      <w:r w:rsidRPr="001976BB">
        <w:rPr>
          <w:rFonts w:asciiTheme="majorHAnsi" w:hAnsiTheme="majorHAnsi"/>
          <w:color w:val="000000" w:themeColor="text1"/>
        </w:rPr>
        <w:t>s</w:t>
      </w:r>
      <w:r w:rsidR="00184295" w:rsidRPr="001976BB">
        <w:rPr>
          <w:rFonts w:asciiTheme="majorHAnsi" w:hAnsiTheme="majorHAnsi"/>
          <w:color w:val="000000" w:themeColor="text1"/>
        </w:rPr>
        <w:t xml:space="preserve"> and evaluati</w:t>
      </w:r>
      <w:r w:rsidR="00171431" w:rsidRPr="001976BB">
        <w:rPr>
          <w:rFonts w:asciiTheme="majorHAnsi" w:hAnsiTheme="majorHAnsi"/>
          <w:color w:val="000000" w:themeColor="text1"/>
        </w:rPr>
        <w:t>n</w:t>
      </w:r>
      <w:r w:rsidR="00184295" w:rsidRPr="001976BB">
        <w:rPr>
          <w:rFonts w:asciiTheme="majorHAnsi" w:hAnsiTheme="majorHAnsi"/>
          <w:color w:val="000000" w:themeColor="text1"/>
        </w:rPr>
        <w:t>g</w:t>
      </w:r>
      <w:r w:rsidR="00171431" w:rsidRPr="001976BB">
        <w:rPr>
          <w:rFonts w:asciiTheme="majorHAnsi" w:hAnsiTheme="majorHAnsi"/>
          <w:color w:val="000000" w:themeColor="text1"/>
        </w:rPr>
        <w:t xml:space="preserve"> the</w:t>
      </w:r>
      <w:r w:rsidRPr="001976BB">
        <w:rPr>
          <w:rFonts w:asciiTheme="majorHAnsi" w:hAnsiTheme="majorHAnsi"/>
          <w:color w:val="000000" w:themeColor="text1"/>
        </w:rPr>
        <w:t>ir</w:t>
      </w:r>
      <w:r w:rsidR="00171431" w:rsidRPr="001976BB">
        <w:rPr>
          <w:rFonts w:asciiTheme="majorHAnsi" w:hAnsiTheme="majorHAnsi"/>
          <w:color w:val="000000" w:themeColor="text1"/>
        </w:rPr>
        <w:t xml:space="preserve"> performance </w:t>
      </w:r>
      <w:r w:rsidRPr="001976BB">
        <w:rPr>
          <w:rFonts w:asciiTheme="majorHAnsi" w:hAnsiTheme="majorHAnsi"/>
          <w:color w:val="000000" w:themeColor="text1"/>
        </w:rPr>
        <w:t>in</w:t>
      </w:r>
      <w:r w:rsidR="00171431" w:rsidRPr="001976BB">
        <w:rPr>
          <w:rFonts w:asciiTheme="majorHAnsi" w:hAnsiTheme="majorHAnsi"/>
          <w:color w:val="000000" w:themeColor="text1"/>
        </w:rPr>
        <w:t xml:space="preserve"> the </w:t>
      </w:r>
      <w:r w:rsidRPr="001976BB">
        <w:rPr>
          <w:rFonts w:asciiTheme="majorHAnsi" w:hAnsiTheme="majorHAnsi"/>
          <w:color w:val="000000" w:themeColor="text1"/>
        </w:rPr>
        <w:t>model formulat</w:t>
      </w:r>
      <w:r w:rsidR="00171431" w:rsidRPr="001976BB">
        <w:rPr>
          <w:rFonts w:asciiTheme="majorHAnsi" w:hAnsiTheme="majorHAnsi"/>
          <w:color w:val="000000" w:themeColor="text1"/>
        </w:rPr>
        <w:t>ion.</w:t>
      </w:r>
    </w:p>
    <w:p w14:paraId="4DE24A27" w14:textId="5C509A17" w:rsidR="00943CFD" w:rsidRDefault="00943CFD" w:rsidP="00CD2138">
      <w:pPr>
        <w:pStyle w:val="CDRBodyText"/>
        <w:ind w:firstLine="0"/>
        <w:rPr>
          <w:color w:val="000000" w:themeColor="text1"/>
        </w:rPr>
      </w:pPr>
      <w:r w:rsidRPr="001976BB">
        <w:rPr>
          <w:rFonts w:asciiTheme="majorHAnsi" w:hAnsiTheme="majorHAnsi"/>
          <w:color w:val="000000" w:themeColor="text1"/>
        </w:rPr>
        <w:t xml:space="preserve">In the current algorithm, the sunspot darkening is calculated as the (unweighted) average of sunspot region information from ten different ground stations that contribute to the Air Force SOON program. We will </w:t>
      </w:r>
      <w:r w:rsidR="00C85708" w:rsidRPr="001976BB">
        <w:rPr>
          <w:rFonts w:asciiTheme="majorHAnsi" w:hAnsiTheme="majorHAnsi"/>
          <w:color w:val="000000" w:themeColor="text1"/>
        </w:rPr>
        <w:t>investigate</w:t>
      </w:r>
      <w:r w:rsidRPr="001976BB">
        <w:rPr>
          <w:rFonts w:asciiTheme="majorHAnsi" w:hAnsiTheme="majorHAnsi"/>
          <w:color w:val="000000" w:themeColor="text1"/>
        </w:rPr>
        <w:t xml:space="preserve"> the robustness </w:t>
      </w:r>
      <w:r w:rsidR="00EB6FDF">
        <w:rPr>
          <w:rFonts w:asciiTheme="majorHAnsi" w:hAnsiTheme="majorHAnsi"/>
          <w:color w:val="000000" w:themeColor="text1"/>
        </w:rPr>
        <w:t>(repeatability and rel</w:t>
      </w:r>
      <w:r w:rsidR="00184295" w:rsidRPr="001976BB">
        <w:rPr>
          <w:rFonts w:asciiTheme="majorHAnsi" w:hAnsiTheme="majorHAnsi"/>
          <w:color w:val="000000" w:themeColor="text1"/>
        </w:rPr>
        <w:t>i</w:t>
      </w:r>
      <w:r w:rsidR="00EB6FDF">
        <w:rPr>
          <w:rFonts w:asciiTheme="majorHAnsi" w:hAnsiTheme="majorHAnsi"/>
          <w:color w:val="000000" w:themeColor="text1"/>
        </w:rPr>
        <w:t>a</w:t>
      </w:r>
      <w:r w:rsidR="00184295" w:rsidRPr="001976BB">
        <w:rPr>
          <w:rFonts w:asciiTheme="majorHAnsi" w:hAnsiTheme="majorHAnsi"/>
          <w:color w:val="000000" w:themeColor="text1"/>
        </w:rPr>
        <w:t xml:space="preserve">bility) </w:t>
      </w:r>
      <w:r w:rsidRPr="001976BB">
        <w:rPr>
          <w:rFonts w:asciiTheme="majorHAnsi" w:hAnsiTheme="majorHAnsi"/>
          <w:color w:val="000000" w:themeColor="text1"/>
        </w:rPr>
        <w:t>of the individual</w:t>
      </w:r>
      <w:r w:rsidR="00C85708" w:rsidRPr="001976BB">
        <w:rPr>
          <w:rFonts w:asciiTheme="majorHAnsi" w:hAnsiTheme="majorHAnsi"/>
          <w:color w:val="000000" w:themeColor="text1"/>
        </w:rPr>
        <w:t xml:space="preserve"> stations and consider a w</w:t>
      </w:r>
      <w:r w:rsidRPr="001976BB">
        <w:rPr>
          <w:rFonts w:asciiTheme="majorHAnsi" w:hAnsiTheme="majorHAnsi"/>
          <w:color w:val="000000" w:themeColor="text1"/>
        </w:rPr>
        <w:t>eighted ave</w:t>
      </w:r>
      <w:r w:rsidR="00C85708" w:rsidRPr="001976BB">
        <w:rPr>
          <w:rFonts w:asciiTheme="majorHAnsi" w:hAnsiTheme="majorHAnsi"/>
          <w:color w:val="000000" w:themeColor="text1"/>
        </w:rPr>
        <w:t>r</w:t>
      </w:r>
      <w:r w:rsidRPr="001976BB">
        <w:rPr>
          <w:rFonts w:asciiTheme="majorHAnsi" w:hAnsiTheme="majorHAnsi"/>
          <w:color w:val="000000" w:themeColor="text1"/>
        </w:rPr>
        <w:t xml:space="preserve">age of their </w:t>
      </w:r>
      <w:r w:rsidR="00C85708" w:rsidRPr="001976BB">
        <w:rPr>
          <w:rFonts w:asciiTheme="majorHAnsi" w:hAnsiTheme="majorHAnsi"/>
          <w:color w:val="000000" w:themeColor="text1"/>
        </w:rPr>
        <w:t>observations</w:t>
      </w:r>
      <w:r w:rsidRPr="001976BB">
        <w:rPr>
          <w:rFonts w:asciiTheme="majorHAnsi" w:hAnsiTheme="majorHAnsi"/>
          <w:color w:val="000000" w:themeColor="text1"/>
        </w:rPr>
        <w:t xml:space="preserve"> </w:t>
      </w:r>
      <w:r w:rsidR="00C85708" w:rsidRPr="001976BB">
        <w:rPr>
          <w:rFonts w:asciiTheme="majorHAnsi" w:hAnsiTheme="majorHAnsi"/>
          <w:color w:val="000000" w:themeColor="text1"/>
        </w:rPr>
        <w:t>(</w:t>
      </w:r>
      <w:r w:rsidR="00184295" w:rsidRPr="001976BB">
        <w:rPr>
          <w:rFonts w:asciiTheme="majorHAnsi" w:hAnsiTheme="majorHAnsi"/>
          <w:color w:val="000000" w:themeColor="text1"/>
        </w:rPr>
        <w:t xml:space="preserve">also </w:t>
      </w:r>
      <w:r w:rsidR="00C85708" w:rsidRPr="001976BB">
        <w:rPr>
          <w:rFonts w:asciiTheme="majorHAnsi" w:hAnsiTheme="majorHAnsi"/>
          <w:color w:val="000000" w:themeColor="text1"/>
        </w:rPr>
        <w:t>taking into account the local time of their observations</w:t>
      </w:r>
      <w:r w:rsidR="00812F38"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which alters the reported sunspot location on the disk) </w:t>
      </w:r>
      <w:r w:rsidRPr="001976BB">
        <w:rPr>
          <w:rFonts w:asciiTheme="majorHAnsi" w:hAnsiTheme="majorHAnsi"/>
          <w:color w:val="000000" w:themeColor="text1"/>
        </w:rPr>
        <w:t xml:space="preserve">depending on the outcome of statistical comparisons. </w:t>
      </w:r>
      <w:r w:rsidR="00C85708" w:rsidRPr="001976BB">
        <w:rPr>
          <w:rFonts w:asciiTheme="majorHAnsi" w:hAnsiTheme="majorHAnsi"/>
          <w:color w:val="000000" w:themeColor="text1"/>
        </w:rPr>
        <w:t xml:space="preserve">As well, different stations have different longevity within the record, with some stations </w:t>
      </w:r>
      <w:r w:rsidR="00184295" w:rsidRPr="001976BB">
        <w:rPr>
          <w:rFonts w:asciiTheme="majorHAnsi" w:hAnsiTheme="majorHAnsi"/>
          <w:color w:val="000000" w:themeColor="text1"/>
        </w:rPr>
        <w:t>terminating</w:t>
      </w:r>
      <w:r w:rsidR="00C85708" w:rsidRPr="001976BB">
        <w:rPr>
          <w:rFonts w:asciiTheme="majorHAnsi" w:hAnsiTheme="majorHAnsi"/>
          <w:color w:val="000000" w:themeColor="text1"/>
        </w:rPr>
        <w:t xml:space="preserve"> and some </w:t>
      </w:r>
      <w:r w:rsidR="00184295" w:rsidRPr="001976BB">
        <w:rPr>
          <w:rFonts w:asciiTheme="majorHAnsi" w:hAnsiTheme="majorHAnsi"/>
          <w:color w:val="000000" w:themeColor="text1"/>
        </w:rPr>
        <w:t>commencing at different times</w:t>
      </w:r>
      <w:r w:rsidR="00C85708" w:rsidRPr="001976BB">
        <w:rPr>
          <w:rFonts w:asciiTheme="majorHAnsi" w:hAnsiTheme="majorHAnsi"/>
          <w:color w:val="000000" w:themeColor="text1"/>
        </w:rPr>
        <w:t xml:space="preserve">. </w:t>
      </w:r>
      <w:r w:rsidR="005327C6">
        <w:rPr>
          <w:rFonts w:asciiTheme="majorHAnsi" w:hAnsiTheme="majorHAnsi"/>
          <w:color w:val="000000" w:themeColor="text1"/>
        </w:rPr>
        <w:t>W</w:t>
      </w:r>
      <w:r w:rsidR="009241B4">
        <w:rPr>
          <w:rFonts w:asciiTheme="majorHAnsi" w:hAnsiTheme="majorHAnsi"/>
          <w:color w:val="000000" w:themeColor="text1"/>
        </w:rPr>
        <w:t xml:space="preserve">e will also investigate </w:t>
      </w:r>
      <w:r w:rsidR="005327C6">
        <w:rPr>
          <w:rFonts w:asciiTheme="majorHAnsi" w:hAnsiTheme="majorHAnsi"/>
          <w:color w:val="000000" w:themeColor="text1"/>
        </w:rPr>
        <w:t xml:space="preserve">approaches for handling missing area </w:t>
      </w:r>
      <w:r w:rsidR="009241B4">
        <w:rPr>
          <w:rFonts w:asciiTheme="majorHAnsi" w:hAnsiTheme="majorHAnsi"/>
          <w:color w:val="000000" w:themeColor="text1"/>
        </w:rPr>
        <w:t xml:space="preserve">data </w:t>
      </w:r>
      <w:r w:rsidR="005327C6">
        <w:rPr>
          <w:rFonts w:asciiTheme="majorHAnsi" w:hAnsiTheme="majorHAnsi"/>
          <w:color w:val="000000" w:themeColor="text1"/>
        </w:rPr>
        <w:t xml:space="preserve">for a recorded sunspot group, </w:t>
      </w:r>
      <w:r w:rsidR="009241B4">
        <w:rPr>
          <w:rFonts w:asciiTheme="majorHAnsi" w:hAnsiTheme="majorHAnsi"/>
          <w:color w:val="000000" w:themeColor="text1"/>
        </w:rPr>
        <w:t>as opposed to omitting the record from the average, such as replacing missing data with a weighted average</w:t>
      </w:r>
      <w:r w:rsidR="005327C6">
        <w:rPr>
          <w:rFonts w:asciiTheme="majorHAnsi" w:hAnsiTheme="majorHAnsi"/>
          <w:color w:val="000000" w:themeColor="text1"/>
        </w:rPr>
        <w:t xml:space="preserve"> value from other observing stations.  </w:t>
      </w:r>
      <w:r w:rsidR="00AA323A">
        <w:rPr>
          <w:rFonts w:asciiTheme="majorHAnsi" w:hAnsiTheme="majorHAnsi"/>
          <w:color w:val="000000" w:themeColor="text1"/>
        </w:rPr>
        <w:t>For all of these analyses, we will compute the</w:t>
      </w:r>
      <w:r w:rsidR="005327C6" w:rsidRPr="001976BB">
        <w:rPr>
          <w:rFonts w:asciiTheme="majorHAnsi" w:hAnsiTheme="majorHAnsi"/>
          <w:color w:val="000000" w:themeColor="text1"/>
        </w:rPr>
        <w:t xml:space="preserve"> sunspot darkening function and </w:t>
      </w:r>
      <w:r w:rsidR="00AA323A">
        <w:rPr>
          <w:rFonts w:asciiTheme="majorHAnsi" w:hAnsiTheme="majorHAnsi"/>
          <w:color w:val="000000" w:themeColor="text1"/>
        </w:rPr>
        <w:t xml:space="preserve">evaluate </w:t>
      </w:r>
      <w:r w:rsidR="005327C6" w:rsidRPr="001976BB">
        <w:rPr>
          <w:rFonts w:asciiTheme="majorHAnsi" w:hAnsiTheme="majorHAnsi"/>
          <w:color w:val="000000" w:themeColor="text1"/>
        </w:rPr>
        <w:t xml:space="preserve">how these differences </w:t>
      </w:r>
      <w:r w:rsidR="005327C6" w:rsidRPr="001976BB">
        <w:rPr>
          <w:rFonts w:asciiTheme="majorHAnsi" w:hAnsiTheme="majorHAnsi"/>
          <w:color w:val="000000" w:themeColor="text1"/>
        </w:rPr>
        <w:lastRenderedPageBreak/>
        <w:t>translate into uncertainties in the input solar darkening index and hence in the solar irradiance that the algorithm output</w:t>
      </w:r>
      <w:r w:rsidR="005327C6">
        <w:rPr>
          <w:rFonts w:asciiTheme="majorHAnsi" w:hAnsiTheme="majorHAnsi"/>
          <w:color w:val="000000" w:themeColor="text1"/>
        </w:rPr>
        <w:t>.</w:t>
      </w:r>
    </w:p>
    <w:p w14:paraId="4E9C17A5" w14:textId="0163207C" w:rsidR="00C85708" w:rsidRPr="001976BB" w:rsidRDefault="0057747B" w:rsidP="00CD2138">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New, improved uncertainties in the sunspot darkening input to the algorithm will be estimated based on the results of the above analyses, as well as from comparisons with independent sunspot darkening calculations, </w:t>
      </w:r>
      <w:r w:rsidR="00C85708" w:rsidRPr="001976BB">
        <w:rPr>
          <w:rFonts w:asciiTheme="majorHAnsi" w:hAnsiTheme="majorHAnsi"/>
          <w:color w:val="000000" w:themeColor="text1"/>
        </w:rPr>
        <w:t xml:space="preserve">such as in STARA </w:t>
      </w:r>
      <w:r w:rsidR="00FD2BCF" w:rsidRPr="001976BB">
        <w:rPr>
          <w:rFonts w:asciiTheme="majorHAnsi" w:hAnsiTheme="majorHAnsi"/>
          <w:color w:val="000000" w:themeColor="text1"/>
        </w:rPr>
        <w:t>(</w:t>
      </w:r>
      <w:hyperlink r:id="rId31" w:history="1">
        <w:r w:rsidR="00FD2BCF" w:rsidRPr="001976BB">
          <w:rPr>
            <w:rStyle w:val="Hyperlink"/>
            <w:rFonts w:asciiTheme="majorHAnsi" w:hAnsiTheme="majorHAnsi"/>
          </w:rPr>
          <w:t>http://www.nso.edu/staff/fwatson/STARA</w:t>
        </w:r>
      </w:hyperlink>
      <w:r w:rsidR="00FD2BCF" w:rsidRPr="001976BB">
        <w:rPr>
          <w:rFonts w:asciiTheme="majorHAnsi" w:hAnsiTheme="majorHAnsi"/>
          <w:color w:val="000000" w:themeColor="text1"/>
        </w:rPr>
        <w:t xml:space="preserve">) </w:t>
      </w:r>
      <w:r w:rsidR="00C85708" w:rsidRPr="001976BB">
        <w:rPr>
          <w:rFonts w:asciiTheme="majorHAnsi" w:hAnsiTheme="majorHAnsi"/>
          <w:color w:val="000000" w:themeColor="text1"/>
        </w:rPr>
        <w:t xml:space="preserve">and from the </w:t>
      </w:r>
      <w:r w:rsidR="00812F38" w:rsidRPr="001976BB">
        <w:rPr>
          <w:rFonts w:asciiTheme="majorHAnsi" w:hAnsiTheme="majorHAnsi"/>
          <w:color w:val="000000" w:themeColor="text1"/>
        </w:rPr>
        <w:t>Debrecen</w:t>
      </w:r>
      <w:r w:rsidR="00FD2BCF" w:rsidRPr="001976BB">
        <w:rPr>
          <w:rFonts w:asciiTheme="majorHAnsi" w:hAnsiTheme="majorHAnsi"/>
          <w:color w:val="000000" w:themeColor="text1"/>
        </w:rPr>
        <w:t xml:space="preserve"> (</w:t>
      </w:r>
      <w:hyperlink r:id="rId32" w:history="1">
        <w:r w:rsidR="00FD2BCF" w:rsidRPr="001976BB">
          <w:rPr>
            <w:rStyle w:val="Hyperlink"/>
            <w:rFonts w:asciiTheme="majorHAnsi" w:hAnsiTheme="majorHAnsi"/>
          </w:rPr>
          <w:t>http://fenyi.solarobs.unideb.hu/DPD/</w:t>
        </w:r>
      </w:hyperlink>
      <w:r w:rsidR="00FD2BCF" w:rsidRPr="001976BB">
        <w:rPr>
          <w:rFonts w:asciiTheme="majorHAnsi" w:hAnsiTheme="majorHAnsi"/>
          <w:color w:val="000000" w:themeColor="text1"/>
        </w:rPr>
        <w:t>)</w:t>
      </w:r>
      <w:r w:rsidR="00812F38" w:rsidRPr="001976BB">
        <w:rPr>
          <w:rFonts w:asciiTheme="majorHAnsi" w:hAnsiTheme="majorHAnsi"/>
          <w:color w:val="000000" w:themeColor="text1"/>
        </w:rPr>
        <w:t>.</w:t>
      </w:r>
    </w:p>
    <w:p w14:paraId="6AD01336" w14:textId="21247A51" w:rsidR="00C87259" w:rsidRPr="00AB2930" w:rsidRDefault="00C87259" w:rsidP="00C53635">
      <w:pPr>
        <w:pStyle w:val="CDRHeading2"/>
      </w:pPr>
      <w:bookmarkStart w:id="65" w:name="_Toc269030711"/>
      <w:r w:rsidRPr="00AB2930">
        <w:t>Enhancement 2</w:t>
      </w:r>
      <w:bookmarkEnd w:id="65"/>
      <w:r w:rsidR="00171431">
        <w:t>: Improved Facular Brightening</w:t>
      </w:r>
      <w:r w:rsidR="00012376">
        <w:t xml:space="preserve"> Index</w:t>
      </w:r>
    </w:p>
    <w:p w14:paraId="4B7DE3EB" w14:textId="1D37A591" w:rsidR="00FA4934" w:rsidRPr="001976BB" w:rsidRDefault="00B33CC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Because the </w:t>
      </w:r>
      <w:r w:rsidR="00BC306D" w:rsidRPr="001976BB">
        <w:rPr>
          <w:rFonts w:asciiTheme="majorHAnsi" w:hAnsiTheme="majorHAnsi"/>
          <w:color w:val="000000" w:themeColor="text1"/>
        </w:rPr>
        <w:t>solar irradiance climate data record algorithm</w:t>
      </w:r>
      <w:r w:rsidRPr="001976BB">
        <w:rPr>
          <w:rFonts w:asciiTheme="majorHAnsi" w:hAnsiTheme="majorHAnsi"/>
          <w:color w:val="000000" w:themeColor="text1"/>
        </w:rPr>
        <w:t xml:space="preserve"> is formulated from multiple regression of the f</w:t>
      </w:r>
      <w:r w:rsidR="00BC306D" w:rsidRPr="001976BB">
        <w:rPr>
          <w:rFonts w:asciiTheme="majorHAnsi" w:hAnsiTheme="majorHAnsi"/>
          <w:color w:val="000000" w:themeColor="text1"/>
        </w:rPr>
        <w:t>a</w:t>
      </w:r>
      <w:r w:rsidRPr="001976BB">
        <w:rPr>
          <w:rFonts w:asciiTheme="majorHAnsi" w:hAnsiTheme="majorHAnsi"/>
          <w:color w:val="000000" w:themeColor="text1"/>
        </w:rPr>
        <w:t>cular brightening</w:t>
      </w:r>
      <w:r w:rsidR="00BC306D" w:rsidRPr="001976BB">
        <w:rPr>
          <w:rFonts w:asciiTheme="majorHAnsi" w:hAnsiTheme="majorHAnsi"/>
          <w:color w:val="000000" w:themeColor="text1"/>
        </w:rPr>
        <w:t xml:space="preserve"> and sunspot darkening indi</w:t>
      </w:r>
      <w:r w:rsidRPr="001976BB">
        <w:rPr>
          <w:rFonts w:asciiTheme="majorHAnsi" w:hAnsiTheme="majorHAnsi"/>
          <w:color w:val="000000" w:themeColor="text1"/>
        </w:rPr>
        <w:t>c</w:t>
      </w:r>
      <w:r w:rsidR="00BC306D" w:rsidRPr="001976BB">
        <w:rPr>
          <w:rFonts w:asciiTheme="majorHAnsi" w:hAnsiTheme="majorHAnsi"/>
          <w:color w:val="000000" w:themeColor="text1"/>
        </w:rPr>
        <w:t>e</w:t>
      </w:r>
      <w:r w:rsidRPr="001976BB">
        <w:rPr>
          <w:rFonts w:asciiTheme="majorHAnsi" w:hAnsiTheme="majorHAnsi"/>
          <w:color w:val="000000" w:themeColor="text1"/>
        </w:rPr>
        <w:t>s</w:t>
      </w:r>
      <w:r w:rsidR="00BC306D" w:rsidRPr="001976BB">
        <w:rPr>
          <w:rFonts w:asciiTheme="majorHAnsi" w:hAnsiTheme="majorHAnsi"/>
          <w:color w:val="000000" w:themeColor="text1"/>
        </w:rPr>
        <w:t xml:space="preserve"> with the TIM observations</w:t>
      </w:r>
      <w:r w:rsidRPr="001976BB">
        <w:rPr>
          <w:rFonts w:asciiTheme="majorHAnsi" w:hAnsiTheme="majorHAnsi"/>
          <w:color w:val="000000" w:themeColor="text1"/>
        </w:rPr>
        <w:t xml:space="preserve">, changes in </w:t>
      </w:r>
      <w:r w:rsidR="00BC306D" w:rsidRPr="001976BB">
        <w:rPr>
          <w:rFonts w:asciiTheme="majorHAnsi" w:hAnsiTheme="majorHAnsi"/>
          <w:color w:val="000000" w:themeColor="text1"/>
        </w:rPr>
        <w:t>either</w:t>
      </w:r>
      <w:r w:rsidRPr="001976BB">
        <w:rPr>
          <w:rFonts w:asciiTheme="majorHAnsi" w:hAnsiTheme="majorHAnsi"/>
          <w:color w:val="000000" w:themeColor="text1"/>
        </w:rPr>
        <w:t xml:space="preserve"> index necessarily affect the </w:t>
      </w:r>
      <w:r w:rsidR="00BC306D" w:rsidRPr="001976BB">
        <w:rPr>
          <w:rFonts w:asciiTheme="majorHAnsi" w:hAnsiTheme="majorHAnsi"/>
          <w:color w:val="000000" w:themeColor="text1"/>
        </w:rPr>
        <w:t>proportion of irradiance variability that the model ascribes to each.</w:t>
      </w:r>
      <w:r w:rsidR="00091E22" w:rsidRPr="001976BB">
        <w:rPr>
          <w:rFonts w:asciiTheme="majorHAnsi" w:hAnsiTheme="majorHAnsi"/>
          <w:color w:val="000000" w:themeColor="text1"/>
        </w:rPr>
        <w:t xml:space="preserve"> </w:t>
      </w:r>
      <w:r w:rsidR="00BC306D" w:rsidRPr="001976BB">
        <w:rPr>
          <w:rFonts w:asciiTheme="majorHAnsi" w:hAnsiTheme="majorHAnsi"/>
          <w:color w:val="000000" w:themeColor="text1"/>
        </w:rPr>
        <w:t xml:space="preserve">An improved </w:t>
      </w:r>
      <w:proofErr w:type="gramStart"/>
      <w:r w:rsidR="00BC306D" w:rsidRPr="001976BB">
        <w:rPr>
          <w:rFonts w:asciiTheme="majorHAnsi" w:hAnsiTheme="majorHAnsi"/>
          <w:color w:val="000000" w:themeColor="text1"/>
        </w:rPr>
        <w:t>sunspot darkening</w:t>
      </w:r>
      <w:proofErr w:type="gramEnd"/>
      <w:r w:rsidR="00BC306D" w:rsidRPr="001976BB">
        <w:rPr>
          <w:rFonts w:asciiTheme="majorHAnsi" w:hAnsiTheme="majorHAnsi"/>
          <w:color w:val="000000" w:themeColor="text1"/>
        </w:rPr>
        <w:t xml:space="preserve"> index will therefore enable better assessment of limitations in the current facular index.  We will investigate possible improvements to the facular index by analyzing the residuals of the observed irradiance and improved sunspot darkening indices (obtained from Enhancement 1, described above).</w:t>
      </w:r>
    </w:p>
    <w:p w14:paraId="5E87FFD9" w14:textId="0FB7950F" w:rsidR="00BC306D" w:rsidRPr="001976BB" w:rsidRDefault="00BC306D"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More problematic and challenging is securing a facular index that has robust long-term (solar cycle time scale) stability. There are distinct and reported differences among various Mg indices produced by different groups. In particular, changes from the successive 1996 to 2008 solar minima are not consistent</w:t>
      </w:r>
      <w:r w:rsidR="00F87274">
        <w:rPr>
          <w:rFonts w:asciiTheme="majorHAnsi" w:hAnsiTheme="majorHAnsi"/>
          <w:color w:val="000000" w:themeColor="text1"/>
        </w:rPr>
        <w:t xml:space="preserve"> (within current understanding)</w:t>
      </w:r>
      <w:r w:rsidR="0057747B" w:rsidRPr="001976BB">
        <w:rPr>
          <w:rFonts w:asciiTheme="majorHAnsi" w:hAnsiTheme="majorHAnsi"/>
          <w:color w:val="000000" w:themeColor="text1"/>
        </w:rPr>
        <w:t xml:space="preserve"> among various solar proxy indices</w:t>
      </w:r>
      <w:r w:rsidR="00711FD0">
        <w:rPr>
          <w:rFonts w:asciiTheme="majorHAnsi" w:hAnsiTheme="majorHAnsi"/>
          <w:color w:val="000000" w:themeColor="text1"/>
        </w:rPr>
        <w:t xml:space="preserve"> (Snow et al., 2014)</w:t>
      </w:r>
      <w:r w:rsidRPr="001976BB">
        <w:rPr>
          <w:rFonts w:asciiTheme="majorHAnsi" w:hAnsiTheme="majorHAnsi"/>
          <w:color w:val="000000" w:themeColor="text1"/>
        </w:rPr>
        <w:t xml:space="preserve">. Analysis and study by the solar irradiance community is ongoing to secure the most reliable facular index possible. We will test the effect of new indices in the model formulation and algorithm, as well as compare different indices to better quantify irradiance uncertainties arising from this index.  </w:t>
      </w:r>
    </w:p>
    <w:p w14:paraId="52E1F782" w14:textId="0D3F9A4D" w:rsidR="0057747B" w:rsidRPr="001976BB" w:rsidRDefault="0057747B"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As with the sunspot darkening analysis in Enhancement 1, future analysis of various </w:t>
      </w:r>
      <w:proofErr w:type="gramStart"/>
      <w:r w:rsidRPr="001976BB">
        <w:rPr>
          <w:rFonts w:asciiTheme="majorHAnsi" w:hAnsiTheme="majorHAnsi"/>
          <w:color w:val="000000" w:themeColor="text1"/>
        </w:rPr>
        <w:t>facular brightening</w:t>
      </w:r>
      <w:proofErr w:type="gramEnd"/>
      <w:r w:rsidRPr="001976BB">
        <w:rPr>
          <w:rFonts w:asciiTheme="majorHAnsi" w:hAnsiTheme="majorHAnsi"/>
          <w:color w:val="000000" w:themeColor="text1"/>
        </w:rPr>
        <w:t xml:space="preserve"> indices will </w:t>
      </w:r>
      <w:r w:rsidR="00F87274">
        <w:rPr>
          <w:rFonts w:asciiTheme="majorHAnsi" w:hAnsiTheme="majorHAnsi"/>
          <w:color w:val="000000" w:themeColor="text1"/>
        </w:rPr>
        <w:t>enable improved uncertainties for</w:t>
      </w:r>
      <w:r w:rsidRPr="001976BB">
        <w:rPr>
          <w:rFonts w:asciiTheme="majorHAnsi" w:hAnsiTheme="majorHAnsi"/>
          <w:color w:val="000000" w:themeColor="text1"/>
        </w:rPr>
        <w:t xml:space="preserve"> this input to the solar irradiance algorithm.</w:t>
      </w:r>
    </w:p>
    <w:p w14:paraId="3F45B329" w14:textId="0BB24A7A" w:rsidR="00171431" w:rsidRPr="00AB2930" w:rsidRDefault="00171431" w:rsidP="00171431">
      <w:pPr>
        <w:pStyle w:val="CDRHeading2"/>
      </w:pPr>
      <w:r w:rsidRPr="00AB2930">
        <w:t>Enhancemen</w:t>
      </w:r>
      <w:r>
        <w:t>t 3: Improved Uncertainty Estimates</w:t>
      </w:r>
    </w:p>
    <w:p w14:paraId="14B3EBD0" w14:textId="281C107D" w:rsidR="00D571DF" w:rsidRPr="001976BB" w:rsidRDefault="000E7C06"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Table 5 provides initial estimates of </w:t>
      </w:r>
      <w:r w:rsidR="005A484A" w:rsidRPr="001976BB">
        <w:rPr>
          <w:rFonts w:asciiTheme="majorHAnsi" w:hAnsiTheme="majorHAnsi"/>
          <w:color w:val="000000" w:themeColor="text1"/>
        </w:rPr>
        <w:t xml:space="preserve">time-independent </w:t>
      </w:r>
      <w:r w:rsidR="00D571DF" w:rsidRPr="001976BB">
        <w:rPr>
          <w:rFonts w:asciiTheme="majorHAnsi" w:hAnsiTheme="majorHAnsi"/>
          <w:color w:val="000000" w:themeColor="text1"/>
        </w:rPr>
        <w:t>uncertainties</w:t>
      </w:r>
      <w:r w:rsidRPr="001976BB">
        <w:rPr>
          <w:rFonts w:asciiTheme="majorHAnsi" w:hAnsiTheme="majorHAnsi"/>
          <w:color w:val="000000" w:themeColor="text1"/>
        </w:rPr>
        <w:t xml:space="preserve"> in </w:t>
      </w:r>
      <w:r w:rsidR="003C4F05" w:rsidRPr="001976BB">
        <w:rPr>
          <w:rFonts w:asciiTheme="majorHAnsi" w:hAnsiTheme="majorHAnsi"/>
          <w:color w:val="000000" w:themeColor="text1"/>
        </w:rPr>
        <w:t>solar</w:t>
      </w:r>
      <w:r w:rsidRPr="001976BB">
        <w:rPr>
          <w:rFonts w:asciiTheme="majorHAnsi" w:hAnsiTheme="majorHAnsi"/>
          <w:color w:val="000000" w:themeColor="text1"/>
        </w:rPr>
        <w:t xml:space="preserve"> irradiance that the algorithm calculat</w:t>
      </w:r>
      <w:r w:rsidR="005A484A" w:rsidRPr="001976BB">
        <w:rPr>
          <w:rFonts w:asciiTheme="majorHAnsi" w:hAnsiTheme="majorHAnsi"/>
          <w:color w:val="000000" w:themeColor="text1"/>
        </w:rPr>
        <w:t>e</w:t>
      </w:r>
      <w:r w:rsidR="003C4F05" w:rsidRPr="001976BB">
        <w:rPr>
          <w:rFonts w:asciiTheme="majorHAnsi" w:hAnsiTheme="majorHAnsi"/>
          <w:color w:val="000000" w:themeColor="text1"/>
        </w:rPr>
        <w:t>s</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at</w:t>
      </w:r>
      <w:r w:rsidRPr="001976BB">
        <w:rPr>
          <w:rFonts w:asciiTheme="majorHAnsi" w:hAnsiTheme="majorHAnsi"/>
          <w:color w:val="000000" w:themeColor="text1"/>
        </w:rPr>
        <w:t xml:space="preserve"> </w:t>
      </w:r>
      <w:r w:rsidR="005A484A" w:rsidRPr="001976BB">
        <w:rPr>
          <w:rFonts w:asciiTheme="majorHAnsi" w:hAnsiTheme="majorHAnsi"/>
          <w:color w:val="000000" w:themeColor="text1"/>
        </w:rPr>
        <w:t>selected</w:t>
      </w:r>
      <w:r w:rsidRPr="001976BB">
        <w:rPr>
          <w:rFonts w:asciiTheme="majorHAnsi" w:hAnsiTheme="majorHAnsi"/>
          <w:color w:val="000000" w:themeColor="text1"/>
        </w:rPr>
        <w:t xml:space="preserve"> wavelength</w:t>
      </w:r>
      <w:r w:rsidR="005A484A" w:rsidRPr="001976BB">
        <w:rPr>
          <w:rFonts w:asciiTheme="majorHAnsi" w:hAnsiTheme="majorHAnsi"/>
          <w:color w:val="000000" w:themeColor="text1"/>
        </w:rPr>
        <w:t>s</w:t>
      </w:r>
      <w:r w:rsidRPr="001976BB">
        <w:rPr>
          <w:rFonts w:asciiTheme="majorHAnsi" w:hAnsiTheme="majorHAnsi"/>
          <w:color w:val="000000" w:themeColor="text1"/>
        </w:rPr>
        <w:t>. In reality, the uncertainties are expected to vary with solar activity, which dramatically alters the magnitude of the sunspot darkening and facular brightening indices, as well as with wavelength</w:t>
      </w:r>
      <w:r w:rsidR="00D571DF" w:rsidRPr="001976BB">
        <w:rPr>
          <w:rFonts w:asciiTheme="majorHAnsi" w:hAnsiTheme="majorHAnsi"/>
          <w:color w:val="000000" w:themeColor="text1"/>
        </w:rPr>
        <w:t>,</w:t>
      </w:r>
      <w:r w:rsidRPr="001976BB">
        <w:rPr>
          <w:rFonts w:asciiTheme="majorHAnsi" w:hAnsiTheme="majorHAnsi"/>
          <w:color w:val="000000" w:themeColor="text1"/>
        </w:rPr>
        <w:t xml:space="preserve"> since the sunspot and facular contrasts have strong wavelength dependences. </w:t>
      </w:r>
      <w:r w:rsidR="00D571DF" w:rsidRPr="001976BB">
        <w:rPr>
          <w:rFonts w:asciiTheme="majorHAnsi" w:hAnsiTheme="majorHAnsi"/>
          <w:color w:val="000000" w:themeColor="text1"/>
        </w:rPr>
        <w:t>A future enhancement will expand and improve the uncertainty estimates in Table 5., taking into account the improved</w:t>
      </w:r>
      <w:r w:rsidRPr="001976BB">
        <w:rPr>
          <w:rFonts w:asciiTheme="majorHAnsi" w:hAnsiTheme="majorHAnsi"/>
          <w:color w:val="000000" w:themeColor="text1"/>
        </w:rPr>
        <w:t xml:space="preserve"> quantitate estimates of uncertainties in solar irradiance arising from the sunspot darkening and facular brightening indices (described in Enhancements</w:t>
      </w:r>
      <w:r w:rsidR="00D571DF" w:rsidRPr="001976BB">
        <w:rPr>
          <w:rFonts w:asciiTheme="majorHAnsi" w:hAnsiTheme="majorHAnsi"/>
          <w:color w:val="000000" w:themeColor="text1"/>
        </w:rPr>
        <w:t xml:space="preserve"> 1 and 2).</w:t>
      </w:r>
    </w:p>
    <w:p w14:paraId="6FF6F8C5" w14:textId="0937BDE4" w:rsidR="00171431" w:rsidRPr="001976BB" w:rsidRDefault="00D571DF" w:rsidP="002C4A32">
      <w:pPr>
        <w:pStyle w:val="CDRBodyText"/>
        <w:ind w:firstLine="0"/>
        <w:rPr>
          <w:rFonts w:asciiTheme="majorHAnsi" w:hAnsiTheme="majorHAnsi"/>
          <w:color w:val="000000" w:themeColor="text1"/>
        </w:rPr>
      </w:pPr>
      <w:r w:rsidRPr="001976BB">
        <w:rPr>
          <w:rFonts w:asciiTheme="majorHAnsi" w:hAnsiTheme="majorHAnsi"/>
          <w:color w:val="000000" w:themeColor="text1"/>
        </w:rPr>
        <w:t>Most importantly, w</w:t>
      </w:r>
      <w:r w:rsidR="000E7C06" w:rsidRPr="001976BB">
        <w:rPr>
          <w:rFonts w:asciiTheme="majorHAnsi" w:hAnsiTheme="majorHAnsi"/>
          <w:color w:val="000000" w:themeColor="text1"/>
        </w:rPr>
        <w:t xml:space="preserve">e plan to </w:t>
      </w:r>
      <w:r w:rsidR="00171431" w:rsidRPr="001976BB">
        <w:rPr>
          <w:rFonts w:asciiTheme="majorHAnsi" w:hAnsiTheme="majorHAnsi"/>
          <w:color w:val="000000" w:themeColor="text1"/>
        </w:rPr>
        <w:t xml:space="preserve">Investigate </w:t>
      </w:r>
      <w:r w:rsidR="000E7C06" w:rsidRPr="001976BB">
        <w:rPr>
          <w:rFonts w:asciiTheme="majorHAnsi" w:hAnsiTheme="majorHAnsi"/>
          <w:color w:val="000000" w:themeColor="text1"/>
        </w:rPr>
        <w:t xml:space="preserve">and attempt to quantify uncertainties arising from assumptions in the model formulation, </w:t>
      </w:r>
      <w:r w:rsidR="003C4F05" w:rsidRPr="001976BB">
        <w:rPr>
          <w:rFonts w:asciiTheme="majorHAnsi" w:hAnsiTheme="majorHAnsi"/>
          <w:color w:val="000000" w:themeColor="text1"/>
        </w:rPr>
        <w:t xml:space="preserve">such </w:t>
      </w:r>
      <w:r w:rsidR="000E7C06" w:rsidRPr="001976BB">
        <w:rPr>
          <w:rFonts w:asciiTheme="majorHAnsi" w:hAnsiTheme="majorHAnsi"/>
          <w:color w:val="000000" w:themeColor="text1"/>
        </w:rPr>
        <w:t xml:space="preserve">as </w:t>
      </w:r>
      <w:r w:rsidR="003C4F05" w:rsidRPr="001976BB">
        <w:rPr>
          <w:rFonts w:asciiTheme="majorHAnsi" w:hAnsiTheme="majorHAnsi"/>
          <w:color w:val="000000" w:themeColor="text1"/>
        </w:rPr>
        <w:t>those that table 6 summarizes</w:t>
      </w:r>
      <w:r w:rsidR="000E7C06" w:rsidRPr="001976BB">
        <w:rPr>
          <w:rFonts w:asciiTheme="majorHAnsi" w:hAnsiTheme="majorHAnsi"/>
          <w:color w:val="000000" w:themeColor="text1"/>
        </w:rPr>
        <w:t>.</w:t>
      </w:r>
    </w:p>
    <w:p w14:paraId="3EB7BD33" w14:textId="77777777" w:rsidR="008D7781" w:rsidRPr="00AB2930" w:rsidRDefault="008D7781" w:rsidP="008D7781">
      <w:pPr>
        <w:pStyle w:val="CDRHeading2"/>
      </w:pPr>
      <w:bookmarkStart w:id="66" w:name="_Toc269030712"/>
      <w:r w:rsidRPr="00AB2930">
        <w:lastRenderedPageBreak/>
        <w:t>Enhancemen</w:t>
      </w:r>
      <w:r>
        <w:t xml:space="preserve">t </w:t>
      </w:r>
      <w:bookmarkEnd w:id="66"/>
      <w:r>
        <w:t>4: Improved Model Formulation</w:t>
      </w:r>
    </w:p>
    <w:p w14:paraId="29E22652" w14:textId="018E9CBF" w:rsidR="008D7781"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The solar irradiance algorithm uses coefficients that require three databases for their determination: a time series of observed solar irradiance, and time series of the facular brightening and sunspot darkening indices. Significant (or even modest) changes in any of these time series may result in altered algorithm coefficients and warrant a new </w:t>
      </w:r>
      <w:r w:rsidR="00F87274">
        <w:rPr>
          <w:rFonts w:asciiTheme="majorHAnsi" w:hAnsiTheme="majorHAnsi"/>
          <w:color w:val="000000" w:themeColor="text1"/>
        </w:rPr>
        <w:t xml:space="preserve">algorithm </w:t>
      </w:r>
      <w:r w:rsidRPr="001976BB">
        <w:rPr>
          <w:rFonts w:asciiTheme="majorHAnsi" w:hAnsiTheme="majorHAnsi"/>
          <w:color w:val="000000" w:themeColor="text1"/>
        </w:rPr>
        <w:t xml:space="preserve">version. The sunspot and facular time series may change as a result of Enhancements 1 and 2, and the solar irradiance dataset may change as a result of reprocessing existing observations or by the addition of new observations. </w:t>
      </w:r>
    </w:p>
    <w:p w14:paraId="3C513FA7" w14:textId="08C635E9" w:rsidR="005A484A" w:rsidRPr="001976BB" w:rsidRDefault="005A484A" w:rsidP="008D7781">
      <w:pPr>
        <w:pStyle w:val="CDRBodyText"/>
        <w:ind w:firstLine="0"/>
        <w:rPr>
          <w:rFonts w:asciiTheme="majorHAnsi" w:hAnsiTheme="majorHAnsi"/>
          <w:color w:val="000000" w:themeColor="text1"/>
        </w:rPr>
      </w:pPr>
      <w:r w:rsidRPr="001976BB">
        <w:rPr>
          <w:rFonts w:asciiTheme="majorHAnsi" w:hAnsiTheme="majorHAnsi"/>
          <w:color w:val="000000" w:themeColor="text1"/>
        </w:rPr>
        <w:t xml:space="preserve">It is possible that the current model formulation </w:t>
      </w:r>
      <w:r w:rsidR="00A87521" w:rsidRPr="001976BB">
        <w:rPr>
          <w:rFonts w:asciiTheme="majorHAnsi" w:hAnsiTheme="majorHAnsi"/>
          <w:color w:val="000000" w:themeColor="text1"/>
        </w:rPr>
        <w:t xml:space="preserve">framework </w:t>
      </w:r>
      <w:r w:rsidRPr="001976BB">
        <w:rPr>
          <w:rFonts w:asciiTheme="majorHAnsi" w:hAnsiTheme="majorHAnsi"/>
          <w:color w:val="000000" w:themeColor="text1"/>
        </w:rPr>
        <w:t xml:space="preserve">may </w:t>
      </w:r>
      <w:r w:rsidR="009F5E40" w:rsidRPr="001976BB">
        <w:rPr>
          <w:rFonts w:asciiTheme="majorHAnsi" w:hAnsiTheme="majorHAnsi"/>
          <w:color w:val="000000" w:themeColor="text1"/>
        </w:rPr>
        <w:t xml:space="preserve">also </w:t>
      </w:r>
      <w:r w:rsidRPr="001976BB">
        <w:rPr>
          <w:rFonts w:asciiTheme="majorHAnsi" w:hAnsiTheme="majorHAnsi"/>
          <w:color w:val="000000" w:themeColor="text1"/>
        </w:rPr>
        <w:t>change in the longer-term future</w:t>
      </w:r>
      <w:r w:rsidR="009F5E40" w:rsidRPr="001976BB">
        <w:rPr>
          <w:rFonts w:asciiTheme="majorHAnsi" w:hAnsiTheme="majorHAnsi"/>
          <w:color w:val="000000" w:themeColor="text1"/>
        </w:rPr>
        <w:t>,</w:t>
      </w:r>
      <w:r w:rsidRPr="001976BB">
        <w:rPr>
          <w:rFonts w:asciiTheme="majorHAnsi" w:hAnsiTheme="majorHAnsi"/>
          <w:color w:val="000000" w:themeColor="text1"/>
        </w:rPr>
        <w:t xml:space="preserve"> </w:t>
      </w:r>
      <w:r w:rsidR="009F5E40" w:rsidRPr="001976BB">
        <w:rPr>
          <w:rFonts w:asciiTheme="majorHAnsi" w:hAnsiTheme="majorHAnsi"/>
          <w:color w:val="000000" w:themeColor="text1"/>
        </w:rPr>
        <w:t>to better reflect</w:t>
      </w:r>
      <w:r w:rsidRPr="001976BB">
        <w:rPr>
          <w:rFonts w:asciiTheme="majorHAnsi" w:hAnsiTheme="majorHAnsi"/>
          <w:color w:val="000000" w:themeColor="text1"/>
        </w:rPr>
        <w:t xml:space="preserve"> new understanding of the causes of solar irradiance variabi</w:t>
      </w:r>
      <w:r w:rsidR="00A87521" w:rsidRPr="001976BB">
        <w:rPr>
          <w:rFonts w:asciiTheme="majorHAnsi" w:hAnsiTheme="majorHAnsi"/>
          <w:color w:val="000000" w:themeColor="text1"/>
        </w:rPr>
        <w:t>lity</w:t>
      </w:r>
      <w:r w:rsidR="009F5E40" w:rsidRPr="001976BB">
        <w:rPr>
          <w:rFonts w:asciiTheme="majorHAnsi" w:hAnsiTheme="majorHAnsi"/>
          <w:color w:val="000000" w:themeColor="text1"/>
        </w:rPr>
        <w:t>, and taking into account the assumptions in Table 6</w:t>
      </w:r>
      <w:r w:rsidR="00A87521" w:rsidRPr="001976BB">
        <w:rPr>
          <w:rFonts w:asciiTheme="majorHAnsi" w:hAnsiTheme="majorHAnsi"/>
          <w:color w:val="000000" w:themeColor="text1"/>
        </w:rPr>
        <w:t xml:space="preserve">. For example, the introduction of additional terms to the regression analysis would result in a new model formulation and </w:t>
      </w:r>
      <w:r w:rsidRPr="001976BB">
        <w:rPr>
          <w:rFonts w:asciiTheme="majorHAnsi" w:hAnsiTheme="majorHAnsi"/>
          <w:color w:val="000000" w:themeColor="text1"/>
        </w:rPr>
        <w:t>CDR algorithm.</w:t>
      </w:r>
    </w:p>
    <w:p w14:paraId="5CBE1135" w14:textId="5D3AFCD6" w:rsidR="008D7781" w:rsidRPr="00AB2930" w:rsidRDefault="008D7781" w:rsidP="008D7781">
      <w:pPr>
        <w:pStyle w:val="CDRHeading2"/>
      </w:pPr>
      <w:r w:rsidRPr="00AB2930">
        <w:t>Enhancemen</w:t>
      </w:r>
      <w:r>
        <w:t>t 5: Additional Irradiance Products</w:t>
      </w:r>
    </w:p>
    <w:p w14:paraId="760E4E2A" w14:textId="4E7BD1FD" w:rsidR="00287462" w:rsidRDefault="00012376" w:rsidP="008D7781">
      <w:pPr>
        <w:pStyle w:val="CDRBodyText"/>
        <w:ind w:firstLine="0"/>
        <w:rPr>
          <w:rFonts w:asciiTheme="majorHAnsi" w:hAnsiTheme="majorHAnsi"/>
        </w:rPr>
      </w:pPr>
      <w:r w:rsidRPr="001976BB">
        <w:rPr>
          <w:rFonts w:asciiTheme="majorHAnsi" w:hAnsiTheme="majorHAnsi"/>
        </w:rPr>
        <w:t>The current solar irradiance climate data record algorithm produces the solar spectral irradiance in 1 nm (or broader</w:t>
      </w:r>
      <w:r w:rsidR="009F5E40" w:rsidRPr="001976BB">
        <w:rPr>
          <w:rFonts w:asciiTheme="majorHAnsi" w:hAnsiTheme="majorHAnsi"/>
        </w:rPr>
        <w:t>) spectral bands o</w:t>
      </w:r>
      <w:r w:rsidRPr="001976BB">
        <w:rPr>
          <w:rFonts w:asciiTheme="majorHAnsi" w:hAnsiTheme="majorHAnsi"/>
        </w:rPr>
        <w:t>n a 1 nm (or broader) wavelength grid. However, fundamental, line-by-line calculations of atmospheric heating rates require the input solar spectral irradiance at higher spectral resolution and on a w</w:t>
      </w:r>
      <w:r w:rsidR="00363FF5" w:rsidRPr="001976BB">
        <w:rPr>
          <w:rFonts w:asciiTheme="majorHAnsi" w:hAnsiTheme="majorHAnsi"/>
        </w:rPr>
        <w:t>avenumber grid. So a possible</w:t>
      </w:r>
      <w:r w:rsidRPr="001976BB">
        <w:rPr>
          <w:rFonts w:asciiTheme="majorHAnsi" w:hAnsiTheme="majorHAnsi"/>
        </w:rPr>
        <w:t xml:space="preserve"> future additional irradiance product is </w:t>
      </w:r>
      <w:r w:rsidR="00363FF5" w:rsidRPr="001976BB">
        <w:rPr>
          <w:rFonts w:asciiTheme="majorHAnsi" w:hAnsiTheme="majorHAnsi"/>
        </w:rPr>
        <w:t>might be solar irradiance on a higher resolution wavenumber grid.</w:t>
      </w:r>
    </w:p>
    <w:p w14:paraId="2B183829" w14:textId="358B9FD9" w:rsidR="00362C13" w:rsidRPr="00362C13" w:rsidRDefault="00362C13" w:rsidP="00362C13">
      <w:pPr>
        <w:pStyle w:val="CDRHeading2"/>
      </w:pPr>
      <w:r>
        <w:t>Enhancement 6: Improved Exception Handling</w:t>
      </w:r>
    </w:p>
    <w:p w14:paraId="40E02A53" w14:textId="77777777" w:rsidR="00362C13" w:rsidRDefault="00362C13" w:rsidP="00362C13">
      <w:pPr>
        <w:pStyle w:val="CDRGuidance"/>
        <w:rPr>
          <w:rFonts w:asciiTheme="majorHAnsi" w:hAnsiTheme="majorHAnsi"/>
          <w:i w:val="0"/>
        </w:rPr>
      </w:pPr>
      <w:r w:rsidRPr="000F1FC4">
        <w:rPr>
          <w:rFonts w:asciiTheme="majorHAnsi" w:hAnsiTheme="majorHAnsi"/>
          <w:i w:val="0"/>
        </w:rPr>
        <w:t>The processing code is not currently robust when it comes to exception handling.  Error conditions are unlikely, assuming the processing environment is adequately prepared. Future enhancements will ensure that appropriate error messages are returned.</w:t>
      </w:r>
    </w:p>
    <w:p w14:paraId="5190D364" w14:textId="7AB29DCE" w:rsidR="00D85691" w:rsidRDefault="00D85691" w:rsidP="00D85691">
      <w:pPr>
        <w:pStyle w:val="CDRHeading2"/>
      </w:pPr>
      <w:r>
        <w:t>Enhancement 7: Improved Quality Flagging</w:t>
      </w:r>
    </w:p>
    <w:p w14:paraId="2FA8E4E6" w14:textId="4D4E94A7" w:rsidR="00D85691" w:rsidRDefault="00D85691" w:rsidP="00D85691">
      <w:pPr>
        <w:pStyle w:val="CDRBodyText"/>
        <w:ind w:firstLine="0"/>
        <w:rPr>
          <w:rFonts w:asciiTheme="majorHAnsi" w:hAnsiTheme="majorHAnsi"/>
        </w:rPr>
      </w:pPr>
      <w:r w:rsidRPr="00D85691">
        <w:rPr>
          <w:rFonts w:asciiTheme="majorHAnsi" w:hAnsiTheme="majorHAnsi"/>
        </w:rPr>
        <w:t xml:space="preserve">The </w:t>
      </w:r>
      <w:r>
        <w:rPr>
          <w:rFonts w:asciiTheme="majorHAnsi" w:hAnsiTheme="majorHAnsi"/>
        </w:rPr>
        <w:t xml:space="preserve">current implementation of the </w:t>
      </w:r>
      <w:r w:rsidR="008F4658">
        <w:rPr>
          <w:rFonts w:asciiTheme="majorHAnsi" w:hAnsiTheme="majorHAnsi"/>
        </w:rPr>
        <w:t xml:space="preserve">data </w:t>
      </w:r>
      <w:r>
        <w:rPr>
          <w:rFonts w:asciiTheme="majorHAnsi" w:hAnsiTheme="majorHAnsi"/>
        </w:rPr>
        <w:t>quality flag is immature. Future enhancements will implement a bit mask for multiple flags, improving the QA record to identify suspected outliers and duplicate or missing records in the input facular brightening and sunspot darkening indices, as well as outliers in the modeled total and spectral solar irradiance time series. The flagging of outliers in the input data will be assessed by comparison to independent but correlated data sets, such as the F10.7 time series, as well as known variability in the input data as derived from the original NRLTSI and NRLSSI model.</w:t>
      </w:r>
      <w:r w:rsidR="008F4658">
        <w:rPr>
          <w:rFonts w:asciiTheme="majorHAnsi" w:hAnsiTheme="majorHAnsi"/>
        </w:rPr>
        <w:t xml:space="preserve"> The flagging of outliers in the modeled total and spectral solar irradiance will be based on comparisons to the measurement record.  </w:t>
      </w:r>
    </w:p>
    <w:p w14:paraId="5B2F4E6A" w14:textId="09125827" w:rsidR="00362C13" w:rsidRPr="008F4658" w:rsidRDefault="008F4658" w:rsidP="008F4658">
      <w:pPr>
        <w:spacing w:before="60" w:after="180" w:line="240" w:lineRule="auto"/>
        <w:rPr>
          <w:rFonts w:asciiTheme="majorHAnsi" w:hAnsiTheme="majorHAnsi"/>
          <w:sz w:val="24"/>
          <w:szCs w:val="24"/>
        </w:rPr>
      </w:pPr>
      <w:r w:rsidRPr="008F4658">
        <w:rPr>
          <w:rFonts w:asciiTheme="majorHAnsi" w:hAnsiTheme="majorHAnsi"/>
          <w:sz w:val="24"/>
          <w:szCs w:val="24"/>
        </w:rPr>
        <w:t xml:space="preserve">As noted in Sections 5.3 and 6, </w:t>
      </w:r>
      <w:r>
        <w:rPr>
          <w:rFonts w:asciiTheme="majorHAnsi" w:hAnsiTheme="majorHAnsi"/>
          <w:sz w:val="24"/>
          <w:szCs w:val="24"/>
        </w:rPr>
        <w:t xml:space="preserve">initial </w:t>
      </w:r>
      <w:r w:rsidRPr="008F4658">
        <w:rPr>
          <w:rFonts w:asciiTheme="majorHAnsi" w:hAnsiTheme="majorHAnsi"/>
          <w:sz w:val="24"/>
          <w:szCs w:val="24"/>
        </w:rPr>
        <w:t>manual</w:t>
      </w:r>
      <w:r w:rsidRPr="00E63A60">
        <w:rPr>
          <w:rFonts w:asciiTheme="majorHAnsi" w:hAnsiTheme="majorHAnsi"/>
          <w:sz w:val="24"/>
          <w:szCs w:val="24"/>
        </w:rPr>
        <w:t xml:space="preserve"> monitoring</w:t>
      </w:r>
      <w:r>
        <w:rPr>
          <w:rFonts w:asciiTheme="majorHAnsi" w:hAnsiTheme="majorHAnsi"/>
          <w:sz w:val="24"/>
          <w:szCs w:val="24"/>
        </w:rPr>
        <w:t xml:space="preserve"> by the Solar Irradiance Data Record, particularly of the input data sets, will ultimately lead to improved </w:t>
      </w:r>
      <w:r w:rsidRPr="00E63A60">
        <w:rPr>
          <w:rFonts w:asciiTheme="majorHAnsi" w:hAnsiTheme="majorHAnsi"/>
          <w:sz w:val="24"/>
          <w:szCs w:val="24"/>
        </w:rPr>
        <w:t>operational implementation of the Solar I</w:t>
      </w:r>
      <w:r>
        <w:rPr>
          <w:rFonts w:asciiTheme="majorHAnsi" w:hAnsiTheme="majorHAnsi"/>
          <w:sz w:val="24"/>
          <w:szCs w:val="24"/>
        </w:rPr>
        <w:t>rradiance Data Record algorithm</w:t>
      </w:r>
      <w:r w:rsidR="006E392F">
        <w:rPr>
          <w:rFonts w:asciiTheme="majorHAnsi" w:hAnsiTheme="majorHAnsi"/>
          <w:sz w:val="24"/>
          <w:szCs w:val="24"/>
        </w:rPr>
        <w:t xml:space="preserve"> and confidence in the quality flagging</w:t>
      </w:r>
      <w:r>
        <w:rPr>
          <w:rFonts w:asciiTheme="majorHAnsi" w:hAnsiTheme="majorHAnsi"/>
          <w:sz w:val="24"/>
          <w:szCs w:val="24"/>
        </w:rPr>
        <w:t>.</w:t>
      </w:r>
    </w:p>
    <w:p w14:paraId="379D9E64" w14:textId="77777777" w:rsidR="000C19D7" w:rsidRDefault="000C19D7" w:rsidP="00C53635">
      <w:pPr>
        <w:pStyle w:val="CDRHeading1"/>
      </w:pPr>
      <w:bookmarkStart w:id="67" w:name="_Toc269030713"/>
      <w:r>
        <w:lastRenderedPageBreak/>
        <w:t>References</w:t>
      </w:r>
      <w:bookmarkEnd w:id="67"/>
    </w:p>
    <w:p w14:paraId="2ED6DEB4" w14:textId="77777777" w:rsidR="00FE7A41" w:rsidRDefault="00926FE6" w:rsidP="00FE7A41">
      <w:pPr>
        <w:pStyle w:val="CDRReference"/>
        <w:spacing w:before="120" w:after="120"/>
        <w:rPr>
          <w:rFonts w:asciiTheme="majorHAnsi" w:hAnsiTheme="majorHAnsi"/>
          <w:sz w:val="24"/>
        </w:rPr>
      </w:pPr>
      <w:proofErr w:type="gramStart"/>
      <w:r w:rsidRPr="00A666D1">
        <w:rPr>
          <w:rFonts w:asciiTheme="majorHAnsi" w:hAnsiTheme="majorHAnsi"/>
          <w:sz w:val="24"/>
        </w:rPr>
        <w:t>Brandt, P, N</w:t>
      </w:r>
      <w:r w:rsidR="00F3646F" w:rsidRPr="00A666D1">
        <w:rPr>
          <w:rFonts w:asciiTheme="majorHAnsi" w:hAnsiTheme="majorHAnsi"/>
          <w:sz w:val="24"/>
        </w:rPr>
        <w:t xml:space="preserve">., </w:t>
      </w:r>
      <w:r w:rsidR="00933B8F">
        <w:rPr>
          <w:rFonts w:asciiTheme="majorHAnsi" w:hAnsiTheme="majorHAnsi"/>
          <w:sz w:val="24"/>
        </w:rPr>
        <w:t xml:space="preserve">M. </w:t>
      </w:r>
      <w:proofErr w:type="spellStart"/>
      <w:r w:rsidR="00933B8F">
        <w:rPr>
          <w:rFonts w:asciiTheme="majorHAnsi" w:hAnsiTheme="majorHAnsi"/>
          <w:sz w:val="24"/>
        </w:rPr>
        <w:t>Stix</w:t>
      </w:r>
      <w:proofErr w:type="spellEnd"/>
      <w:r w:rsidR="00933B8F">
        <w:rPr>
          <w:rFonts w:asciiTheme="majorHAnsi" w:hAnsiTheme="majorHAnsi"/>
          <w:sz w:val="24"/>
        </w:rPr>
        <w:t xml:space="preserve">, M., and H. </w:t>
      </w:r>
      <w:proofErr w:type="spellStart"/>
      <w:r w:rsidR="00933B8F">
        <w:rPr>
          <w:rFonts w:asciiTheme="majorHAnsi" w:hAnsiTheme="majorHAnsi"/>
          <w:sz w:val="24"/>
        </w:rPr>
        <w:t>We</w:t>
      </w:r>
      <w:r w:rsidR="00F3646F" w:rsidRPr="00A666D1">
        <w:rPr>
          <w:rFonts w:asciiTheme="majorHAnsi" w:hAnsiTheme="majorHAnsi"/>
          <w:sz w:val="24"/>
        </w:rPr>
        <w:t>inhardt</w:t>
      </w:r>
      <w:proofErr w:type="spellEnd"/>
      <w:r w:rsidR="00F3646F" w:rsidRPr="00A666D1">
        <w:rPr>
          <w:rFonts w:asciiTheme="majorHAnsi" w:hAnsiTheme="majorHAnsi"/>
          <w:sz w:val="24"/>
        </w:rPr>
        <w:t xml:space="preserve"> (</w:t>
      </w:r>
      <w:r w:rsidRPr="00A666D1">
        <w:rPr>
          <w:rFonts w:asciiTheme="majorHAnsi" w:hAnsiTheme="majorHAnsi"/>
          <w:sz w:val="24"/>
        </w:rPr>
        <w:t>1994</w:t>
      </w:r>
      <w:r w:rsidR="00F3646F" w:rsidRPr="00A666D1">
        <w:rPr>
          <w:rFonts w:asciiTheme="majorHAnsi" w:hAnsiTheme="majorHAnsi"/>
          <w:sz w:val="24"/>
        </w:rPr>
        <w:t>).</w:t>
      </w:r>
      <w:proofErr w:type="gramEnd"/>
      <w:r w:rsidR="00933B8F" w:rsidRPr="00933B8F">
        <w:rPr>
          <w:rFonts w:asciiTheme="majorHAnsi" w:hAnsiTheme="majorHAnsi"/>
          <w:sz w:val="24"/>
        </w:rPr>
        <w:t xml:space="preserve"> </w:t>
      </w:r>
      <w:proofErr w:type="spellStart"/>
      <w:r w:rsidR="00933B8F" w:rsidRPr="00933B8F">
        <w:rPr>
          <w:rFonts w:asciiTheme="majorHAnsi" w:hAnsiTheme="majorHAnsi"/>
          <w:sz w:val="24"/>
        </w:rPr>
        <w:t>Modelling</w:t>
      </w:r>
      <w:proofErr w:type="spellEnd"/>
      <w:r w:rsidR="00933B8F" w:rsidRPr="00933B8F">
        <w:rPr>
          <w:rFonts w:asciiTheme="majorHAnsi" w:hAnsiTheme="majorHAnsi"/>
          <w:sz w:val="24"/>
        </w:rPr>
        <w:t xml:space="preserve"> solar irradiance variations with an area dependent photometric sunspot index</w:t>
      </w:r>
      <w:r w:rsidR="00933B8F">
        <w:rPr>
          <w:rFonts w:asciiTheme="majorHAnsi" w:hAnsiTheme="majorHAnsi"/>
          <w:sz w:val="24"/>
        </w:rPr>
        <w:t>.</w:t>
      </w:r>
      <w:r w:rsidR="00F3646F" w:rsidRPr="00A666D1">
        <w:rPr>
          <w:rFonts w:asciiTheme="majorHAnsi" w:hAnsiTheme="majorHAnsi"/>
          <w:sz w:val="24"/>
        </w:rPr>
        <w:t xml:space="preserve"> </w:t>
      </w:r>
      <w:r w:rsidRPr="00A666D1">
        <w:rPr>
          <w:rFonts w:asciiTheme="majorHAnsi" w:hAnsiTheme="majorHAnsi"/>
          <w:i/>
          <w:sz w:val="24"/>
        </w:rPr>
        <w:t>Solar Phys</w:t>
      </w:r>
      <w:r w:rsidR="00933B8F">
        <w:rPr>
          <w:rFonts w:asciiTheme="majorHAnsi" w:hAnsiTheme="majorHAnsi"/>
          <w:sz w:val="24"/>
        </w:rPr>
        <w:t>. 152:119-124.</w:t>
      </w:r>
    </w:p>
    <w:p w14:paraId="064B7A26" w14:textId="0E0CE789" w:rsidR="00FE7A41" w:rsidRPr="00FE7A41" w:rsidRDefault="00FE7A41" w:rsidP="00FE7A41">
      <w:pPr>
        <w:pStyle w:val="CDRReference"/>
        <w:spacing w:before="120" w:after="120"/>
        <w:rPr>
          <w:rFonts w:asciiTheme="majorHAnsi" w:hAnsiTheme="majorHAnsi"/>
          <w:sz w:val="24"/>
        </w:rPr>
      </w:pPr>
      <w:r>
        <w:rPr>
          <w:rFonts w:asciiTheme="majorHAnsi" w:hAnsiTheme="majorHAnsi"/>
          <w:sz w:val="24"/>
        </w:rPr>
        <w:t xml:space="preserve">Coddington, O., </w:t>
      </w:r>
      <w:r w:rsidR="00D1757C">
        <w:rPr>
          <w:rFonts w:asciiTheme="majorHAnsi" w:hAnsiTheme="majorHAnsi"/>
          <w:sz w:val="24"/>
        </w:rPr>
        <w:t xml:space="preserve">P. Pilewskie, E. Richard, G. </w:t>
      </w:r>
      <w:r>
        <w:rPr>
          <w:rFonts w:asciiTheme="majorHAnsi" w:hAnsiTheme="majorHAnsi"/>
          <w:sz w:val="24"/>
        </w:rPr>
        <w:t>K</w:t>
      </w:r>
      <w:r w:rsidR="00D1757C">
        <w:rPr>
          <w:rFonts w:asciiTheme="majorHAnsi" w:hAnsiTheme="majorHAnsi"/>
          <w:sz w:val="24"/>
        </w:rPr>
        <w:t xml:space="preserve">opp, J. Lean, D. </w:t>
      </w:r>
      <w:proofErr w:type="spellStart"/>
      <w:r w:rsidR="00D1757C">
        <w:rPr>
          <w:rFonts w:asciiTheme="majorHAnsi" w:hAnsiTheme="majorHAnsi"/>
          <w:sz w:val="24"/>
        </w:rPr>
        <w:t>Harber</w:t>
      </w:r>
      <w:proofErr w:type="spellEnd"/>
      <w:r w:rsidR="00D1757C">
        <w:rPr>
          <w:rFonts w:asciiTheme="majorHAnsi" w:hAnsiTheme="majorHAnsi"/>
          <w:sz w:val="24"/>
        </w:rPr>
        <w:t xml:space="preserve">, E. Hartnett, and S. </w:t>
      </w:r>
      <w:proofErr w:type="spellStart"/>
      <w:r w:rsidR="00D1757C">
        <w:rPr>
          <w:rFonts w:asciiTheme="majorHAnsi" w:hAnsiTheme="majorHAnsi"/>
          <w:sz w:val="24"/>
        </w:rPr>
        <w:t>Beland</w:t>
      </w:r>
      <w:proofErr w:type="spellEnd"/>
      <w:r w:rsidR="00D1757C">
        <w:rPr>
          <w:rFonts w:asciiTheme="majorHAnsi" w:hAnsiTheme="majorHAnsi"/>
          <w:sz w:val="24"/>
        </w:rPr>
        <w:t xml:space="preserve"> (2013).</w:t>
      </w:r>
      <w:r>
        <w:rPr>
          <w:rFonts w:asciiTheme="majorHAnsi" w:hAnsiTheme="majorHAnsi"/>
          <w:sz w:val="24"/>
        </w:rPr>
        <w:t xml:space="preserve"> TSIS Algorithm Theoretical Basis Document (ATBD) (</w:t>
      </w:r>
      <w:r>
        <w:rPr>
          <w:rFonts w:asciiTheme="majorHAnsi" w:hAnsiTheme="majorHAnsi"/>
          <w:i/>
          <w:sz w:val="24"/>
        </w:rPr>
        <w:t>draft</w:t>
      </w:r>
      <w:r>
        <w:rPr>
          <w:rFonts w:asciiTheme="majorHAnsi" w:hAnsiTheme="majorHAnsi"/>
          <w:sz w:val="24"/>
        </w:rPr>
        <w:t xml:space="preserve">). </w:t>
      </w:r>
    </w:p>
    <w:p w14:paraId="45774202" w14:textId="23E59392" w:rsidR="00425D6B" w:rsidRPr="00A666D1"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Fröhlich</w:t>
      </w:r>
      <w:proofErr w:type="spellEnd"/>
      <w:r w:rsidRPr="00A666D1">
        <w:rPr>
          <w:rFonts w:asciiTheme="majorHAnsi" w:hAnsiTheme="majorHAnsi"/>
          <w:sz w:val="24"/>
        </w:rPr>
        <w:t xml:space="preserve">, C., and </w:t>
      </w:r>
      <w:r w:rsidR="00F3646F" w:rsidRPr="00A666D1">
        <w:rPr>
          <w:rFonts w:asciiTheme="majorHAnsi" w:hAnsiTheme="majorHAnsi"/>
          <w:sz w:val="24"/>
        </w:rPr>
        <w:t>J. Lean (2004).</w:t>
      </w:r>
      <w:r w:rsidRPr="00A666D1">
        <w:rPr>
          <w:rFonts w:asciiTheme="majorHAnsi" w:hAnsiTheme="majorHAnsi"/>
          <w:sz w:val="24"/>
        </w:rPr>
        <w:t xml:space="preserve"> </w:t>
      </w:r>
      <w:proofErr w:type="gramStart"/>
      <w:r w:rsidR="007F064B" w:rsidRPr="007F064B">
        <w:rPr>
          <w:rFonts w:asciiTheme="majorHAnsi" w:hAnsiTheme="majorHAnsi"/>
          <w:sz w:val="24"/>
        </w:rPr>
        <w:t>Solar irradiance variability and climate</w:t>
      </w:r>
      <w:r w:rsidR="007F064B">
        <w:rPr>
          <w:rFonts w:asciiTheme="majorHAnsi" w:hAnsiTheme="majorHAnsi"/>
          <w:sz w:val="24"/>
        </w:rPr>
        <w:t>.</w:t>
      </w:r>
      <w:proofErr w:type="gramEnd"/>
      <w:r w:rsidR="007F064B">
        <w:rPr>
          <w:rFonts w:asciiTheme="majorHAnsi" w:hAnsiTheme="majorHAnsi"/>
          <w:sz w:val="24"/>
        </w:rPr>
        <w:t xml:space="preserve"> </w:t>
      </w:r>
      <w:r w:rsidRPr="00A666D1">
        <w:rPr>
          <w:rFonts w:asciiTheme="majorHAnsi" w:hAnsiTheme="majorHAnsi"/>
          <w:i/>
          <w:sz w:val="24"/>
        </w:rPr>
        <w:t xml:space="preserve">Astron. </w:t>
      </w:r>
      <w:proofErr w:type="spellStart"/>
      <w:r w:rsidRPr="00A666D1">
        <w:rPr>
          <w:rFonts w:asciiTheme="majorHAnsi" w:hAnsiTheme="majorHAnsi"/>
          <w:i/>
          <w:sz w:val="24"/>
        </w:rPr>
        <w:t>Astrophys</w:t>
      </w:r>
      <w:proofErr w:type="spellEnd"/>
      <w:r w:rsidRPr="00A666D1">
        <w:rPr>
          <w:rFonts w:asciiTheme="majorHAnsi" w:hAnsiTheme="majorHAnsi"/>
          <w:i/>
          <w:sz w:val="24"/>
        </w:rPr>
        <w:t>. Rev</w:t>
      </w:r>
      <w:r w:rsidRPr="00A666D1">
        <w:rPr>
          <w:rFonts w:asciiTheme="majorHAnsi" w:hAnsiTheme="majorHAnsi"/>
          <w:sz w:val="24"/>
        </w:rPr>
        <w:t xml:space="preserve">., 12 (4), 273-320, </w:t>
      </w:r>
      <w:proofErr w:type="spellStart"/>
      <w:r w:rsidRPr="00A666D1">
        <w:rPr>
          <w:rFonts w:asciiTheme="majorHAnsi" w:hAnsiTheme="majorHAnsi"/>
          <w:sz w:val="24"/>
        </w:rPr>
        <w:t>doi</w:t>
      </w:r>
      <w:proofErr w:type="spellEnd"/>
      <w:r w:rsidRPr="00A666D1">
        <w:rPr>
          <w:rFonts w:asciiTheme="majorHAnsi" w:hAnsiTheme="majorHAnsi"/>
          <w:sz w:val="24"/>
        </w:rPr>
        <w:t>: 10.1007/s00159-004-0024-1</w:t>
      </w:r>
    </w:p>
    <w:p w14:paraId="7B4C542A" w14:textId="65AD6B4A" w:rsidR="00B4584A" w:rsidRDefault="00C86D0B" w:rsidP="00B4584A">
      <w:pPr>
        <w:pStyle w:val="CDRReference"/>
        <w:spacing w:before="120" w:after="120"/>
        <w:rPr>
          <w:rFonts w:asciiTheme="majorHAnsi" w:hAnsiTheme="majorHAnsi"/>
          <w:sz w:val="24"/>
        </w:rPr>
      </w:pPr>
      <w:proofErr w:type="gramStart"/>
      <w:r>
        <w:rPr>
          <w:rFonts w:asciiTheme="majorHAnsi" w:hAnsiTheme="majorHAnsi"/>
          <w:sz w:val="24"/>
        </w:rPr>
        <w:t xml:space="preserve">Hall, J. C. </w:t>
      </w:r>
      <w:r w:rsidR="0044663C" w:rsidRPr="00A666D1">
        <w:rPr>
          <w:rFonts w:asciiTheme="majorHAnsi" w:hAnsiTheme="majorHAnsi"/>
          <w:sz w:val="24"/>
        </w:rPr>
        <w:t xml:space="preserve">and </w:t>
      </w:r>
      <w:r>
        <w:rPr>
          <w:rFonts w:asciiTheme="majorHAnsi" w:hAnsiTheme="majorHAnsi"/>
          <w:sz w:val="24"/>
        </w:rPr>
        <w:t xml:space="preserve">G. W. </w:t>
      </w:r>
      <w:r w:rsidR="0044663C" w:rsidRPr="00A666D1">
        <w:rPr>
          <w:rFonts w:asciiTheme="majorHAnsi" w:hAnsiTheme="majorHAnsi"/>
          <w:sz w:val="24"/>
        </w:rPr>
        <w:t xml:space="preserve">Lockwood </w:t>
      </w:r>
      <w:r>
        <w:rPr>
          <w:rFonts w:asciiTheme="majorHAnsi" w:hAnsiTheme="majorHAnsi"/>
          <w:sz w:val="24"/>
        </w:rPr>
        <w:t>(21004).</w:t>
      </w:r>
      <w:proofErr w:type="gramEnd"/>
      <w:r>
        <w:rPr>
          <w:rFonts w:asciiTheme="majorHAnsi" w:hAnsiTheme="majorHAnsi"/>
          <w:sz w:val="24"/>
        </w:rPr>
        <w:t xml:space="preserve"> </w:t>
      </w:r>
      <w:r w:rsidRPr="00C86D0B">
        <w:rPr>
          <w:rFonts w:asciiTheme="majorHAnsi" w:hAnsiTheme="majorHAnsi"/>
          <w:sz w:val="24"/>
        </w:rPr>
        <w:t>The Chromospheric Activity and Variability of Cycling and Flat Activity Solar-Analog Stars</w:t>
      </w:r>
      <w:r w:rsidRPr="00C86D0B">
        <w:rPr>
          <w:rFonts w:asciiTheme="majorHAnsi" w:hAnsiTheme="majorHAnsi"/>
          <w:i/>
          <w:sz w:val="24"/>
        </w:rPr>
        <w:t>.</w:t>
      </w:r>
      <w:r w:rsidRPr="00C86D0B">
        <w:rPr>
          <w:i/>
        </w:rPr>
        <w:t xml:space="preserve"> </w:t>
      </w:r>
      <w:proofErr w:type="spellStart"/>
      <w:r w:rsidRPr="00C86D0B">
        <w:rPr>
          <w:rFonts w:asciiTheme="majorHAnsi" w:hAnsiTheme="majorHAnsi"/>
          <w:i/>
          <w:sz w:val="24"/>
        </w:rPr>
        <w:t>Astrophys</w:t>
      </w:r>
      <w:proofErr w:type="spellEnd"/>
      <w:r w:rsidRPr="00C86D0B">
        <w:rPr>
          <w:rFonts w:asciiTheme="majorHAnsi" w:hAnsiTheme="majorHAnsi"/>
          <w:i/>
          <w:sz w:val="24"/>
        </w:rPr>
        <w:t>. J</w:t>
      </w:r>
      <w:r>
        <w:rPr>
          <w:rFonts w:asciiTheme="majorHAnsi" w:hAnsiTheme="majorHAnsi"/>
          <w:sz w:val="24"/>
        </w:rPr>
        <w:t>., 614:</w:t>
      </w:r>
      <w:r w:rsidRPr="00C86D0B">
        <w:rPr>
          <w:rFonts w:asciiTheme="majorHAnsi" w:hAnsiTheme="majorHAnsi"/>
          <w:sz w:val="24"/>
        </w:rPr>
        <w:t>942</w:t>
      </w:r>
      <w:r>
        <w:rPr>
          <w:rFonts w:asciiTheme="majorHAnsi" w:hAnsiTheme="majorHAnsi"/>
          <w:sz w:val="24"/>
        </w:rPr>
        <w:t xml:space="preserve">, </w:t>
      </w:r>
      <w:r w:rsidRPr="00C86D0B">
        <w:rPr>
          <w:rFonts w:asciiTheme="majorHAnsi" w:hAnsiTheme="majorHAnsi"/>
          <w:sz w:val="24"/>
        </w:rPr>
        <w:t>doi</w:t>
      </w:r>
      <w:proofErr w:type="gramStart"/>
      <w:r w:rsidRPr="00C86D0B">
        <w:rPr>
          <w:rFonts w:asciiTheme="majorHAnsi" w:hAnsiTheme="majorHAnsi"/>
          <w:sz w:val="24"/>
        </w:rPr>
        <w:t>:10.1086</w:t>
      </w:r>
      <w:proofErr w:type="gramEnd"/>
      <w:r w:rsidRPr="00C86D0B">
        <w:rPr>
          <w:rFonts w:asciiTheme="majorHAnsi" w:hAnsiTheme="majorHAnsi"/>
          <w:sz w:val="24"/>
        </w:rPr>
        <w:t>/423926</w:t>
      </w:r>
      <w:r>
        <w:rPr>
          <w:rFonts w:asciiTheme="majorHAnsi" w:hAnsiTheme="majorHAnsi"/>
          <w:sz w:val="24"/>
        </w:rPr>
        <w:t>.</w:t>
      </w:r>
    </w:p>
    <w:p w14:paraId="6FD1C87E" w14:textId="3A45C053" w:rsidR="008B56F2" w:rsidRPr="00A666D1" w:rsidRDefault="008B56F2" w:rsidP="00B4584A">
      <w:pPr>
        <w:pStyle w:val="CDRReference"/>
        <w:spacing w:before="120" w:after="120"/>
        <w:rPr>
          <w:rFonts w:asciiTheme="majorHAnsi" w:hAnsiTheme="majorHAnsi"/>
          <w:sz w:val="24"/>
        </w:rPr>
      </w:pPr>
      <w:r>
        <w:rPr>
          <w:rFonts w:asciiTheme="majorHAnsi" w:hAnsiTheme="majorHAnsi"/>
          <w:sz w:val="24"/>
        </w:rPr>
        <w:t xml:space="preserve">Hoyt, D. V., and K. H </w:t>
      </w:r>
      <w:proofErr w:type="spellStart"/>
      <w:r>
        <w:rPr>
          <w:rFonts w:asciiTheme="majorHAnsi" w:hAnsiTheme="majorHAnsi"/>
          <w:sz w:val="24"/>
        </w:rPr>
        <w:t>Schatten</w:t>
      </w:r>
      <w:proofErr w:type="spellEnd"/>
      <w:r>
        <w:rPr>
          <w:rFonts w:asciiTheme="majorHAnsi" w:hAnsiTheme="majorHAnsi"/>
          <w:sz w:val="24"/>
        </w:rPr>
        <w:t xml:space="preserve"> (1993). </w:t>
      </w:r>
      <w:proofErr w:type="gramStart"/>
      <w:r w:rsidRPr="008B56F2">
        <w:rPr>
          <w:rFonts w:asciiTheme="majorHAnsi" w:hAnsiTheme="majorHAnsi"/>
          <w:sz w:val="24"/>
        </w:rPr>
        <w:t>A discussion of plausible solar irradiance variations, 1700-1992</w:t>
      </w:r>
      <w:r>
        <w:rPr>
          <w:rFonts w:asciiTheme="majorHAnsi" w:hAnsiTheme="majorHAnsi"/>
          <w:sz w:val="24"/>
        </w:rPr>
        <w:t>.</w:t>
      </w:r>
      <w:proofErr w:type="gramEnd"/>
      <w:r>
        <w:rPr>
          <w:rFonts w:asciiTheme="majorHAnsi" w:hAnsiTheme="majorHAnsi"/>
          <w:sz w:val="24"/>
        </w:rPr>
        <w:t xml:space="preserve"> </w:t>
      </w:r>
      <w:r w:rsidRPr="008B56F2">
        <w:rPr>
          <w:rFonts w:asciiTheme="majorHAnsi" w:hAnsiTheme="majorHAnsi"/>
          <w:i/>
          <w:sz w:val="24"/>
        </w:rPr>
        <w:t xml:space="preserve">J. </w:t>
      </w:r>
      <w:proofErr w:type="spellStart"/>
      <w:r>
        <w:rPr>
          <w:rFonts w:asciiTheme="majorHAnsi" w:hAnsiTheme="majorHAnsi"/>
          <w:i/>
          <w:sz w:val="24"/>
        </w:rPr>
        <w:t>Geophys</w:t>
      </w:r>
      <w:proofErr w:type="spellEnd"/>
      <w:r>
        <w:rPr>
          <w:rFonts w:asciiTheme="majorHAnsi" w:hAnsiTheme="majorHAnsi"/>
          <w:i/>
          <w:sz w:val="24"/>
        </w:rPr>
        <w:t>.</w:t>
      </w:r>
      <w:r w:rsidRPr="008B56F2">
        <w:rPr>
          <w:rFonts w:asciiTheme="majorHAnsi" w:hAnsiTheme="majorHAnsi"/>
          <w:i/>
          <w:sz w:val="24"/>
        </w:rPr>
        <w:t xml:space="preserve"> Res</w:t>
      </w:r>
      <w:r>
        <w:rPr>
          <w:rFonts w:asciiTheme="majorHAnsi" w:hAnsiTheme="majorHAnsi"/>
          <w:sz w:val="24"/>
        </w:rPr>
        <w:t xml:space="preserve">., </w:t>
      </w:r>
      <w:r w:rsidRPr="008B56F2">
        <w:rPr>
          <w:rFonts w:asciiTheme="majorHAnsi" w:hAnsiTheme="majorHAnsi"/>
          <w:sz w:val="24"/>
        </w:rPr>
        <w:t>98.A11: 18895-18906.</w:t>
      </w:r>
    </w:p>
    <w:p w14:paraId="633AB28A" w14:textId="7785EE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Kopp, G., and </w:t>
      </w:r>
      <w:r w:rsidR="007F064B">
        <w:rPr>
          <w:rFonts w:asciiTheme="majorHAnsi" w:hAnsiTheme="majorHAnsi"/>
          <w:sz w:val="24"/>
        </w:rPr>
        <w:t>J. L. Lean</w:t>
      </w:r>
      <w:r w:rsidR="00F3646F" w:rsidRPr="00A666D1">
        <w:rPr>
          <w:rFonts w:asciiTheme="majorHAnsi" w:hAnsiTheme="majorHAnsi"/>
          <w:sz w:val="24"/>
        </w:rPr>
        <w:t xml:space="preserve"> (2011).</w:t>
      </w:r>
      <w:r w:rsidR="00D43376" w:rsidRPr="00D43376">
        <w:t xml:space="preserve"> </w:t>
      </w:r>
      <w:r w:rsidR="00D43376" w:rsidRPr="00D43376">
        <w:rPr>
          <w:rFonts w:asciiTheme="majorHAnsi" w:hAnsiTheme="majorHAnsi"/>
          <w:sz w:val="24"/>
        </w:rPr>
        <w:t>A new low value of Total Solar Irradiance: ev</w:t>
      </w:r>
      <w:r w:rsidR="00D43376">
        <w:rPr>
          <w:rFonts w:asciiTheme="majorHAnsi" w:hAnsiTheme="majorHAnsi"/>
          <w:sz w:val="24"/>
        </w:rPr>
        <w:t>idence and climate significance.</w:t>
      </w:r>
      <w:r w:rsidR="00F3646F"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38, L01706, doi:10.1029/2010GL045777 2011</w:t>
      </w:r>
    </w:p>
    <w:p w14:paraId="5DE053C3" w14:textId="0922EB48" w:rsidR="00425D6B" w:rsidRPr="00A666D1" w:rsidRDefault="00F334A6" w:rsidP="0026122C">
      <w:pPr>
        <w:pStyle w:val="CDRReference"/>
        <w:spacing w:before="120" w:after="120"/>
        <w:rPr>
          <w:rFonts w:asciiTheme="majorHAnsi" w:hAnsiTheme="majorHAnsi"/>
          <w:sz w:val="24"/>
        </w:rPr>
      </w:pPr>
      <w:proofErr w:type="spellStart"/>
      <w:r>
        <w:rPr>
          <w:rFonts w:asciiTheme="majorHAnsi" w:hAnsiTheme="majorHAnsi"/>
          <w:sz w:val="24"/>
        </w:rPr>
        <w:t>Kurucz</w:t>
      </w:r>
      <w:proofErr w:type="spellEnd"/>
      <w:r>
        <w:rPr>
          <w:rFonts w:asciiTheme="majorHAnsi" w:hAnsiTheme="majorHAnsi"/>
          <w:sz w:val="24"/>
        </w:rPr>
        <w:t>, R.L.</w:t>
      </w:r>
      <w:r w:rsidR="00425D6B" w:rsidRPr="00A666D1">
        <w:rPr>
          <w:rFonts w:asciiTheme="majorHAnsi" w:hAnsiTheme="majorHAnsi"/>
          <w:sz w:val="24"/>
        </w:rPr>
        <w:t xml:space="preserve"> </w:t>
      </w:r>
      <w:r>
        <w:rPr>
          <w:rFonts w:asciiTheme="majorHAnsi" w:hAnsiTheme="majorHAnsi"/>
          <w:sz w:val="24"/>
        </w:rPr>
        <w:t xml:space="preserve">(1991). </w:t>
      </w:r>
      <w:proofErr w:type="gramStart"/>
      <w:r>
        <w:rPr>
          <w:rFonts w:asciiTheme="majorHAnsi" w:hAnsiTheme="majorHAnsi"/>
          <w:sz w:val="24"/>
        </w:rPr>
        <w:t>The solar spectrum.</w:t>
      </w:r>
      <w:proofErr w:type="gramEnd"/>
      <w:r>
        <w:rPr>
          <w:rFonts w:asciiTheme="majorHAnsi" w:hAnsiTheme="majorHAnsi"/>
          <w:sz w:val="24"/>
        </w:rPr>
        <w:t xml:space="preserve"> </w:t>
      </w:r>
      <w:r w:rsidR="00425D6B" w:rsidRPr="00A666D1">
        <w:rPr>
          <w:rFonts w:asciiTheme="majorHAnsi" w:hAnsiTheme="majorHAnsi"/>
          <w:i/>
          <w:sz w:val="24"/>
        </w:rPr>
        <w:t>The University of Arizona Press</w:t>
      </w:r>
      <w:r w:rsidR="00425D6B" w:rsidRPr="00A666D1">
        <w:rPr>
          <w:rFonts w:asciiTheme="majorHAnsi" w:hAnsiTheme="majorHAnsi"/>
          <w:sz w:val="24"/>
        </w:rPr>
        <w:t>, Tucson, pp. 663-669</w:t>
      </w:r>
      <w:r>
        <w:rPr>
          <w:rFonts w:asciiTheme="majorHAnsi" w:hAnsiTheme="majorHAnsi"/>
          <w:sz w:val="24"/>
        </w:rPr>
        <w:t>.</w:t>
      </w:r>
    </w:p>
    <w:p w14:paraId="01FA54CF" w14:textId="45D33289"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A. </w:t>
      </w:r>
      <w:proofErr w:type="spellStart"/>
      <w:r w:rsidR="00F3646F" w:rsidRPr="00A666D1">
        <w:rPr>
          <w:rFonts w:asciiTheme="majorHAnsi" w:hAnsiTheme="majorHAnsi"/>
          <w:sz w:val="24"/>
        </w:rPr>
        <w:t>Skumanich</w:t>
      </w:r>
      <w:proofErr w:type="spellEnd"/>
      <w:r w:rsidR="00F3646F" w:rsidRPr="00A666D1">
        <w:rPr>
          <w:rFonts w:asciiTheme="majorHAnsi" w:hAnsiTheme="majorHAnsi"/>
          <w:sz w:val="24"/>
        </w:rPr>
        <w:t xml:space="preserve">, </w:t>
      </w:r>
      <w:r w:rsidRPr="00A666D1">
        <w:rPr>
          <w:rFonts w:asciiTheme="majorHAnsi" w:hAnsiTheme="majorHAnsi"/>
          <w:sz w:val="24"/>
        </w:rPr>
        <w:t xml:space="preserve">and </w:t>
      </w:r>
      <w:r w:rsidR="00F3646F" w:rsidRPr="00A666D1">
        <w:rPr>
          <w:rFonts w:asciiTheme="majorHAnsi" w:hAnsiTheme="majorHAnsi"/>
          <w:sz w:val="24"/>
        </w:rPr>
        <w:t>O. R. White (</w:t>
      </w:r>
      <w:r w:rsidRPr="00A666D1">
        <w:rPr>
          <w:rFonts w:asciiTheme="majorHAnsi" w:hAnsiTheme="majorHAnsi"/>
          <w:sz w:val="24"/>
        </w:rPr>
        <w:t>1992</w:t>
      </w:r>
      <w:r w:rsidR="00F3646F" w:rsidRPr="00A666D1">
        <w:rPr>
          <w:rFonts w:asciiTheme="majorHAnsi" w:hAnsiTheme="majorHAnsi"/>
          <w:sz w:val="24"/>
        </w:rPr>
        <w:t>)</w:t>
      </w:r>
      <w:r w:rsidRPr="00A666D1">
        <w:rPr>
          <w:rFonts w:asciiTheme="majorHAnsi" w:hAnsiTheme="majorHAnsi"/>
          <w:sz w:val="24"/>
        </w:rPr>
        <w:t>.</w:t>
      </w:r>
      <w:r w:rsidR="00DE312E" w:rsidRPr="00DE312E">
        <w:t xml:space="preserve"> </w:t>
      </w:r>
      <w:r w:rsidR="00DE312E" w:rsidRPr="00DE312E">
        <w:rPr>
          <w:rFonts w:asciiTheme="majorHAnsi" w:hAnsiTheme="majorHAnsi"/>
          <w:sz w:val="24"/>
        </w:rPr>
        <w:t>Estimating the Sun's Radiative Ou</w:t>
      </w:r>
      <w:r w:rsidR="00DE312E">
        <w:rPr>
          <w:rFonts w:asciiTheme="majorHAnsi" w:hAnsiTheme="majorHAnsi"/>
          <w:sz w:val="24"/>
        </w:rPr>
        <w:t>tput During the Maunder Minimum.</w:t>
      </w:r>
      <w:r w:rsidRPr="00A666D1">
        <w:rPr>
          <w:rFonts w:asciiTheme="majorHAnsi" w:hAnsiTheme="majorHAnsi"/>
          <w:sz w:val="24"/>
        </w:rPr>
        <w:t xml:space="preserve"> </w:t>
      </w:r>
      <w:proofErr w:type="spellStart"/>
      <w:r w:rsidRPr="00A666D1">
        <w:rPr>
          <w:rFonts w:asciiTheme="majorHAnsi" w:hAnsiTheme="majorHAnsi"/>
          <w:i/>
          <w:sz w:val="24"/>
        </w:rPr>
        <w:t>Geophys</w:t>
      </w:r>
      <w:proofErr w:type="spellEnd"/>
      <w:r w:rsidRPr="00A666D1">
        <w:rPr>
          <w:rFonts w:asciiTheme="majorHAnsi" w:hAnsiTheme="majorHAnsi"/>
          <w:i/>
          <w:sz w:val="24"/>
        </w:rPr>
        <w:t xml:space="preserve">. Res. </w:t>
      </w:r>
      <w:proofErr w:type="spellStart"/>
      <w:r w:rsidRPr="00A666D1">
        <w:rPr>
          <w:rFonts w:asciiTheme="majorHAnsi" w:hAnsiTheme="majorHAnsi"/>
          <w:i/>
          <w:sz w:val="24"/>
        </w:rPr>
        <w:t>Lett</w:t>
      </w:r>
      <w:proofErr w:type="spellEnd"/>
      <w:proofErr w:type="gramStart"/>
      <w:r w:rsidR="00F3646F" w:rsidRPr="00A666D1">
        <w:rPr>
          <w:rFonts w:asciiTheme="majorHAnsi" w:hAnsiTheme="majorHAnsi"/>
          <w:sz w:val="24"/>
        </w:rPr>
        <w:t>.,</w:t>
      </w:r>
      <w:proofErr w:type="gramEnd"/>
      <w:r w:rsidR="00F3646F" w:rsidRPr="00A666D1">
        <w:rPr>
          <w:rFonts w:asciiTheme="majorHAnsi" w:hAnsiTheme="majorHAnsi"/>
          <w:sz w:val="24"/>
        </w:rPr>
        <w:t xml:space="preserve"> 1</w:t>
      </w:r>
      <w:r w:rsidR="00DE312E">
        <w:rPr>
          <w:rFonts w:asciiTheme="majorHAnsi" w:hAnsiTheme="majorHAnsi"/>
          <w:sz w:val="24"/>
        </w:rPr>
        <w:t>9</w:t>
      </w:r>
      <w:r w:rsidR="00F3646F" w:rsidRPr="00A666D1">
        <w:rPr>
          <w:rFonts w:asciiTheme="majorHAnsi" w:hAnsiTheme="majorHAnsi"/>
          <w:sz w:val="24"/>
        </w:rPr>
        <w:t>:</w:t>
      </w:r>
      <w:r w:rsidRPr="00A666D1">
        <w:rPr>
          <w:rFonts w:asciiTheme="majorHAnsi" w:hAnsiTheme="majorHAnsi"/>
          <w:sz w:val="24"/>
        </w:rPr>
        <w:t>1591-1495</w:t>
      </w:r>
      <w:r w:rsidR="00F3646F" w:rsidRPr="00A666D1">
        <w:rPr>
          <w:rFonts w:asciiTheme="majorHAnsi" w:hAnsiTheme="majorHAnsi"/>
          <w:sz w:val="24"/>
        </w:rPr>
        <w:t>.</w:t>
      </w:r>
    </w:p>
    <w:p w14:paraId="7B942B10" w14:textId="43CC4EB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F3646F" w:rsidRPr="00A666D1">
        <w:rPr>
          <w:rFonts w:asciiTheme="majorHAnsi" w:hAnsiTheme="majorHAnsi"/>
          <w:sz w:val="24"/>
        </w:rPr>
        <w:t xml:space="preserve">J. Beer, </w:t>
      </w:r>
      <w:r w:rsidRPr="00A666D1">
        <w:rPr>
          <w:rFonts w:asciiTheme="majorHAnsi" w:hAnsiTheme="majorHAnsi"/>
          <w:sz w:val="24"/>
        </w:rPr>
        <w:t xml:space="preserve">and </w:t>
      </w:r>
      <w:r w:rsidR="00F3646F" w:rsidRPr="00A666D1">
        <w:rPr>
          <w:rFonts w:asciiTheme="majorHAnsi" w:hAnsiTheme="majorHAnsi"/>
          <w:sz w:val="24"/>
        </w:rPr>
        <w:t>R. Bradley (1995).</w:t>
      </w:r>
      <w:r w:rsidR="00DE312E" w:rsidRPr="00DE312E">
        <w:t xml:space="preserve"> </w:t>
      </w:r>
      <w:r w:rsidR="00DE312E" w:rsidRPr="00DE312E">
        <w:rPr>
          <w:rFonts w:asciiTheme="majorHAnsi" w:hAnsiTheme="majorHAnsi"/>
          <w:sz w:val="24"/>
        </w:rPr>
        <w:t>Reconstruction of solar irradiance since 1610: Implications for climate change</w:t>
      </w:r>
      <w:r w:rsidR="00DE312E">
        <w:rPr>
          <w:rFonts w:asciiTheme="majorHAnsi" w:hAnsiTheme="majorHAnsi"/>
          <w:sz w:val="24"/>
        </w:rPr>
        <w:t>.</w:t>
      </w:r>
      <w:r w:rsidR="00DE312E" w:rsidRPr="00DE312E">
        <w:rPr>
          <w:rFonts w:asciiTheme="majorHAnsi" w:hAnsiTheme="majorHAnsi"/>
          <w:sz w:val="24"/>
        </w:rPr>
        <w:t xml:space="preserve"> </w:t>
      </w:r>
      <w:proofErr w:type="spellStart"/>
      <w:r w:rsidR="00F3646F" w:rsidRPr="00A666D1">
        <w:rPr>
          <w:rFonts w:asciiTheme="majorHAnsi" w:hAnsiTheme="majorHAnsi"/>
          <w:i/>
          <w:sz w:val="24"/>
        </w:rPr>
        <w:t>Geophys</w:t>
      </w:r>
      <w:proofErr w:type="spellEnd"/>
      <w:r w:rsidR="00F3646F" w:rsidRPr="00A666D1">
        <w:rPr>
          <w:rFonts w:asciiTheme="majorHAnsi" w:hAnsiTheme="majorHAnsi"/>
          <w:i/>
          <w:sz w:val="24"/>
        </w:rPr>
        <w:t xml:space="preserve">. Res. </w:t>
      </w:r>
      <w:proofErr w:type="spellStart"/>
      <w:r w:rsidR="00F3646F" w:rsidRPr="00A666D1">
        <w:rPr>
          <w:rFonts w:asciiTheme="majorHAnsi" w:hAnsiTheme="majorHAnsi"/>
          <w:i/>
          <w:sz w:val="24"/>
        </w:rPr>
        <w:t>Lett</w:t>
      </w:r>
      <w:proofErr w:type="spellEnd"/>
      <w:proofErr w:type="gramStart"/>
      <w:r w:rsidR="00DE312E">
        <w:rPr>
          <w:rFonts w:asciiTheme="majorHAnsi" w:hAnsiTheme="majorHAnsi"/>
          <w:sz w:val="24"/>
        </w:rPr>
        <w:t>.,</w:t>
      </w:r>
      <w:proofErr w:type="gramEnd"/>
      <w:r w:rsidR="00DE312E">
        <w:rPr>
          <w:rFonts w:asciiTheme="majorHAnsi" w:hAnsiTheme="majorHAnsi"/>
          <w:sz w:val="24"/>
        </w:rPr>
        <w:t xml:space="preserve"> 22</w:t>
      </w:r>
      <w:r w:rsidR="00F3646F" w:rsidRPr="00A666D1">
        <w:rPr>
          <w:rFonts w:asciiTheme="majorHAnsi" w:hAnsiTheme="majorHAnsi"/>
          <w:sz w:val="24"/>
        </w:rPr>
        <w:t>:</w:t>
      </w:r>
      <w:r w:rsidRPr="00A666D1">
        <w:rPr>
          <w:rFonts w:asciiTheme="majorHAnsi" w:hAnsiTheme="majorHAnsi"/>
          <w:sz w:val="24"/>
        </w:rPr>
        <w:t>3195-3198</w:t>
      </w:r>
      <w:r w:rsidR="00F3646F" w:rsidRPr="00A666D1">
        <w:rPr>
          <w:rFonts w:asciiTheme="majorHAnsi" w:hAnsiTheme="majorHAnsi"/>
          <w:sz w:val="24"/>
        </w:rPr>
        <w:t>.</w:t>
      </w:r>
    </w:p>
    <w:p w14:paraId="7E4508E9" w14:textId="371367C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L., </w:t>
      </w:r>
      <w:r w:rsidR="00F3646F" w:rsidRPr="00A666D1">
        <w:rPr>
          <w:rFonts w:asciiTheme="majorHAnsi" w:hAnsiTheme="majorHAnsi"/>
          <w:sz w:val="24"/>
        </w:rPr>
        <w:t xml:space="preserve">G. J. </w:t>
      </w:r>
      <w:r w:rsidRPr="00A666D1">
        <w:rPr>
          <w:rFonts w:asciiTheme="majorHAnsi" w:hAnsiTheme="majorHAnsi"/>
          <w:sz w:val="24"/>
        </w:rPr>
        <w:t xml:space="preserve">Rottman, </w:t>
      </w:r>
      <w:r w:rsidR="00F3646F" w:rsidRPr="00A666D1">
        <w:rPr>
          <w:rFonts w:asciiTheme="majorHAnsi" w:hAnsiTheme="majorHAnsi"/>
          <w:sz w:val="24"/>
        </w:rPr>
        <w:t xml:space="preserve">H. L. </w:t>
      </w:r>
      <w:r w:rsidRPr="00A666D1">
        <w:rPr>
          <w:rFonts w:asciiTheme="majorHAnsi" w:hAnsiTheme="majorHAnsi"/>
          <w:sz w:val="24"/>
        </w:rPr>
        <w:t xml:space="preserve">Kyle,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 xml:space="preserve">J. R. </w:t>
      </w:r>
      <w:r w:rsidRPr="00A666D1">
        <w:rPr>
          <w:rFonts w:asciiTheme="majorHAnsi" w:hAnsiTheme="majorHAnsi"/>
          <w:sz w:val="24"/>
        </w:rPr>
        <w:t xml:space="preserve">Hickey, and </w:t>
      </w:r>
      <w:r w:rsidR="00F3646F" w:rsidRPr="00A666D1">
        <w:rPr>
          <w:rFonts w:asciiTheme="majorHAnsi" w:hAnsiTheme="majorHAnsi"/>
          <w:sz w:val="24"/>
        </w:rPr>
        <w:t xml:space="preserve">L. C. </w:t>
      </w:r>
      <w:proofErr w:type="spellStart"/>
      <w:r w:rsidRPr="00A666D1">
        <w:rPr>
          <w:rFonts w:asciiTheme="majorHAnsi" w:hAnsiTheme="majorHAnsi"/>
          <w:sz w:val="24"/>
        </w:rPr>
        <w:t>Puga</w:t>
      </w:r>
      <w:proofErr w:type="spellEnd"/>
      <w:r w:rsidR="00F3646F" w:rsidRPr="00A666D1">
        <w:rPr>
          <w:rFonts w:asciiTheme="majorHAnsi" w:hAnsiTheme="majorHAnsi"/>
          <w:sz w:val="24"/>
        </w:rPr>
        <w:t xml:space="preserve"> (1997).</w:t>
      </w:r>
      <w:r w:rsidR="00B4584A" w:rsidRPr="00B4584A">
        <w:t xml:space="preserve"> </w:t>
      </w:r>
      <w:proofErr w:type="gramStart"/>
      <w:r w:rsidR="00B4584A" w:rsidRPr="00B4584A">
        <w:rPr>
          <w:rFonts w:asciiTheme="majorHAnsi" w:hAnsiTheme="majorHAnsi"/>
          <w:sz w:val="24"/>
        </w:rPr>
        <w:t>Detection and parameterization of variations in solar mid and near ultrav</w:t>
      </w:r>
      <w:r w:rsidR="00B4584A">
        <w:rPr>
          <w:rFonts w:asciiTheme="majorHAnsi" w:hAnsiTheme="majorHAnsi"/>
          <w:sz w:val="24"/>
        </w:rPr>
        <w:t>iolet radiation (200 to 400 nm).</w:t>
      </w:r>
      <w:proofErr w:type="gramEnd"/>
      <w:r w:rsidRPr="00A666D1">
        <w:rPr>
          <w:rFonts w:asciiTheme="majorHAnsi" w:hAnsiTheme="majorHAnsi"/>
          <w:sz w:val="24"/>
        </w:rPr>
        <w:t xml:space="preserve"> </w:t>
      </w:r>
      <w:r w:rsidRPr="00B4584A">
        <w:rPr>
          <w:rFonts w:asciiTheme="majorHAnsi" w:hAnsiTheme="majorHAnsi"/>
          <w:i/>
          <w:sz w:val="24"/>
        </w:rPr>
        <w:t xml:space="preserve">J. </w:t>
      </w:r>
      <w:proofErr w:type="spellStart"/>
      <w:r w:rsidRPr="00B4584A">
        <w:rPr>
          <w:rFonts w:asciiTheme="majorHAnsi" w:hAnsiTheme="majorHAnsi"/>
          <w:i/>
          <w:sz w:val="24"/>
        </w:rPr>
        <w:t>Geophys</w:t>
      </w:r>
      <w:proofErr w:type="spellEnd"/>
      <w:r w:rsidRPr="00B4584A">
        <w:rPr>
          <w:rFonts w:asciiTheme="majorHAnsi" w:hAnsiTheme="majorHAnsi"/>
          <w:i/>
          <w:sz w:val="24"/>
        </w:rPr>
        <w:t>. Res</w:t>
      </w:r>
      <w:r w:rsidR="00B4584A">
        <w:rPr>
          <w:rFonts w:asciiTheme="majorHAnsi" w:hAnsiTheme="majorHAnsi"/>
          <w:sz w:val="24"/>
        </w:rPr>
        <w:t>., 102:</w:t>
      </w:r>
      <w:r w:rsidRPr="00A666D1">
        <w:rPr>
          <w:rFonts w:asciiTheme="majorHAnsi" w:hAnsiTheme="majorHAnsi"/>
          <w:sz w:val="24"/>
        </w:rPr>
        <w:t>29939-29956</w:t>
      </w:r>
      <w:r w:rsidR="00F3646F" w:rsidRPr="00A666D1">
        <w:rPr>
          <w:rFonts w:asciiTheme="majorHAnsi" w:hAnsiTheme="majorHAnsi"/>
          <w:sz w:val="24"/>
        </w:rPr>
        <w:t>.</w:t>
      </w:r>
    </w:p>
    <w:p w14:paraId="3973CC67" w14:textId="7E08C8A5"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A251E9">
        <w:rPr>
          <w:rFonts w:asciiTheme="majorHAnsi" w:hAnsiTheme="majorHAnsi"/>
          <w:sz w:val="24"/>
        </w:rPr>
        <w:t>J</w:t>
      </w:r>
      <w:r w:rsidR="00D43376">
        <w:rPr>
          <w:rFonts w:asciiTheme="majorHAnsi" w:hAnsiTheme="majorHAnsi"/>
          <w:sz w:val="24"/>
        </w:rPr>
        <w:t>. Cook</w:t>
      </w:r>
      <w:r w:rsidRPr="00A666D1">
        <w:rPr>
          <w:rFonts w:asciiTheme="majorHAnsi" w:hAnsiTheme="majorHAnsi"/>
          <w:sz w:val="24"/>
        </w:rPr>
        <w:t xml:space="preserve">, </w:t>
      </w:r>
      <w:r w:rsidR="00D43376">
        <w:rPr>
          <w:rFonts w:asciiTheme="majorHAnsi" w:hAnsiTheme="majorHAnsi"/>
          <w:sz w:val="24"/>
        </w:rPr>
        <w:t xml:space="preserve">W. Marquette, </w:t>
      </w:r>
      <w:r w:rsidRPr="00A666D1">
        <w:rPr>
          <w:rFonts w:asciiTheme="majorHAnsi" w:hAnsiTheme="majorHAnsi"/>
          <w:sz w:val="24"/>
        </w:rPr>
        <w:t xml:space="preserve">and </w:t>
      </w:r>
      <w:r w:rsidR="00080E56">
        <w:rPr>
          <w:rFonts w:asciiTheme="majorHAnsi" w:hAnsiTheme="majorHAnsi"/>
          <w:sz w:val="24"/>
        </w:rPr>
        <w:t xml:space="preserve">A. </w:t>
      </w:r>
      <w:proofErr w:type="spellStart"/>
      <w:r w:rsidR="00080E56">
        <w:rPr>
          <w:rFonts w:asciiTheme="majorHAnsi" w:hAnsiTheme="majorHAnsi"/>
          <w:sz w:val="24"/>
        </w:rPr>
        <w:t>Johannesson</w:t>
      </w:r>
      <w:proofErr w:type="spellEnd"/>
      <w:r w:rsidR="00080E56">
        <w:rPr>
          <w:rFonts w:asciiTheme="majorHAnsi" w:hAnsiTheme="majorHAnsi"/>
          <w:sz w:val="24"/>
        </w:rPr>
        <w:t xml:space="preserve"> (1998</w:t>
      </w:r>
      <w:r w:rsidR="00D43376">
        <w:rPr>
          <w:rFonts w:asciiTheme="majorHAnsi" w:hAnsiTheme="majorHAnsi"/>
          <w:sz w:val="24"/>
        </w:rPr>
        <w:t>)</w:t>
      </w:r>
      <w:r w:rsidR="00080E56">
        <w:rPr>
          <w:rFonts w:asciiTheme="majorHAnsi" w:hAnsiTheme="majorHAnsi"/>
          <w:sz w:val="24"/>
        </w:rPr>
        <w:t>.</w:t>
      </w:r>
      <w:r w:rsidR="00D43376">
        <w:rPr>
          <w:rFonts w:asciiTheme="majorHAnsi" w:hAnsiTheme="majorHAnsi"/>
          <w:sz w:val="24"/>
        </w:rPr>
        <w:t xml:space="preserve"> </w:t>
      </w:r>
      <w:proofErr w:type="gramStart"/>
      <w:r w:rsidR="00D43376" w:rsidRPr="00D43376">
        <w:rPr>
          <w:rFonts w:ascii="Arial" w:hAnsi="Arial" w:cs="Times New Roman"/>
          <w:snapToGrid w:val="0"/>
          <w:sz w:val="24"/>
        </w:rPr>
        <w:t>Magnetic modulation of the solar irradiance cycle</w:t>
      </w:r>
      <w:r w:rsidR="00D43376" w:rsidRPr="00D43376">
        <w:rPr>
          <w:rFonts w:ascii="Calibri" w:hAnsi="Calibri"/>
          <w:i/>
          <w:sz w:val="24"/>
        </w:rPr>
        <w:t>.</w:t>
      </w:r>
      <w:proofErr w:type="gramEnd"/>
      <w:r w:rsidR="00D43376" w:rsidRPr="00D43376">
        <w:rPr>
          <w:rFonts w:ascii="Calibri" w:hAnsi="Calibri"/>
          <w:i/>
          <w:sz w:val="24"/>
        </w:rPr>
        <w:t xml:space="preserve"> </w:t>
      </w:r>
      <w:proofErr w:type="spellStart"/>
      <w:r w:rsidRPr="00D43376">
        <w:rPr>
          <w:rFonts w:asciiTheme="majorHAnsi" w:hAnsiTheme="majorHAnsi"/>
          <w:i/>
          <w:sz w:val="24"/>
        </w:rPr>
        <w:t>Astrophys</w:t>
      </w:r>
      <w:proofErr w:type="spellEnd"/>
      <w:r w:rsidRPr="00D43376">
        <w:rPr>
          <w:rFonts w:asciiTheme="majorHAnsi" w:hAnsiTheme="majorHAnsi"/>
          <w:i/>
          <w:sz w:val="24"/>
        </w:rPr>
        <w:t>. J</w:t>
      </w:r>
      <w:r w:rsidR="00D43376">
        <w:rPr>
          <w:rFonts w:asciiTheme="majorHAnsi" w:hAnsiTheme="majorHAnsi"/>
          <w:sz w:val="24"/>
        </w:rPr>
        <w:t xml:space="preserve">., 492: </w:t>
      </w:r>
      <w:r w:rsidRPr="00A666D1">
        <w:rPr>
          <w:rFonts w:asciiTheme="majorHAnsi" w:hAnsiTheme="majorHAnsi"/>
          <w:sz w:val="24"/>
        </w:rPr>
        <w:t>390-401</w:t>
      </w:r>
      <w:r w:rsidR="00D43376">
        <w:rPr>
          <w:rFonts w:asciiTheme="majorHAnsi" w:hAnsiTheme="majorHAnsi"/>
          <w:sz w:val="24"/>
        </w:rPr>
        <w:t>.</w:t>
      </w:r>
    </w:p>
    <w:p w14:paraId="2A756BB4" w14:textId="437F23A8" w:rsidR="00425D6B" w:rsidRPr="00A666D1" w:rsidRDefault="00425D6B" w:rsidP="0026122C">
      <w:pPr>
        <w:pStyle w:val="CDRReference"/>
        <w:spacing w:before="120" w:after="120"/>
        <w:rPr>
          <w:rFonts w:asciiTheme="majorHAnsi" w:hAnsiTheme="majorHAnsi"/>
          <w:sz w:val="24"/>
        </w:rPr>
      </w:pPr>
      <w:proofErr w:type="gramStart"/>
      <w:r w:rsidRPr="00A666D1">
        <w:rPr>
          <w:rFonts w:asciiTheme="majorHAnsi" w:hAnsiTheme="majorHAnsi"/>
          <w:sz w:val="24"/>
        </w:rPr>
        <w:t>Lean, J.</w:t>
      </w:r>
      <w:r w:rsidR="00080E56">
        <w:rPr>
          <w:rFonts w:asciiTheme="majorHAnsi" w:hAnsiTheme="majorHAnsi"/>
          <w:sz w:val="24"/>
        </w:rPr>
        <w:t xml:space="preserve"> </w:t>
      </w:r>
      <w:r w:rsidRPr="00A666D1">
        <w:rPr>
          <w:rFonts w:asciiTheme="majorHAnsi" w:hAnsiTheme="majorHAnsi"/>
          <w:sz w:val="24"/>
        </w:rPr>
        <w:t xml:space="preserve">L., </w:t>
      </w:r>
      <w:r w:rsidR="00080E56">
        <w:rPr>
          <w:rFonts w:asciiTheme="majorHAnsi" w:hAnsiTheme="majorHAnsi"/>
          <w:sz w:val="24"/>
        </w:rPr>
        <w:t xml:space="preserve">O. R. </w:t>
      </w:r>
      <w:r w:rsidRPr="00A666D1">
        <w:rPr>
          <w:rFonts w:asciiTheme="majorHAnsi" w:hAnsiTheme="majorHAnsi"/>
          <w:sz w:val="24"/>
        </w:rPr>
        <w:t xml:space="preserve">White, </w:t>
      </w:r>
      <w:r w:rsidR="00080E56">
        <w:rPr>
          <w:rFonts w:asciiTheme="majorHAnsi" w:hAnsiTheme="majorHAnsi"/>
          <w:sz w:val="24"/>
        </w:rPr>
        <w:t>W. C.</w:t>
      </w:r>
      <w:r w:rsidRPr="00A666D1">
        <w:rPr>
          <w:rFonts w:asciiTheme="majorHAnsi" w:hAnsiTheme="majorHAnsi"/>
          <w:sz w:val="24"/>
        </w:rPr>
        <w:t xml:space="preserve"> Livingston, and </w:t>
      </w:r>
      <w:r w:rsidR="00080E56">
        <w:rPr>
          <w:rFonts w:asciiTheme="majorHAnsi" w:hAnsiTheme="majorHAnsi"/>
          <w:sz w:val="24"/>
        </w:rPr>
        <w:t xml:space="preserve">J. M. </w:t>
      </w:r>
      <w:proofErr w:type="spellStart"/>
      <w:r w:rsidR="00080E56">
        <w:rPr>
          <w:rFonts w:asciiTheme="majorHAnsi" w:hAnsiTheme="majorHAnsi"/>
          <w:sz w:val="24"/>
        </w:rPr>
        <w:t>Picone</w:t>
      </w:r>
      <w:proofErr w:type="spellEnd"/>
      <w:r w:rsidR="00080E56">
        <w:rPr>
          <w:rFonts w:asciiTheme="majorHAnsi" w:hAnsiTheme="majorHAnsi"/>
          <w:sz w:val="24"/>
        </w:rPr>
        <w:t xml:space="preserve"> (</w:t>
      </w:r>
      <w:r w:rsidR="0091601C">
        <w:rPr>
          <w:rFonts w:asciiTheme="majorHAnsi" w:hAnsiTheme="majorHAnsi"/>
          <w:sz w:val="24"/>
        </w:rPr>
        <w:t>2001)</w:t>
      </w:r>
      <w:r w:rsidRPr="00A666D1">
        <w:rPr>
          <w:rFonts w:asciiTheme="majorHAnsi" w:hAnsiTheme="majorHAnsi"/>
          <w:sz w:val="24"/>
        </w:rPr>
        <w:t xml:space="preserve"> </w:t>
      </w:r>
      <w:r w:rsidR="0091601C">
        <w:rPr>
          <w:rFonts w:ascii="Arial" w:hAnsi="Arial"/>
        </w:rPr>
        <w:t>Variability of a composite chromospheric irradiance index during the 11-year activity cycle and over longer time period.</w:t>
      </w:r>
      <w:proofErr w:type="gramEnd"/>
      <w:r w:rsidR="0091601C">
        <w:rPr>
          <w:rFonts w:ascii="Arial" w:hAnsi="Arial"/>
        </w:rPr>
        <w:t xml:space="preserve"> </w:t>
      </w:r>
      <w:r w:rsidRPr="0091601C">
        <w:rPr>
          <w:rFonts w:asciiTheme="majorHAnsi" w:hAnsiTheme="majorHAnsi"/>
          <w:i/>
          <w:sz w:val="24"/>
        </w:rPr>
        <w:t xml:space="preserve">J. </w:t>
      </w:r>
      <w:proofErr w:type="spellStart"/>
      <w:r w:rsidRPr="0091601C">
        <w:rPr>
          <w:rFonts w:asciiTheme="majorHAnsi" w:hAnsiTheme="majorHAnsi"/>
          <w:i/>
          <w:sz w:val="24"/>
        </w:rPr>
        <w:t>Geophys</w:t>
      </w:r>
      <w:proofErr w:type="spellEnd"/>
      <w:r w:rsidRPr="0091601C">
        <w:rPr>
          <w:rFonts w:asciiTheme="majorHAnsi" w:hAnsiTheme="majorHAnsi"/>
          <w:i/>
          <w:sz w:val="24"/>
        </w:rPr>
        <w:t xml:space="preserve">. </w:t>
      </w:r>
      <w:proofErr w:type="gramStart"/>
      <w:r w:rsidRPr="0091601C">
        <w:rPr>
          <w:rFonts w:asciiTheme="majorHAnsi" w:hAnsiTheme="majorHAnsi"/>
          <w:i/>
          <w:sz w:val="24"/>
        </w:rPr>
        <w:t>Res</w:t>
      </w:r>
      <w:r w:rsidRPr="00A666D1">
        <w:rPr>
          <w:rFonts w:asciiTheme="majorHAnsi" w:hAnsiTheme="majorHAnsi"/>
          <w:sz w:val="24"/>
        </w:rPr>
        <w:t>., 106, 10,645-10,658</w:t>
      </w:r>
      <w:r w:rsidR="0091601C">
        <w:rPr>
          <w:rFonts w:asciiTheme="majorHAnsi" w:hAnsiTheme="majorHAnsi"/>
          <w:sz w:val="24"/>
        </w:rPr>
        <w:t>.</w:t>
      </w:r>
      <w:proofErr w:type="gramEnd"/>
    </w:p>
    <w:p w14:paraId="75B19B86" w14:textId="39927DB4" w:rsidR="00425D6B" w:rsidRPr="00A666D1" w:rsidRDefault="00F146C6" w:rsidP="0026122C">
      <w:pPr>
        <w:pStyle w:val="CDRReference"/>
        <w:spacing w:before="120" w:after="120"/>
        <w:rPr>
          <w:rFonts w:asciiTheme="majorHAnsi" w:hAnsiTheme="majorHAnsi"/>
          <w:sz w:val="24"/>
        </w:rPr>
      </w:pPr>
      <w:r>
        <w:rPr>
          <w:rFonts w:asciiTheme="majorHAnsi" w:hAnsiTheme="majorHAnsi"/>
          <w:sz w:val="24"/>
        </w:rPr>
        <w:t>Lean, Judith</w:t>
      </w:r>
      <w:r w:rsidR="00080E56">
        <w:rPr>
          <w:rFonts w:asciiTheme="majorHAnsi" w:hAnsiTheme="majorHAnsi"/>
          <w:sz w:val="24"/>
        </w:rPr>
        <w:t xml:space="preserve"> (2000).</w:t>
      </w:r>
      <w:r w:rsidR="00425D6B" w:rsidRPr="00A666D1">
        <w:rPr>
          <w:rFonts w:asciiTheme="majorHAnsi" w:hAnsiTheme="majorHAnsi"/>
          <w:sz w:val="24"/>
        </w:rPr>
        <w:t xml:space="preserve"> </w:t>
      </w:r>
      <w:proofErr w:type="gramStart"/>
      <w:r w:rsidRPr="00F146C6">
        <w:rPr>
          <w:rFonts w:asciiTheme="majorHAnsi" w:hAnsiTheme="majorHAnsi"/>
          <w:sz w:val="24"/>
        </w:rPr>
        <w:t>Evolution of the Sun’s Spectral Irrad</w:t>
      </w:r>
      <w:r>
        <w:rPr>
          <w:rFonts w:asciiTheme="majorHAnsi" w:hAnsiTheme="majorHAnsi"/>
          <w:sz w:val="24"/>
        </w:rPr>
        <w:t>iance since the Maunder Minimum.</w:t>
      </w:r>
      <w:proofErr w:type="gramEnd"/>
      <w:r w:rsidRPr="00F146C6">
        <w:rPr>
          <w:rFonts w:asciiTheme="majorHAnsi" w:hAnsiTheme="majorHAnsi"/>
          <w:sz w:val="24"/>
        </w:rPr>
        <w:t xml:space="preserve"> </w:t>
      </w:r>
      <w:proofErr w:type="spellStart"/>
      <w:r w:rsidR="00425D6B" w:rsidRPr="00A251E9">
        <w:rPr>
          <w:rFonts w:asciiTheme="majorHAnsi" w:hAnsiTheme="majorHAnsi"/>
          <w:i/>
          <w:sz w:val="24"/>
        </w:rPr>
        <w:t>Geophys</w:t>
      </w:r>
      <w:proofErr w:type="spellEnd"/>
      <w:r w:rsidR="00425D6B" w:rsidRPr="00A251E9">
        <w:rPr>
          <w:rFonts w:asciiTheme="majorHAnsi" w:hAnsiTheme="majorHAnsi"/>
          <w:i/>
          <w:sz w:val="24"/>
        </w:rPr>
        <w:t xml:space="preserve">. Res. </w:t>
      </w:r>
      <w:proofErr w:type="spellStart"/>
      <w:r w:rsidR="00425D6B" w:rsidRPr="00A251E9">
        <w:rPr>
          <w:rFonts w:asciiTheme="majorHAnsi" w:hAnsiTheme="majorHAnsi"/>
          <w:i/>
          <w:sz w:val="24"/>
        </w:rPr>
        <w:t>Lett</w:t>
      </w:r>
      <w:proofErr w:type="spellEnd"/>
      <w:proofErr w:type="gramStart"/>
      <w:r w:rsidR="00080E56">
        <w:rPr>
          <w:rFonts w:asciiTheme="majorHAnsi" w:hAnsiTheme="majorHAnsi"/>
          <w:sz w:val="24"/>
        </w:rPr>
        <w:t>.,</w:t>
      </w:r>
      <w:proofErr w:type="gramEnd"/>
      <w:r w:rsidR="00080E56">
        <w:rPr>
          <w:rFonts w:asciiTheme="majorHAnsi" w:hAnsiTheme="majorHAnsi"/>
          <w:sz w:val="24"/>
        </w:rPr>
        <w:t xml:space="preserve"> 27:</w:t>
      </w:r>
      <w:r w:rsidR="00425D6B" w:rsidRPr="00A666D1">
        <w:rPr>
          <w:rFonts w:asciiTheme="majorHAnsi" w:hAnsiTheme="majorHAnsi"/>
          <w:sz w:val="24"/>
        </w:rPr>
        <w:t>2425-2428</w:t>
      </w:r>
      <w:r w:rsidR="00080E56">
        <w:rPr>
          <w:rFonts w:asciiTheme="majorHAnsi" w:hAnsiTheme="majorHAnsi"/>
          <w:sz w:val="24"/>
        </w:rPr>
        <w:t>.</w:t>
      </w:r>
    </w:p>
    <w:p w14:paraId="39A85A4B" w14:textId="65DEC75C"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197A86">
        <w:rPr>
          <w:rFonts w:asciiTheme="majorHAnsi" w:hAnsiTheme="majorHAnsi"/>
          <w:sz w:val="24"/>
        </w:rPr>
        <w:t xml:space="preserve">G. Rottman, J. Harder, </w:t>
      </w:r>
      <w:r w:rsidRPr="00A666D1">
        <w:rPr>
          <w:rFonts w:asciiTheme="majorHAnsi" w:hAnsiTheme="majorHAnsi"/>
          <w:sz w:val="24"/>
        </w:rPr>
        <w:t xml:space="preserve">and </w:t>
      </w:r>
      <w:r w:rsidR="00197A86">
        <w:rPr>
          <w:rFonts w:asciiTheme="majorHAnsi" w:hAnsiTheme="majorHAnsi"/>
          <w:sz w:val="24"/>
        </w:rPr>
        <w:t xml:space="preserve">G. Kopp (2005). </w:t>
      </w:r>
      <w:proofErr w:type="gramStart"/>
      <w:r w:rsidR="00197A86" w:rsidRPr="00197A86">
        <w:rPr>
          <w:rFonts w:asciiTheme="majorHAnsi" w:hAnsiTheme="majorHAnsi"/>
          <w:sz w:val="24"/>
        </w:rPr>
        <w:t>SORCE contributions to new understanding of global change and solar variability</w:t>
      </w:r>
      <w:r w:rsidR="00197A86">
        <w:rPr>
          <w:rFonts w:asciiTheme="majorHAnsi" w:hAnsiTheme="majorHAnsi"/>
          <w:sz w:val="24"/>
        </w:rPr>
        <w:t>.</w:t>
      </w:r>
      <w:proofErr w:type="gramEnd"/>
      <w:r w:rsidRPr="00A666D1">
        <w:rPr>
          <w:rFonts w:asciiTheme="majorHAnsi" w:hAnsiTheme="majorHAnsi"/>
          <w:sz w:val="24"/>
        </w:rPr>
        <w:t xml:space="preserve"> </w:t>
      </w:r>
      <w:r w:rsidRPr="00197A86">
        <w:rPr>
          <w:rFonts w:asciiTheme="majorHAnsi" w:hAnsiTheme="majorHAnsi"/>
          <w:i/>
          <w:sz w:val="24"/>
        </w:rPr>
        <w:t>Solar Phys</w:t>
      </w:r>
      <w:r w:rsidRPr="00A666D1">
        <w:rPr>
          <w:rFonts w:asciiTheme="majorHAnsi" w:hAnsiTheme="majorHAnsi"/>
          <w:sz w:val="24"/>
        </w:rPr>
        <w:t>., 230, 27-53, DOI: 10.1007/s11207-005-1527-2</w:t>
      </w:r>
    </w:p>
    <w:p w14:paraId="0A9CB768" w14:textId="012DD75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Lean, J., </w:t>
      </w:r>
      <w:r w:rsidR="007F4187">
        <w:rPr>
          <w:rFonts w:asciiTheme="majorHAnsi" w:hAnsiTheme="majorHAnsi"/>
          <w:sz w:val="24"/>
        </w:rPr>
        <w:t>Y</w:t>
      </w:r>
      <w:proofErr w:type="gramStart"/>
      <w:r w:rsidR="007F4187">
        <w:rPr>
          <w:rFonts w:asciiTheme="majorHAnsi" w:hAnsiTheme="majorHAnsi"/>
          <w:sz w:val="24"/>
        </w:rPr>
        <w:t>.-</w:t>
      </w:r>
      <w:proofErr w:type="gramEnd"/>
      <w:r w:rsidR="007F4187">
        <w:rPr>
          <w:rFonts w:asciiTheme="majorHAnsi" w:hAnsiTheme="majorHAnsi"/>
          <w:sz w:val="24"/>
        </w:rPr>
        <w:t>M.</w:t>
      </w:r>
      <w:r w:rsidR="007F4187" w:rsidRPr="00A666D1">
        <w:rPr>
          <w:rFonts w:asciiTheme="majorHAnsi" w:hAnsiTheme="majorHAnsi"/>
          <w:sz w:val="24"/>
        </w:rPr>
        <w:t xml:space="preserve"> </w:t>
      </w:r>
      <w:r w:rsidRPr="00A666D1">
        <w:rPr>
          <w:rFonts w:asciiTheme="majorHAnsi" w:hAnsiTheme="majorHAnsi"/>
          <w:sz w:val="24"/>
        </w:rPr>
        <w:t xml:space="preserve">Wang, and </w:t>
      </w:r>
      <w:r w:rsidR="007F4187">
        <w:rPr>
          <w:rFonts w:asciiTheme="majorHAnsi" w:hAnsiTheme="majorHAnsi"/>
          <w:sz w:val="24"/>
        </w:rPr>
        <w:t xml:space="preserve">N. R. </w:t>
      </w:r>
      <w:proofErr w:type="spellStart"/>
      <w:r w:rsidR="007F4187">
        <w:rPr>
          <w:rFonts w:asciiTheme="majorHAnsi" w:hAnsiTheme="majorHAnsi"/>
          <w:sz w:val="24"/>
        </w:rPr>
        <w:t>Sheeley</w:t>
      </w:r>
      <w:proofErr w:type="spellEnd"/>
      <w:r w:rsidR="007F4187">
        <w:rPr>
          <w:rFonts w:asciiTheme="majorHAnsi" w:hAnsiTheme="majorHAnsi"/>
          <w:sz w:val="24"/>
        </w:rPr>
        <w:t>, Jr.</w:t>
      </w:r>
      <w:r w:rsidRPr="00A666D1">
        <w:rPr>
          <w:rFonts w:asciiTheme="majorHAnsi" w:hAnsiTheme="majorHAnsi"/>
          <w:sz w:val="24"/>
        </w:rPr>
        <w:t xml:space="preserve"> </w:t>
      </w:r>
      <w:r w:rsidR="007F4187">
        <w:rPr>
          <w:rFonts w:asciiTheme="majorHAnsi" w:hAnsiTheme="majorHAnsi"/>
          <w:sz w:val="24"/>
        </w:rPr>
        <w:t>(2002).</w:t>
      </w:r>
      <w:r w:rsidR="007F4187" w:rsidRPr="007F4187">
        <w:t xml:space="preserve"> </w:t>
      </w:r>
      <w:r w:rsidR="007F4187" w:rsidRPr="007F4187">
        <w:rPr>
          <w:rFonts w:asciiTheme="majorHAnsi" w:hAnsiTheme="majorHAnsi"/>
          <w:sz w:val="24"/>
        </w:rPr>
        <w:t>The effect of increasing solar activity on the Sun’s total and open magnetic flux during multiple cycles; Implications for solar forcing of climate</w:t>
      </w:r>
      <w:r w:rsidR="007F4187">
        <w:rPr>
          <w:rFonts w:asciiTheme="majorHAnsi" w:hAnsiTheme="majorHAnsi"/>
          <w:sz w:val="24"/>
        </w:rPr>
        <w:t>.</w:t>
      </w:r>
      <w:r w:rsidRPr="00A666D1">
        <w:rPr>
          <w:rFonts w:asciiTheme="majorHAnsi" w:hAnsiTheme="majorHAnsi"/>
          <w:sz w:val="24"/>
        </w:rPr>
        <w:t xml:space="preserve"> </w:t>
      </w:r>
      <w:proofErr w:type="spellStart"/>
      <w:r w:rsidRPr="007F4187">
        <w:rPr>
          <w:rFonts w:asciiTheme="majorHAnsi" w:hAnsiTheme="majorHAnsi"/>
          <w:i/>
          <w:sz w:val="24"/>
        </w:rPr>
        <w:t>Geophys</w:t>
      </w:r>
      <w:proofErr w:type="spellEnd"/>
      <w:r w:rsidRPr="007F4187">
        <w:rPr>
          <w:rFonts w:asciiTheme="majorHAnsi" w:hAnsiTheme="majorHAnsi"/>
          <w:i/>
          <w:sz w:val="24"/>
        </w:rPr>
        <w:t xml:space="preserve">. Res. </w:t>
      </w:r>
      <w:proofErr w:type="spellStart"/>
      <w:r w:rsidRPr="007F4187">
        <w:rPr>
          <w:rFonts w:asciiTheme="majorHAnsi" w:hAnsiTheme="majorHAnsi"/>
          <w:i/>
          <w:sz w:val="24"/>
        </w:rPr>
        <w:t>Lett</w:t>
      </w:r>
      <w:proofErr w:type="spellEnd"/>
      <w:proofErr w:type="gramStart"/>
      <w:r w:rsidRPr="00A666D1">
        <w:rPr>
          <w:rFonts w:asciiTheme="majorHAnsi" w:hAnsiTheme="majorHAnsi"/>
          <w:sz w:val="24"/>
        </w:rPr>
        <w:t>.,</w:t>
      </w:r>
      <w:proofErr w:type="gramEnd"/>
      <w:r w:rsidRPr="00A666D1">
        <w:rPr>
          <w:rFonts w:asciiTheme="majorHAnsi" w:hAnsiTheme="majorHAnsi"/>
          <w:sz w:val="24"/>
        </w:rPr>
        <w:t xml:space="preserve"> 29, doi:10.1029/2002GL015880</w:t>
      </w:r>
      <w:r w:rsidR="007F4187">
        <w:rPr>
          <w:rFonts w:asciiTheme="majorHAnsi" w:hAnsiTheme="majorHAnsi"/>
          <w:sz w:val="24"/>
        </w:rPr>
        <w:t>.</w:t>
      </w:r>
    </w:p>
    <w:p w14:paraId="3934C130" w14:textId="46A82FC9" w:rsidR="00425D6B" w:rsidRPr="00A666D1" w:rsidRDefault="00197A86" w:rsidP="0026122C">
      <w:pPr>
        <w:pStyle w:val="CDRReference"/>
        <w:spacing w:before="120" w:after="120"/>
        <w:rPr>
          <w:rFonts w:asciiTheme="majorHAnsi" w:hAnsiTheme="majorHAnsi"/>
          <w:sz w:val="24"/>
        </w:rPr>
      </w:pPr>
      <w:r>
        <w:rPr>
          <w:rFonts w:asciiTheme="majorHAnsi" w:hAnsiTheme="majorHAnsi"/>
          <w:sz w:val="24"/>
        </w:rPr>
        <w:lastRenderedPageBreak/>
        <w:t>Lean, J.</w:t>
      </w:r>
      <w:r w:rsidR="00425D6B" w:rsidRPr="00A666D1">
        <w:rPr>
          <w:rFonts w:asciiTheme="majorHAnsi" w:hAnsiTheme="majorHAnsi"/>
          <w:sz w:val="24"/>
        </w:rPr>
        <w:t xml:space="preserve"> L., and </w:t>
      </w:r>
      <w:r>
        <w:rPr>
          <w:rFonts w:asciiTheme="majorHAnsi" w:hAnsiTheme="majorHAnsi"/>
          <w:sz w:val="24"/>
        </w:rPr>
        <w:t>T. N. Woods (</w:t>
      </w:r>
      <w:r w:rsidR="00A251E9">
        <w:rPr>
          <w:rFonts w:asciiTheme="majorHAnsi" w:hAnsiTheme="majorHAnsi"/>
          <w:sz w:val="24"/>
        </w:rPr>
        <w:t>2010</w:t>
      </w:r>
      <w:r>
        <w:rPr>
          <w:rFonts w:asciiTheme="majorHAnsi" w:hAnsiTheme="majorHAnsi"/>
          <w:sz w:val="24"/>
        </w:rPr>
        <w:t xml:space="preserve">). </w:t>
      </w:r>
      <w:r w:rsidR="00430323">
        <w:rPr>
          <w:rFonts w:ascii="Arial" w:hAnsi="Arial"/>
        </w:rPr>
        <w:t>Solar spectral i</w:t>
      </w:r>
      <w:r w:rsidRPr="00F13991">
        <w:rPr>
          <w:rFonts w:ascii="Arial" w:hAnsi="Arial"/>
        </w:rPr>
        <w:t>rradianc</w:t>
      </w:r>
      <w:r>
        <w:rPr>
          <w:rFonts w:ascii="Arial" w:hAnsi="Arial"/>
        </w:rPr>
        <w:t>e</w:t>
      </w:r>
      <w:r w:rsidR="00430323">
        <w:rPr>
          <w:rFonts w:ascii="Arial" w:hAnsi="Arial"/>
        </w:rPr>
        <w:t xml:space="preserve"> measurements and m</w:t>
      </w:r>
      <w:r w:rsidRPr="00F13991">
        <w:rPr>
          <w:rFonts w:ascii="Arial" w:hAnsi="Arial"/>
        </w:rPr>
        <w:t xml:space="preserve">odels, </w:t>
      </w:r>
      <w:r w:rsidR="00425D6B" w:rsidRPr="00A666D1">
        <w:rPr>
          <w:rFonts w:asciiTheme="majorHAnsi" w:hAnsiTheme="majorHAnsi"/>
          <w:sz w:val="24"/>
        </w:rPr>
        <w:t xml:space="preserve">in </w:t>
      </w:r>
      <w:r w:rsidR="00425D6B" w:rsidRPr="00197A86">
        <w:rPr>
          <w:rFonts w:asciiTheme="majorHAnsi" w:hAnsiTheme="majorHAnsi"/>
          <w:i/>
          <w:sz w:val="24"/>
        </w:rPr>
        <w:t>Evolving Solar Physics and the Climates of Earth and Space</w:t>
      </w:r>
      <w:r w:rsidR="00425D6B" w:rsidRPr="00A666D1">
        <w:rPr>
          <w:rFonts w:asciiTheme="majorHAnsi" w:hAnsiTheme="majorHAnsi"/>
          <w:sz w:val="24"/>
        </w:rPr>
        <w:t xml:space="preserve">, </w:t>
      </w:r>
      <w:proofErr w:type="spellStart"/>
      <w:r w:rsidR="00425D6B" w:rsidRPr="00A666D1">
        <w:rPr>
          <w:rFonts w:asciiTheme="majorHAnsi" w:hAnsiTheme="majorHAnsi"/>
          <w:sz w:val="24"/>
        </w:rPr>
        <w:t>Karel</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Schrijver</w:t>
      </w:r>
      <w:proofErr w:type="spellEnd"/>
      <w:r w:rsidR="00425D6B" w:rsidRPr="00A666D1">
        <w:rPr>
          <w:rFonts w:asciiTheme="majorHAnsi" w:hAnsiTheme="majorHAnsi"/>
          <w:sz w:val="24"/>
        </w:rPr>
        <w:t xml:space="preserve"> and George </w:t>
      </w:r>
      <w:proofErr w:type="spellStart"/>
      <w:r w:rsidR="00425D6B" w:rsidRPr="00A666D1">
        <w:rPr>
          <w:rFonts w:asciiTheme="majorHAnsi" w:hAnsiTheme="majorHAnsi"/>
          <w:sz w:val="24"/>
        </w:rPr>
        <w:t>Siscoe</w:t>
      </w:r>
      <w:proofErr w:type="spellEnd"/>
      <w:r w:rsidR="00425D6B" w:rsidRPr="00A666D1">
        <w:rPr>
          <w:rFonts w:asciiTheme="majorHAnsi" w:hAnsiTheme="majorHAnsi"/>
          <w:sz w:val="24"/>
        </w:rPr>
        <w:t xml:space="preserve"> (</w:t>
      </w:r>
      <w:proofErr w:type="spellStart"/>
      <w:r w:rsidR="00425D6B" w:rsidRPr="00A666D1">
        <w:rPr>
          <w:rFonts w:asciiTheme="majorHAnsi" w:hAnsiTheme="majorHAnsi"/>
          <w:sz w:val="24"/>
        </w:rPr>
        <w:t>Eds</w:t>
      </w:r>
      <w:proofErr w:type="spellEnd"/>
      <w:r w:rsidR="00425D6B" w:rsidRPr="00A666D1">
        <w:rPr>
          <w:rFonts w:asciiTheme="majorHAnsi" w:hAnsiTheme="majorHAnsi"/>
          <w:sz w:val="24"/>
        </w:rPr>
        <w:t>), Cambridge Univ. Press</w:t>
      </w:r>
      <w:r>
        <w:rPr>
          <w:rFonts w:asciiTheme="majorHAnsi" w:hAnsiTheme="majorHAnsi"/>
          <w:sz w:val="24"/>
        </w:rPr>
        <w:t>.</w:t>
      </w:r>
    </w:p>
    <w:p w14:paraId="2634D2CF" w14:textId="7149C2D0" w:rsidR="00926FE6" w:rsidRPr="00A666D1" w:rsidRDefault="00926FE6" w:rsidP="0026122C">
      <w:pPr>
        <w:pStyle w:val="CDRReference"/>
        <w:spacing w:before="120" w:after="120"/>
        <w:rPr>
          <w:rFonts w:asciiTheme="majorHAnsi" w:hAnsiTheme="majorHAnsi"/>
          <w:sz w:val="24"/>
        </w:rPr>
      </w:pPr>
      <w:r w:rsidRPr="00A666D1">
        <w:rPr>
          <w:rFonts w:asciiTheme="majorHAnsi" w:hAnsiTheme="majorHAnsi"/>
          <w:sz w:val="24"/>
        </w:rPr>
        <w:t xml:space="preserve">Lean, J. L., and </w:t>
      </w:r>
      <w:r w:rsidR="00197A86">
        <w:rPr>
          <w:rFonts w:asciiTheme="majorHAnsi" w:hAnsiTheme="majorHAnsi"/>
          <w:sz w:val="24"/>
        </w:rPr>
        <w:t xml:space="preserve">M. T. Deland (2012). </w:t>
      </w:r>
      <w:r w:rsidR="00430323">
        <w:rPr>
          <w:rFonts w:ascii="Arial" w:hAnsi="Arial"/>
        </w:rPr>
        <w:t>How does the Sun’s spectrum v</w:t>
      </w:r>
      <w:r w:rsidR="00197A86" w:rsidRPr="0025527D">
        <w:rPr>
          <w:rFonts w:ascii="Arial" w:hAnsi="Arial"/>
        </w:rPr>
        <w:t>ary?</w:t>
      </w:r>
      <w:r w:rsidR="00197A86">
        <w:rPr>
          <w:rFonts w:ascii="Arial" w:hAnsi="Arial"/>
        </w:rPr>
        <w:t xml:space="preserve"> </w:t>
      </w:r>
      <w:r w:rsidRPr="00A666D1">
        <w:rPr>
          <w:rFonts w:asciiTheme="majorHAnsi" w:hAnsiTheme="majorHAnsi"/>
          <w:sz w:val="24"/>
        </w:rPr>
        <w:t xml:space="preserve"> </w:t>
      </w:r>
      <w:r w:rsidRPr="00197A86">
        <w:rPr>
          <w:rFonts w:asciiTheme="majorHAnsi" w:hAnsiTheme="majorHAnsi"/>
          <w:i/>
          <w:sz w:val="24"/>
        </w:rPr>
        <w:t>J. Climate</w:t>
      </w:r>
      <w:r w:rsidR="00197A86">
        <w:rPr>
          <w:rFonts w:asciiTheme="majorHAnsi" w:hAnsiTheme="majorHAnsi"/>
          <w:sz w:val="24"/>
        </w:rPr>
        <w:t xml:space="preserve">, 25: </w:t>
      </w:r>
      <w:r w:rsidRPr="00A666D1">
        <w:rPr>
          <w:rFonts w:asciiTheme="majorHAnsi" w:hAnsiTheme="majorHAnsi"/>
          <w:sz w:val="24"/>
        </w:rPr>
        <w:t xml:space="preserve">2555-2560, </w:t>
      </w:r>
      <w:proofErr w:type="spellStart"/>
      <w:proofErr w:type="gramStart"/>
      <w:r w:rsidRPr="00A666D1">
        <w:rPr>
          <w:rFonts w:asciiTheme="majorHAnsi" w:hAnsiTheme="majorHAnsi"/>
          <w:sz w:val="24"/>
        </w:rPr>
        <w:t>doi</w:t>
      </w:r>
      <w:proofErr w:type="spellEnd"/>
      <w:proofErr w:type="gramEnd"/>
      <w:r w:rsidRPr="00A666D1">
        <w:rPr>
          <w:rFonts w:asciiTheme="majorHAnsi" w:hAnsiTheme="majorHAnsi"/>
          <w:sz w:val="24"/>
        </w:rPr>
        <w:t>: http://dx.doi.org/10.1175/JCLI-D-11-00571.1.</w:t>
      </w:r>
    </w:p>
    <w:p w14:paraId="63EA6EAE" w14:textId="536CB621" w:rsidR="0044663C" w:rsidRPr="00A666D1" w:rsidRDefault="0044663C" w:rsidP="0026122C">
      <w:pPr>
        <w:pStyle w:val="CDRReference"/>
        <w:spacing w:before="120" w:after="120"/>
        <w:rPr>
          <w:rFonts w:asciiTheme="majorHAnsi" w:hAnsiTheme="majorHAnsi"/>
          <w:sz w:val="24"/>
        </w:rPr>
      </w:pPr>
      <w:proofErr w:type="spellStart"/>
      <w:r w:rsidRPr="00A666D1">
        <w:rPr>
          <w:rFonts w:asciiTheme="majorHAnsi" w:hAnsiTheme="majorHAnsi"/>
          <w:sz w:val="24"/>
        </w:rPr>
        <w:t>Radick</w:t>
      </w:r>
      <w:proofErr w:type="spellEnd"/>
      <w:r w:rsidR="007161C5">
        <w:rPr>
          <w:rFonts w:asciiTheme="majorHAnsi" w:hAnsiTheme="majorHAnsi"/>
          <w:sz w:val="24"/>
        </w:rPr>
        <w:t xml:space="preserve">, R. R., G. W. Lockwood, B. A. Skiff, and S. L. </w:t>
      </w:r>
      <w:proofErr w:type="spellStart"/>
      <w:r w:rsidR="007161C5">
        <w:rPr>
          <w:rFonts w:asciiTheme="majorHAnsi" w:hAnsiTheme="majorHAnsi"/>
          <w:sz w:val="24"/>
        </w:rPr>
        <w:t>Baliunas</w:t>
      </w:r>
      <w:proofErr w:type="spellEnd"/>
      <w:r w:rsidR="007161C5">
        <w:rPr>
          <w:rFonts w:asciiTheme="majorHAnsi" w:hAnsiTheme="majorHAnsi"/>
          <w:sz w:val="24"/>
        </w:rPr>
        <w:t xml:space="preserve"> (</w:t>
      </w:r>
      <w:r w:rsidRPr="00A666D1">
        <w:rPr>
          <w:rFonts w:asciiTheme="majorHAnsi" w:hAnsiTheme="majorHAnsi"/>
          <w:sz w:val="24"/>
        </w:rPr>
        <w:t>1998</w:t>
      </w:r>
      <w:r w:rsidR="007161C5">
        <w:rPr>
          <w:rFonts w:asciiTheme="majorHAnsi" w:hAnsiTheme="majorHAnsi"/>
          <w:sz w:val="24"/>
        </w:rPr>
        <w:t>)</w:t>
      </w:r>
      <w:r w:rsidR="007161C5" w:rsidRPr="007161C5">
        <w:t xml:space="preserve"> </w:t>
      </w:r>
      <w:r w:rsidR="007161C5" w:rsidRPr="007161C5">
        <w:rPr>
          <w:rFonts w:asciiTheme="majorHAnsi" w:hAnsiTheme="majorHAnsi"/>
          <w:sz w:val="24"/>
        </w:rPr>
        <w:t>Patterns of Variation among Sun-like Stars</w:t>
      </w:r>
      <w:r w:rsidR="007161C5">
        <w:rPr>
          <w:rFonts w:asciiTheme="majorHAnsi" w:hAnsiTheme="majorHAnsi"/>
          <w:sz w:val="24"/>
        </w:rPr>
        <w:t>.</w:t>
      </w:r>
      <w:r w:rsidR="007161C5" w:rsidRPr="007161C5">
        <w:t xml:space="preserve"> </w:t>
      </w:r>
      <w:proofErr w:type="spellStart"/>
      <w:r w:rsidR="007161C5" w:rsidRPr="007161C5">
        <w:rPr>
          <w:rFonts w:asciiTheme="majorHAnsi" w:hAnsiTheme="majorHAnsi"/>
          <w:i/>
          <w:sz w:val="24"/>
        </w:rPr>
        <w:t>Astrophys</w:t>
      </w:r>
      <w:proofErr w:type="spellEnd"/>
      <w:r w:rsidR="007161C5" w:rsidRPr="007161C5">
        <w:rPr>
          <w:rFonts w:asciiTheme="majorHAnsi" w:hAnsiTheme="majorHAnsi"/>
          <w:i/>
          <w:sz w:val="24"/>
        </w:rPr>
        <w:t>. J. Suppl</w:t>
      </w:r>
      <w:r w:rsidR="007161C5">
        <w:rPr>
          <w:rFonts w:asciiTheme="majorHAnsi" w:hAnsiTheme="majorHAnsi"/>
          <w:sz w:val="24"/>
        </w:rPr>
        <w:t>. 118:</w:t>
      </w:r>
      <w:r w:rsidR="007161C5" w:rsidRPr="007161C5">
        <w:rPr>
          <w:rFonts w:asciiTheme="majorHAnsi" w:hAnsiTheme="majorHAnsi"/>
          <w:sz w:val="24"/>
        </w:rPr>
        <w:t>239 doi</w:t>
      </w:r>
      <w:proofErr w:type="gramStart"/>
      <w:r w:rsidR="007161C5" w:rsidRPr="007161C5">
        <w:rPr>
          <w:rFonts w:asciiTheme="majorHAnsi" w:hAnsiTheme="majorHAnsi"/>
          <w:sz w:val="24"/>
        </w:rPr>
        <w:t>:10.1086</w:t>
      </w:r>
      <w:proofErr w:type="gramEnd"/>
      <w:r w:rsidR="007161C5" w:rsidRPr="007161C5">
        <w:rPr>
          <w:rFonts w:asciiTheme="majorHAnsi" w:hAnsiTheme="majorHAnsi"/>
          <w:sz w:val="24"/>
        </w:rPr>
        <w:t>/313135</w:t>
      </w:r>
      <w:r w:rsidR="007161C5">
        <w:rPr>
          <w:rFonts w:asciiTheme="majorHAnsi" w:hAnsiTheme="majorHAnsi"/>
          <w:sz w:val="24"/>
        </w:rPr>
        <w:t>.</w:t>
      </w:r>
    </w:p>
    <w:p w14:paraId="00B5C894" w14:textId="6F305A0A"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Rottman, G.</w:t>
      </w:r>
      <w:r w:rsidR="0071757F">
        <w:rPr>
          <w:rFonts w:asciiTheme="majorHAnsi" w:hAnsiTheme="majorHAnsi"/>
          <w:sz w:val="24"/>
        </w:rPr>
        <w:t xml:space="preserve"> J. (2000)</w:t>
      </w:r>
      <w:r w:rsidR="00D33B59">
        <w:rPr>
          <w:rFonts w:asciiTheme="majorHAnsi" w:hAnsiTheme="majorHAnsi"/>
          <w:sz w:val="24"/>
        </w:rPr>
        <w:t>.</w:t>
      </w:r>
      <w:r w:rsidR="00D33B59" w:rsidRPr="00D33B59">
        <w:t xml:space="preserve"> </w:t>
      </w:r>
      <w:r w:rsidR="00D33B59">
        <w:rPr>
          <w:rFonts w:asciiTheme="majorHAnsi" w:hAnsiTheme="majorHAnsi"/>
          <w:sz w:val="24"/>
        </w:rPr>
        <w:t>Variations of solar ultraviolet irradiance o</w:t>
      </w:r>
      <w:r w:rsidR="00D33B59" w:rsidRPr="00D33B59">
        <w:rPr>
          <w:rFonts w:asciiTheme="majorHAnsi" w:hAnsiTheme="majorHAnsi"/>
          <w:sz w:val="24"/>
        </w:rPr>
        <w:t>bserved by the UARS SOLSTICE — 1991 to 1999</w:t>
      </w:r>
      <w:r w:rsidR="00D33B59">
        <w:rPr>
          <w:rFonts w:asciiTheme="majorHAnsi" w:hAnsiTheme="majorHAnsi"/>
          <w:sz w:val="24"/>
        </w:rPr>
        <w:t>.</w:t>
      </w:r>
      <w:r w:rsidRPr="00A666D1">
        <w:rPr>
          <w:rFonts w:asciiTheme="majorHAnsi" w:hAnsiTheme="majorHAnsi"/>
          <w:sz w:val="24"/>
        </w:rPr>
        <w:t xml:space="preserve"> </w:t>
      </w:r>
      <w:r w:rsidRPr="0071757F">
        <w:rPr>
          <w:rFonts w:asciiTheme="majorHAnsi" w:hAnsiTheme="majorHAnsi"/>
          <w:i/>
          <w:sz w:val="24"/>
        </w:rPr>
        <w:t>Space Sci. Rev</w:t>
      </w:r>
      <w:r w:rsidRPr="00A666D1">
        <w:rPr>
          <w:rFonts w:asciiTheme="majorHAnsi" w:hAnsiTheme="majorHAnsi"/>
          <w:sz w:val="24"/>
        </w:rPr>
        <w:t>., 94 (1-2), 83-91, DOI: 10.1023/A</w:t>
      </w:r>
      <w:proofErr w:type="gramStart"/>
      <w:r w:rsidRPr="00A666D1">
        <w:rPr>
          <w:rFonts w:asciiTheme="majorHAnsi" w:hAnsiTheme="majorHAnsi"/>
          <w:sz w:val="24"/>
        </w:rPr>
        <w:t>:1026786315718</w:t>
      </w:r>
      <w:proofErr w:type="gramEnd"/>
      <w:r w:rsidR="0071757F">
        <w:rPr>
          <w:rFonts w:asciiTheme="majorHAnsi" w:hAnsiTheme="majorHAnsi"/>
          <w:sz w:val="24"/>
        </w:rPr>
        <w:t>.</w:t>
      </w:r>
    </w:p>
    <w:p w14:paraId="13F314BD" w14:textId="2D5C464B" w:rsidR="00167158" w:rsidRPr="00A666D1" w:rsidRDefault="00425D6B" w:rsidP="00A251E9">
      <w:pPr>
        <w:pStyle w:val="CDRReference"/>
        <w:spacing w:before="120" w:after="120"/>
        <w:rPr>
          <w:rFonts w:asciiTheme="majorHAnsi" w:hAnsiTheme="majorHAnsi"/>
          <w:sz w:val="24"/>
        </w:rPr>
      </w:pPr>
      <w:r w:rsidRPr="00A666D1">
        <w:rPr>
          <w:rFonts w:asciiTheme="majorHAnsi" w:hAnsiTheme="majorHAnsi"/>
          <w:sz w:val="24"/>
        </w:rPr>
        <w:t>Rottman,</w:t>
      </w:r>
      <w:r w:rsidR="00A251E9">
        <w:rPr>
          <w:rFonts w:asciiTheme="majorHAnsi" w:hAnsiTheme="majorHAnsi"/>
          <w:sz w:val="24"/>
        </w:rPr>
        <w:t xml:space="preserve"> G. J., J. Harder, J. </w:t>
      </w:r>
      <w:proofErr w:type="spellStart"/>
      <w:r w:rsidR="00A251E9">
        <w:rPr>
          <w:rFonts w:asciiTheme="majorHAnsi" w:hAnsiTheme="majorHAnsi"/>
          <w:sz w:val="24"/>
        </w:rPr>
        <w:t>Fontenla</w:t>
      </w:r>
      <w:proofErr w:type="spellEnd"/>
      <w:r w:rsidR="00A251E9">
        <w:rPr>
          <w:rFonts w:asciiTheme="majorHAnsi" w:hAnsiTheme="majorHAnsi"/>
          <w:sz w:val="24"/>
        </w:rPr>
        <w:t>, T. Woods, O. R. White and G.</w:t>
      </w:r>
      <w:r w:rsidR="00A251E9" w:rsidRPr="00A251E9">
        <w:rPr>
          <w:rFonts w:asciiTheme="majorHAnsi" w:hAnsiTheme="majorHAnsi"/>
          <w:sz w:val="24"/>
        </w:rPr>
        <w:t xml:space="preserve"> M. Lawrence </w:t>
      </w:r>
      <w:r w:rsidR="00A251E9">
        <w:rPr>
          <w:rFonts w:asciiTheme="majorHAnsi" w:hAnsiTheme="majorHAnsi"/>
          <w:sz w:val="24"/>
        </w:rPr>
        <w:t xml:space="preserve">(2005). </w:t>
      </w:r>
      <w:r w:rsidR="00A251E9" w:rsidRPr="00A251E9">
        <w:rPr>
          <w:rFonts w:asciiTheme="majorHAnsi" w:hAnsiTheme="majorHAnsi"/>
          <w:sz w:val="24"/>
        </w:rPr>
        <w:t xml:space="preserve">The </w:t>
      </w:r>
      <w:r w:rsidR="00F146C6">
        <w:rPr>
          <w:rFonts w:asciiTheme="majorHAnsi" w:hAnsiTheme="majorHAnsi"/>
          <w:sz w:val="24"/>
        </w:rPr>
        <w:t>Spectral Irradiance Monitor (SIM</w:t>
      </w:r>
      <w:r w:rsidR="00A251E9" w:rsidRPr="00A251E9">
        <w:rPr>
          <w:rFonts w:asciiTheme="majorHAnsi" w:hAnsiTheme="majorHAnsi"/>
          <w:sz w:val="24"/>
        </w:rPr>
        <w:t>):</w:t>
      </w:r>
      <w:r w:rsidR="00A251E9">
        <w:rPr>
          <w:rFonts w:asciiTheme="majorHAnsi" w:hAnsiTheme="majorHAnsi"/>
          <w:sz w:val="24"/>
        </w:rPr>
        <w:t xml:space="preserve"> </w:t>
      </w:r>
      <w:r w:rsidR="00430323">
        <w:rPr>
          <w:rFonts w:asciiTheme="majorHAnsi" w:hAnsiTheme="majorHAnsi"/>
          <w:sz w:val="24"/>
        </w:rPr>
        <w:t>Early o</w:t>
      </w:r>
      <w:r w:rsidR="00A251E9" w:rsidRPr="00A251E9">
        <w:rPr>
          <w:rFonts w:asciiTheme="majorHAnsi" w:hAnsiTheme="majorHAnsi"/>
          <w:sz w:val="24"/>
        </w:rPr>
        <w:t>bservations</w:t>
      </w:r>
      <w:r w:rsidR="00A251E9">
        <w:rPr>
          <w:rFonts w:asciiTheme="majorHAnsi" w:hAnsiTheme="majorHAnsi"/>
          <w:sz w:val="24"/>
        </w:rPr>
        <w:t xml:space="preserve">. </w:t>
      </w:r>
      <w:r w:rsidR="00A251E9" w:rsidRPr="00A251E9">
        <w:rPr>
          <w:rFonts w:asciiTheme="majorHAnsi" w:hAnsiTheme="majorHAnsi"/>
          <w:i/>
          <w:sz w:val="24"/>
        </w:rPr>
        <w:t>Solar Phys</w:t>
      </w:r>
      <w:r w:rsidR="00A251E9">
        <w:rPr>
          <w:rFonts w:asciiTheme="majorHAnsi" w:hAnsiTheme="majorHAnsi"/>
          <w:sz w:val="24"/>
        </w:rPr>
        <w:t>., 230:</w:t>
      </w:r>
      <w:r w:rsidRPr="00A666D1">
        <w:rPr>
          <w:rFonts w:asciiTheme="majorHAnsi" w:hAnsiTheme="majorHAnsi"/>
          <w:sz w:val="24"/>
        </w:rPr>
        <w:t>7-25, DOI: 10.1007/ s11207-005-8112-6</w:t>
      </w:r>
      <w:r w:rsidR="00A251E9">
        <w:rPr>
          <w:rFonts w:asciiTheme="majorHAnsi" w:hAnsiTheme="majorHAnsi"/>
          <w:sz w:val="24"/>
        </w:rPr>
        <w:t>.</w:t>
      </w:r>
    </w:p>
    <w:p w14:paraId="04865383" w14:textId="3461C09E" w:rsidR="00167158" w:rsidRDefault="00F146C6" w:rsidP="0026122C">
      <w:pPr>
        <w:pStyle w:val="CDRReference"/>
        <w:spacing w:before="120" w:after="120"/>
        <w:rPr>
          <w:rFonts w:asciiTheme="majorHAnsi" w:hAnsiTheme="majorHAnsi"/>
          <w:sz w:val="24"/>
        </w:rPr>
      </w:pPr>
      <w:r>
        <w:rPr>
          <w:rFonts w:asciiTheme="majorHAnsi" w:hAnsiTheme="majorHAnsi"/>
          <w:sz w:val="24"/>
        </w:rPr>
        <w:t>Schmidt, G. A.,</w:t>
      </w:r>
      <w:r w:rsidR="00167158" w:rsidRPr="00A666D1">
        <w:rPr>
          <w:rFonts w:asciiTheme="majorHAnsi" w:hAnsiTheme="majorHAnsi"/>
          <w:sz w:val="24"/>
        </w:rPr>
        <w:t xml:space="preserve"> J. H. </w:t>
      </w:r>
      <w:proofErr w:type="spellStart"/>
      <w:r w:rsidR="00167158" w:rsidRPr="00A666D1">
        <w:rPr>
          <w:rFonts w:asciiTheme="majorHAnsi" w:hAnsiTheme="majorHAnsi"/>
          <w:sz w:val="24"/>
        </w:rPr>
        <w:t>Jungclaus</w:t>
      </w:r>
      <w:proofErr w:type="spellEnd"/>
      <w:r w:rsidR="00167158" w:rsidRPr="00A666D1">
        <w:rPr>
          <w:rFonts w:asciiTheme="majorHAnsi" w:hAnsiTheme="majorHAnsi"/>
          <w:sz w:val="24"/>
        </w:rPr>
        <w:t xml:space="preserve">, C. M. </w:t>
      </w:r>
      <w:proofErr w:type="spellStart"/>
      <w:r w:rsidR="00167158" w:rsidRPr="00A666D1">
        <w:rPr>
          <w:rFonts w:asciiTheme="majorHAnsi" w:hAnsiTheme="majorHAnsi"/>
          <w:sz w:val="24"/>
        </w:rPr>
        <w:t>Ammann</w:t>
      </w:r>
      <w:proofErr w:type="spellEnd"/>
      <w:r w:rsidR="00167158" w:rsidRPr="00A666D1">
        <w:rPr>
          <w:rFonts w:asciiTheme="majorHAnsi" w:hAnsiTheme="majorHAnsi"/>
          <w:sz w:val="24"/>
        </w:rPr>
        <w:t xml:space="preserve">, E. Bard, P. </w:t>
      </w:r>
      <w:proofErr w:type="spellStart"/>
      <w:r w:rsidR="00167158" w:rsidRPr="00A666D1">
        <w:rPr>
          <w:rFonts w:asciiTheme="majorHAnsi" w:hAnsiTheme="majorHAnsi"/>
          <w:sz w:val="24"/>
        </w:rPr>
        <w:t>Braconnot</w:t>
      </w:r>
      <w:proofErr w:type="spellEnd"/>
      <w:r w:rsidR="00167158" w:rsidRPr="00A666D1">
        <w:rPr>
          <w:rFonts w:asciiTheme="majorHAnsi" w:hAnsiTheme="majorHAnsi"/>
          <w:sz w:val="24"/>
        </w:rPr>
        <w:t>, T. J</w:t>
      </w:r>
      <w:r>
        <w:rPr>
          <w:rFonts w:asciiTheme="majorHAnsi" w:hAnsiTheme="majorHAnsi"/>
          <w:sz w:val="24"/>
        </w:rPr>
        <w:t xml:space="preserve">. Crowley, G. </w:t>
      </w:r>
      <w:proofErr w:type="spellStart"/>
      <w:r>
        <w:rPr>
          <w:rFonts w:asciiTheme="majorHAnsi" w:hAnsiTheme="majorHAnsi"/>
          <w:sz w:val="24"/>
        </w:rPr>
        <w:t>Delaygue</w:t>
      </w:r>
      <w:proofErr w:type="spellEnd"/>
      <w:r>
        <w:rPr>
          <w:rFonts w:asciiTheme="majorHAnsi" w:hAnsiTheme="majorHAnsi"/>
          <w:sz w:val="24"/>
        </w:rPr>
        <w:t xml:space="preserve">, F. </w:t>
      </w:r>
      <w:proofErr w:type="spellStart"/>
      <w:r>
        <w:rPr>
          <w:rFonts w:asciiTheme="majorHAnsi" w:hAnsiTheme="majorHAnsi"/>
          <w:sz w:val="24"/>
        </w:rPr>
        <w:t>Joos</w:t>
      </w:r>
      <w:proofErr w:type="spellEnd"/>
      <w:r w:rsidR="00167158" w:rsidRPr="00A666D1">
        <w:rPr>
          <w:rFonts w:asciiTheme="majorHAnsi" w:hAnsiTheme="majorHAnsi"/>
          <w:sz w:val="24"/>
        </w:rPr>
        <w:t xml:space="preserve">, N. A. </w:t>
      </w:r>
      <w:proofErr w:type="spellStart"/>
      <w:r w:rsidR="00167158" w:rsidRPr="00A666D1">
        <w:rPr>
          <w:rFonts w:asciiTheme="majorHAnsi" w:hAnsiTheme="majorHAnsi"/>
          <w:sz w:val="24"/>
        </w:rPr>
        <w:t>Krivova</w:t>
      </w:r>
      <w:proofErr w:type="spellEnd"/>
      <w:r w:rsidR="00167158" w:rsidRPr="00A666D1">
        <w:rPr>
          <w:rFonts w:asciiTheme="majorHAnsi" w:hAnsiTheme="majorHAnsi"/>
          <w:sz w:val="24"/>
        </w:rPr>
        <w:t>, R.</w:t>
      </w:r>
      <w:r>
        <w:rPr>
          <w:rFonts w:asciiTheme="majorHAnsi" w:hAnsiTheme="majorHAnsi"/>
          <w:sz w:val="24"/>
        </w:rPr>
        <w:t xml:space="preserve"> </w:t>
      </w:r>
      <w:proofErr w:type="spellStart"/>
      <w:r>
        <w:rPr>
          <w:rFonts w:asciiTheme="majorHAnsi" w:hAnsiTheme="majorHAnsi"/>
          <w:sz w:val="24"/>
        </w:rPr>
        <w:t>Muscheler</w:t>
      </w:r>
      <w:proofErr w:type="spellEnd"/>
      <w:r>
        <w:rPr>
          <w:rFonts w:asciiTheme="majorHAnsi" w:hAnsiTheme="majorHAnsi"/>
          <w:sz w:val="24"/>
        </w:rPr>
        <w:t>, B. L. Otto-</w:t>
      </w:r>
      <w:proofErr w:type="spellStart"/>
      <w:r>
        <w:rPr>
          <w:rFonts w:asciiTheme="majorHAnsi" w:hAnsiTheme="majorHAnsi"/>
          <w:sz w:val="24"/>
        </w:rPr>
        <w:t>Bliesner</w:t>
      </w:r>
      <w:proofErr w:type="spellEnd"/>
      <w:r>
        <w:rPr>
          <w:rFonts w:asciiTheme="majorHAnsi" w:hAnsiTheme="majorHAnsi"/>
          <w:sz w:val="24"/>
        </w:rPr>
        <w:t xml:space="preserve">, J. Pongratz1, D. T. </w:t>
      </w:r>
      <w:proofErr w:type="spellStart"/>
      <w:r>
        <w:rPr>
          <w:rFonts w:asciiTheme="majorHAnsi" w:hAnsiTheme="majorHAnsi"/>
          <w:sz w:val="24"/>
        </w:rPr>
        <w:t>Shindell</w:t>
      </w:r>
      <w:proofErr w:type="spellEnd"/>
      <w:r w:rsidR="00167158" w:rsidRPr="00A666D1">
        <w:rPr>
          <w:rFonts w:asciiTheme="majorHAnsi" w:hAnsiTheme="majorHAnsi"/>
          <w:sz w:val="24"/>
        </w:rPr>
        <w:t xml:space="preserve">, S. K. </w:t>
      </w:r>
      <w:proofErr w:type="spellStart"/>
      <w:r w:rsidR="00167158" w:rsidRPr="00A666D1">
        <w:rPr>
          <w:rFonts w:asciiTheme="majorHAnsi" w:hAnsiTheme="majorHAnsi"/>
          <w:sz w:val="24"/>
        </w:rPr>
        <w:t>Solanki</w:t>
      </w:r>
      <w:proofErr w:type="spellEnd"/>
      <w:r w:rsidR="00167158" w:rsidRPr="00A666D1">
        <w:rPr>
          <w:rFonts w:asciiTheme="majorHAnsi" w:hAnsiTheme="majorHAnsi"/>
          <w:sz w:val="24"/>
        </w:rPr>
        <w:t xml:space="preserve">, F. </w:t>
      </w:r>
      <w:proofErr w:type="spellStart"/>
      <w:r w:rsidR="00167158" w:rsidRPr="00A666D1">
        <w:rPr>
          <w:rFonts w:asciiTheme="majorHAnsi" w:hAnsiTheme="majorHAnsi"/>
          <w:sz w:val="24"/>
        </w:rPr>
        <w:t>Steinhilber</w:t>
      </w:r>
      <w:proofErr w:type="spellEnd"/>
      <w:r w:rsidR="00167158" w:rsidRPr="00A666D1">
        <w:rPr>
          <w:rFonts w:asciiTheme="majorHAnsi" w:hAnsiTheme="majorHAnsi"/>
          <w:sz w:val="24"/>
        </w:rPr>
        <w:t>, and L. E. A. Vieira</w:t>
      </w:r>
      <w:r w:rsidR="00F3646F" w:rsidRPr="00A666D1">
        <w:rPr>
          <w:rFonts w:asciiTheme="majorHAnsi" w:hAnsiTheme="majorHAnsi"/>
          <w:sz w:val="24"/>
        </w:rPr>
        <w:t xml:space="preserve"> </w:t>
      </w:r>
      <w:proofErr w:type="gramStart"/>
      <w:r w:rsidR="00F3646F" w:rsidRPr="00A666D1">
        <w:rPr>
          <w:rFonts w:asciiTheme="majorHAnsi" w:hAnsiTheme="majorHAnsi"/>
          <w:sz w:val="24"/>
        </w:rPr>
        <w:t>( 2011</w:t>
      </w:r>
      <w:proofErr w:type="gramEnd"/>
      <w:r w:rsidR="00F3646F" w:rsidRPr="00A666D1">
        <w:rPr>
          <w:rFonts w:asciiTheme="majorHAnsi" w:hAnsiTheme="majorHAnsi"/>
          <w:sz w:val="24"/>
        </w:rPr>
        <w:t>).</w:t>
      </w:r>
      <w:r w:rsidR="00167158" w:rsidRPr="00A666D1">
        <w:rPr>
          <w:rFonts w:asciiTheme="majorHAnsi" w:hAnsiTheme="majorHAnsi"/>
          <w:sz w:val="24"/>
        </w:rPr>
        <w:t xml:space="preserve"> </w:t>
      </w:r>
      <w:proofErr w:type="gramStart"/>
      <w:r w:rsidR="00FC402D" w:rsidRPr="00A666D1">
        <w:rPr>
          <w:rFonts w:asciiTheme="majorHAnsi" w:hAnsiTheme="majorHAnsi"/>
          <w:sz w:val="24"/>
        </w:rPr>
        <w:t>Climate forcing reconstructions for use in PMIP simulations of the last millennium (v1.0).</w:t>
      </w:r>
      <w:proofErr w:type="gramEnd"/>
      <w:r w:rsidR="00FC402D" w:rsidRPr="00A666D1">
        <w:rPr>
          <w:rFonts w:asciiTheme="majorHAnsi" w:hAnsiTheme="majorHAnsi"/>
          <w:sz w:val="24"/>
        </w:rPr>
        <w:t xml:space="preserve"> </w:t>
      </w:r>
      <w:proofErr w:type="spellStart"/>
      <w:r w:rsidR="00167158" w:rsidRPr="00A666D1">
        <w:rPr>
          <w:rFonts w:asciiTheme="majorHAnsi" w:hAnsiTheme="majorHAnsi"/>
          <w:i/>
          <w:sz w:val="24"/>
        </w:rPr>
        <w:t>Geosci</w:t>
      </w:r>
      <w:proofErr w:type="spellEnd"/>
      <w:r w:rsidR="00167158" w:rsidRPr="00A666D1">
        <w:rPr>
          <w:rFonts w:asciiTheme="majorHAnsi" w:hAnsiTheme="majorHAnsi"/>
          <w:i/>
          <w:sz w:val="24"/>
        </w:rPr>
        <w:t>. Model Dev</w:t>
      </w:r>
      <w:r w:rsidR="00F3646F" w:rsidRPr="00A666D1">
        <w:rPr>
          <w:rFonts w:asciiTheme="majorHAnsi" w:hAnsiTheme="majorHAnsi"/>
          <w:sz w:val="24"/>
        </w:rPr>
        <w:t>., 4:</w:t>
      </w:r>
      <w:r>
        <w:rPr>
          <w:rFonts w:asciiTheme="majorHAnsi" w:hAnsiTheme="majorHAnsi"/>
          <w:sz w:val="24"/>
        </w:rPr>
        <w:t xml:space="preserve">33–45, </w:t>
      </w:r>
      <w:r w:rsidR="00167158" w:rsidRPr="00A666D1">
        <w:rPr>
          <w:rFonts w:asciiTheme="majorHAnsi" w:hAnsiTheme="majorHAnsi"/>
          <w:sz w:val="24"/>
        </w:rPr>
        <w:t>doi</w:t>
      </w:r>
      <w:proofErr w:type="gramStart"/>
      <w:r w:rsidR="00167158" w:rsidRPr="00A666D1">
        <w:rPr>
          <w:rFonts w:asciiTheme="majorHAnsi" w:hAnsiTheme="majorHAnsi"/>
          <w:sz w:val="24"/>
        </w:rPr>
        <w:t>:10.5194</w:t>
      </w:r>
      <w:proofErr w:type="gramEnd"/>
      <w:r w:rsidR="00167158" w:rsidRPr="00A666D1">
        <w:rPr>
          <w:rFonts w:asciiTheme="majorHAnsi" w:hAnsiTheme="majorHAnsi"/>
          <w:sz w:val="24"/>
        </w:rPr>
        <w:t>/gmd-4-33-2011.</w:t>
      </w:r>
    </w:p>
    <w:p w14:paraId="239D6D61" w14:textId="3AB84494" w:rsidR="00711FD0" w:rsidRPr="00A666D1" w:rsidRDefault="00711FD0" w:rsidP="0026122C">
      <w:pPr>
        <w:pStyle w:val="CDRReference"/>
        <w:spacing w:before="120" w:after="120"/>
        <w:rPr>
          <w:rFonts w:asciiTheme="majorHAnsi" w:hAnsiTheme="majorHAnsi"/>
          <w:sz w:val="24"/>
        </w:rPr>
      </w:pPr>
      <w:proofErr w:type="spellStart"/>
      <w:r w:rsidRPr="00711FD0">
        <w:rPr>
          <w:rFonts w:asciiTheme="majorHAnsi" w:hAnsiTheme="majorHAnsi"/>
          <w:sz w:val="24"/>
        </w:rPr>
        <w:t>Skupin</w:t>
      </w:r>
      <w:proofErr w:type="spellEnd"/>
      <w:r w:rsidRPr="00711FD0">
        <w:rPr>
          <w:rFonts w:asciiTheme="majorHAnsi" w:hAnsiTheme="majorHAnsi"/>
          <w:sz w:val="24"/>
        </w:rPr>
        <w:t>, J., M. Weber, H</w:t>
      </w:r>
      <w:r>
        <w:rPr>
          <w:rFonts w:asciiTheme="majorHAnsi" w:hAnsiTheme="majorHAnsi"/>
          <w:sz w:val="24"/>
        </w:rPr>
        <w:t xml:space="preserve">. </w:t>
      </w:r>
      <w:proofErr w:type="spellStart"/>
      <w:r>
        <w:rPr>
          <w:rFonts w:asciiTheme="majorHAnsi" w:hAnsiTheme="majorHAnsi"/>
          <w:sz w:val="24"/>
        </w:rPr>
        <w:t>Bovensmann</w:t>
      </w:r>
      <w:proofErr w:type="spellEnd"/>
      <w:r>
        <w:rPr>
          <w:rFonts w:asciiTheme="majorHAnsi" w:hAnsiTheme="majorHAnsi"/>
          <w:sz w:val="24"/>
        </w:rPr>
        <w:t>, and J. P. Burrows</w:t>
      </w:r>
      <w:r w:rsidRPr="00711FD0">
        <w:rPr>
          <w:rFonts w:asciiTheme="majorHAnsi" w:hAnsiTheme="majorHAnsi"/>
          <w:sz w:val="24"/>
        </w:rPr>
        <w:t xml:space="preserve"> </w:t>
      </w:r>
      <w:r>
        <w:rPr>
          <w:rFonts w:asciiTheme="majorHAnsi" w:hAnsiTheme="majorHAnsi"/>
          <w:sz w:val="24"/>
        </w:rPr>
        <w:t>(2004).</w:t>
      </w:r>
      <w:r w:rsidRPr="00711FD0">
        <w:rPr>
          <w:rFonts w:asciiTheme="majorHAnsi" w:hAnsiTheme="majorHAnsi"/>
          <w:sz w:val="24"/>
        </w:rPr>
        <w:t xml:space="preserve"> The Mg II solar activity proxy indicator derived from GOME and SCIAMACHY. </w:t>
      </w:r>
      <w:proofErr w:type="gramStart"/>
      <w:r w:rsidRPr="00711FD0">
        <w:rPr>
          <w:rFonts w:asciiTheme="majorHAnsi" w:hAnsiTheme="majorHAnsi"/>
          <w:i/>
          <w:sz w:val="24"/>
        </w:rPr>
        <w:t xml:space="preserve">Proceedings of the ENVISAT &amp; ERS Symposium </w:t>
      </w:r>
      <w:r w:rsidRPr="00711FD0">
        <w:rPr>
          <w:rFonts w:asciiTheme="majorHAnsi" w:hAnsiTheme="majorHAnsi"/>
          <w:sz w:val="24"/>
        </w:rPr>
        <w:t>(SP-572), ESA Publications Division.</w:t>
      </w:r>
      <w:proofErr w:type="gramEnd"/>
    </w:p>
    <w:p w14:paraId="5C7AD3FD" w14:textId="49717E35" w:rsidR="00C22743" w:rsidRDefault="00C22743" w:rsidP="0026122C">
      <w:pPr>
        <w:pStyle w:val="CDRReference"/>
        <w:spacing w:before="120" w:after="120"/>
        <w:rPr>
          <w:rFonts w:asciiTheme="majorHAnsi" w:hAnsiTheme="majorHAnsi"/>
          <w:sz w:val="24"/>
        </w:rPr>
      </w:pPr>
      <w:r w:rsidRPr="00A666D1">
        <w:rPr>
          <w:rFonts w:asciiTheme="majorHAnsi" w:hAnsiTheme="majorHAnsi"/>
          <w:sz w:val="24"/>
        </w:rPr>
        <w:t xml:space="preserve">Snow, M., </w:t>
      </w:r>
      <w:r w:rsidR="00F3646F" w:rsidRPr="00A666D1">
        <w:rPr>
          <w:rFonts w:asciiTheme="majorHAnsi" w:hAnsiTheme="majorHAnsi"/>
          <w:sz w:val="24"/>
        </w:rPr>
        <w:t xml:space="preserve">W. E. </w:t>
      </w:r>
      <w:r w:rsidRPr="00A666D1">
        <w:rPr>
          <w:rFonts w:asciiTheme="majorHAnsi" w:hAnsiTheme="majorHAnsi"/>
          <w:sz w:val="24"/>
        </w:rPr>
        <w:t xml:space="preserve">McClintock, </w:t>
      </w:r>
      <w:r w:rsidR="00F3646F" w:rsidRPr="00A666D1">
        <w:rPr>
          <w:rFonts w:asciiTheme="majorHAnsi" w:hAnsiTheme="majorHAnsi"/>
          <w:sz w:val="24"/>
        </w:rPr>
        <w:t>T. N.</w:t>
      </w:r>
      <w:r w:rsidRPr="00A666D1">
        <w:rPr>
          <w:rFonts w:asciiTheme="majorHAnsi" w:hAnsiTheme="majorHAnsi"/>
          <w:sz w:val="24"/>
        </w:rPr>
        <w:t xml:space="preserve"> Woods, </w:t>
      </w:r>
      <w:r w:rsidR="00F3646F" w:rsidRPr="00A666D1">
        <w:rPr>
          <w:rFonts w:asciiTheme="majorHAnsi" w:hAnsiTheme="majorHAnsi"/>
          <w:sz w:val="24"/>
        </w:rPr>
        <w:t>O. R.</w:t>
      </w:r>
      <w:r w:rsidRPr="00A666D1">
        <w:rPr>
          <w:rFonts w:asciiTheme="majorHAnsi" w:hAnsiTheme="majorHAnsi"/>
          <w:sz w:val="24"/>
        </w:rPr>
        <w:t xml:space="preserve"> White, </w:t>
      </w:r>
      <w:r w:rsidR="00F3646F" w:rsidRPr="00A666D1">
        <w:rPr>
          <w:rFonts w:asciiTheme="majorHAnsi" w:hAnsiTheme="majorHAnsi"/>
          <w:sz w:val="24"/>
        </w:rPr>
        <w:t>J. W.</w:t>
      </w:r>
      <w:r w:rsidRPr="00A666D1">
        <w:rPr>
          <w:rFonts w:asciiTheme="majorHAnsi" w:hAnsiTheme="majorHAnsi"/>
          <w:sz w:val="24"/>
        </w:rPr>
        <w:t xml:space="preserve"> Harder, and </w:t>
      </w:r>
      <w:r w:rsidR="00F3646F" w:rsidRPr="00A666D1">
        <w:rPr>
          <w:rFonts w:asciiTheme="majorHAnsi" w:hAnsiTheme="majorHAnsi"/>
          <w:sz w:val="24"/>
        </w:rPr>
        <w:t>G. Rottman (2005).</w:t>
      </w:r>
      <w:r w:rsidRPr="00A666D1">
        <w:rPr>
          <w:rFonts w:asciiTheme="majorHAnsi" w:hAnsiTheme="majorHAnsi"/>
          <w:sz w:val="24"/>
        </w:rPr>
        <w:t xml:space="preserve"> </w:t>
      </w:r>
      <w:r w:rsidR="00D40947" w:rsidRPr="00D40947">
        <w:rPr>
          <w:rFonts w:asciiTheme="majorHAnsi" w:hAnsiTheme="majorHAnsi"/>
          <w:sz w:val="24"/>
        </w:rPr>
        <w:t>The Mg II Index from SORCE</w:t>
      </w:r>
      <w:r w:rsidR="00D40947">
        <w:rPr>
          <w:rFonts w:asciiTheme="majorHAnsi" w:hAnsiTheme="majorHAnsi"/>
          <w:sz w:val="24"/>
        </w:rPr>
        <w:t xml:space="preserve">, </w:t>
      </w:r>
      <w:r w:rsidR="00A04C62" w:rsidRPr="00A666D1">
        <w:rPr>
          <w:rFonts w:asciiTheme="majorHAnsi" w:hAnsiTheme="majorHAnsi"/>
          <w:i/>
          <w:sz w:val="24"/>
        </w:rPr>
        <w:t>Solar Phys.</w:t>
      </w:r>
      <w:r w:rsidR="00D40947">
        <w:rPr>
          <w:rFonts w:asciiTheme="majorHAnsi" w:hAnsiTheme="majorHAnsi"/>
          <w:sz w:val="24"/>
        </w:rPr>
        <w:t>, 230:</w:t>
      </w:r>
      <w:r w:rsidR="00A04C62" w:rsidRPr="00A666D1">
        <w:rPr>
          <w:rFonts w:asciiTheme="majorHAnsi" w:hAnsiTheme="majorHAnsi"/>
          <w:sz w:val="24"/>
        </w:rPr>
        <w:t xml:space="preserve">325-344. </w:t>
      </w:r>
      <w:r w:rsidRPr="00A666D1">
        <w:rPr>
          <w:rFonts w:asciiTheme="majorHAnsi" w:hAnsiTheme="majorHAnsi"/>
          <w:sz w:val="24"/>
        </w:rPr>
        <w:t xml:space="preserve"> </w:t>
      </w:r>
    </w:p>
    <w:p w14:paraId="2ECA3BBC" w14:textId="26ABA24B" w:rsidR="00711FD0" w:rsidRPr="00A666D1" w:rsidRDefault="00711FD0" w:rsidP="0026122C">
      <w:pPr>
        <w:pStyle w:val="CDRReference"/>
        <w:spacing w:before="120" w:after="120"/>
        <w:rPr>
          <w:rFonts w:asciiTheme="majorHAnsi" w:hAnsiTheme="majorHAnsi"/>
          <w:sz w:val="24"/>
        </w:rPr>
      </w:pPr>
      <w:proofErr w:type="gramStart"/>
      <w:r>
        <w:rPr>
          <w:rFonts w:asciiTheme="majorHAnsi" w:hAnsiTheme="majorHAnsi"/>
          <w:sz w:val="24"/>
        </w:rPr>
        <w:t xml:space="preserve">Snow, M. </w:t>
      </w:r>
      <w:r>
        <w:rPr>
          <w:rFonts w:ascii="Verdana" w:hAnsi="Verdana" w:cs="Verdana"/>
        </w:rPr>
        <w:t xml:space="preserve">J., M. Weber, J. </w:t>
      </w:r>
      <w:proofErr w:type="spellStart"/>
      <w:r>
        <w:rPr>
          <w:rFonts w:ascii="Verdana" w:hAnsi="Verdana" w:cs="Verdana"/>
        </w:rPr>
        <w:t>Machol</w:t>
      </w:r>
      <w:proofErr w:type="spellEnd"/>
      <w:r>
        <w:rPr>
          <w:rFonts w:ascii="Verdana" w:hAnsi="Verdana" w:cs="Verdana"/>
        </w:rPr>
        <w:t xml:space="preserve">, R. </w:t>
      </w:r>
      <w:proofErr w:type="spellStart"/>
      <w:r>
        <w:rPr>
          <w:rFonts w:ascii="Verdana" w:hAnsi="Verdana" w:cs="Verdana"/>
        </w:rPr>
        <w:t>Viereck</w:t>
      </w:r>
      <w:proofErr w:type="spellEnd"/>
      <w:r>
        <w:rPr>
          <w:rFonts w:ascii="Verdana" w:hAnsi="Verdana" w:cs="Verdana"/>
        </w:rPr>
        <w:t>, and E.</w:t>
      </w:r>
      <w:r w:rsidRPr="00711FD0">
        <w:rPr>
          <w:rFonts w:ascii="Verdana" w:hAnsi="Verdana" w:cs="Verdana"/>
        </w:rPr>
        <w:t xml:space="preserve"> Richard </w:t>
      </w:r>
      <w:r>
        <w:rPr>
          <w:rFonts w:ascii="Verdana" w:hAnsi="Verdana" w:cs="Verdana"/>
        </w:rPr>
        <w:t>(2014).</w:t>
      </w:r>
      <w:proofErr w:type="gramEnd"/>
      <w:r w:rsidRPr="00711FD0">
        <w:t xml:space="preserve"> </w:t>
      </w:r>
      <w:proofErr w:type="gramStart"/>
      <w:r w:rsidRPr="00711FD0">
        <w:rPr>
          <w:rFonts w:ascii="Verdana" w:hAnsi="Verdana" w:cs="Verdana"/>
        </w:rPr>
        <w:t>Comparison of Magnesium II core-to-wing ratio observations during solar minimum 23/24</w:t>
      </w:r>
      <w:r>
        <w:rPr>
          <w:rFonts w:ascii="Verdana" w:hAnsi="Verdana" w:cs="Verdana"/>
        </w:rPr>
        <w:t>.</w:t>
      </w:r>
      <w:proofErr w:type="gramEnd"/>
      <w:r>
        <w:rPr>
          <w:rFonts w:ascii="Verdana" w:hAnsi="Verdana" w:cs="Verdana"/>
        </w:rPr>
        <w:t xml:space="preserve"> </w:t>
      </w:r>
      <w:proofErr w:type="gramStart"/>
      <w:r w:rsidRPr="00711FD0">
        <w:rPr>
          <w:rFonts w:ascii="Verdana" w:hAnsi="Verdana" w:cs="Verdana"/>
          <w:i/>
        </w:rPr>
        <w:t xml:space="preserve">Space Weather Space </w:t>
      </w:r>
      <w:proofErr w:type="spellStart"/>
      <w:r w:rsidRPr="00711FD0">
        <w:rPr>
          <w:rFonts w:ascii="Verdana" w:hAnsi="Verdana" w:cs="Verdana"/>
          <w:i/>
        </w:rPr>
        <w:t>Clim</w:t>
      </w:r>
      <w:proofErr w:type="spellEnd"/>
      <w:r>
        <w:rPr>
          <w:rFonts w:ascii="Verdana" w:hAnsi="Verdana" w:cs="Verdana"/>
        </w:rPr>
        <w:t>.</w:t>
      </w:r>
      <w:proofErr w:type="gramEnd"/>
      <w:r>
        <w:rPr>
          <w:rFonts w:ascii="Verdana" w:hAnsi="Verdana" w:cs="Verdana"/>
        </w:rPr>
        <w:t xml:space="preserve"> </w:t>
      </w:r>
      <w:proofErr w:type="gramStart"/>
      <w:r>
        <w:rPr>
          <w:rFonts w:ascii="Verdana" w:hAnsi="Verdana" w:cs="Verdana"/>
          <w:b/>
          <w:bCs/>
        </w:rPr>
        <w:t>4</w:t>
      </w:r>
      <w:r>
        <w:rPr>
          <w:rFonts w:ascii="Verdana" w:hAnsi="Verdana" w:cs="Verdana"/>
        </w:rPr>
        <w:t xml:space="preserve">:A04, </w:t>
      </w:r>
      <w:r w:rsidRPr="00711FD0">
        <w:rPr>
          <w:rFonts w:ascii="Verdana" w:hAnsi="Verdana" w:cs="Verdana"/>
        </w:rPr>
        <w:t>http://dx.doi.org/10.1051/swsc/2014001</w:t>
      </w:r>
      <w:r>
        <w:rPr>
          <w:rFonts w:ascii="Verdana" w:hAnsi="Verdana" w:cs="Verdana"/>
        </w:rPr>
        <w:t>.</w:t>
      </w:r>
      <w:proofErr w:type="gramEnd"/>
    </w:p>
    <w:p w14:paraId="21D166F2" w14:textId="0CD71CF7"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Tapping, K. F., </w:t>
      </w:r>
      <w:r w:rsidR="00274B34">
        <w:rPr>
          <w:rFonts w:asciiTheme="majorHAnsi" w:hAnsiTheme="majorHAnsi"/>
          <w:sz w:val="24"/>
        </w:rPr>
        <w:t xml:space="preserve">D. </w:t>
      </w:r>
      <w:proofErr w:type="spellStart"/>
      <w:r w:rsidR="00274B34">
        <w:rPr>
          <w:rFonts w:asciiTheme="majorHAnsi" w:hAnsiTheme="majorHAnsi"/>
          <w:sz w:val="24"/>
        </w:rPr>
        <w:t>Boteler</w:t>
      </w:r>
      <w:proofErr w:type="spellEnd"/>
      <w:r w:rsidR="00274B34">
        <w:rPr>
          <w:rFonts w:asciiTheme="majorHAnsi" w:hAnsiTheme="majorHAnsi"/>
          <w:sz w:val="24"/>
        </w:rPr>
        <w:t xml:space="preserve">, P. Charbonneau, A. Crouch, A. Manson, </w:t>
      </w:r>
      <w:r w:rsidRPr="00A666D1">
        <w:rPr>
          <w:rFonts w:asciiTheme="majorHAnsi" w:hAnsiTheme="majorHAnsi"/>
          <w:sz w:val="24"/>
        </w:rPr>
        <w:t xml:space="preserve">and </w:t>
      </w:r>
      <w:r w:rsidR="00274B34">
        <w:rPr>
          <w:rFonts w:asciiTheme="majorHAnsi" w:hAnsiTheme="majorHAnsi"/>
          <w:sz w:val="24"/>
        </w:rPr>
        <w:t xml:space="preserve">H. Paquette (2007). </w:t>
      </w:r>
      <w:proofErr w:type="gramStart"/>
      <w:r w:rsidR="00430323">
        <w:rPr>
          <w:rFonts w:asciiTheme="majorHAnsi" w:hAnsiTheme="majorHAnsi"/>
          <w:sz w:val="24"/>
        </w:rPr>
        <w:t>Solar magnetic activity and total irradiance s</w:t>
      </w:r>
      <w:r w:rsidR="00274B34" w:rsidRPr="00274B34">
        <w:rPr>
          <w:rFonts w:asciiTheme="majorHAnsi" w:hAnsiTheme="majorHAnsi"/>
          <w:sz w:val="24"/>
        </w:rPr>
        <w:t>ince the Maunder Minimum</w:t>
      </w:r>
      <w:r w:rsidR="00274B34">
        <w:rPr>
          <w:rFonts w:asciiTheme="majorHAnsi" w:hAnsiTheme="majorHAnsi"/>
          <w:sz w:val="24"/>
        </w:rPr>
        <w:t>.</w:t>
      </w:r>
      <w:proofErr w:type="gramEnd"/>
      <w:r w:rsidRPr="00A666D1">
        <w:rPr>
          <w:rFonts w:asciiTheme="majorHAnsi" w:hAnsiTheme="majorHAnsi"/>
          <w:sz w:val="24"/>
        </w:rPr>
        <w:t xml:space="preserve"> </w:t>
      </w:r>
      <w:r w:rsidRPr="00274B34">
        <w:rPr>
          <w:rFonts w:asciiTheme="majorHAnsi" w:hAnsiTheme="majorHAnsi"/>
          <w:i/>
          <w:sz w:val="24"/>
        </w:rPr>
        <w:t>Sol. Phys</w:t>
      </w:r>
      <w:r w:rsidR="00274B34">
        <w:rPr>
          <w:rFonts w:asciiTheme="majorHAnsi" w:hAnsiTheme="majorHAnsi"/>
          <w:sz w:val="24"/>
        </w:rPr>
        <w:t>., 246</w:t>
      </w:r>
      <w:proofErr w:type="gramStart"/>
      <w:r w:rsidR="00274B34">
        <w:rPr>
          <w:rFonts w:asciiTheme="majorHAnsi" w:hAnsiTheme="majorHAnsi"/>
          <w:sz w:val="24"/>
        </w:rPr>
        <w:t>,:</w:t>
      </w:r>
      <w:proofErr w:type="gramEnd"/>
      <w:r w:rsidRPr="00A666D1">
        <w:rPr>
          <w:rFonts w:asciiTheme="majorHAnsi" w:hAnsiTheme="majorHAnsi"/>
          <w:sz w:val="24"/>
        </w:rPr>
        <w:t>309–326, doi:10.1007/s112070079047x</w:t>
      </w:r>
      <w:r w:rsidR="00274B34">
        <w:rPr>
          <w:rFonts w:asciiTheme="majorHAnsi" w:hAnsiTheme="majorHAnsi"/>
          <w:sz w:val="24"/>
        </w:rPr>
        <w:t>.</w:t>
      </w:r>
    </w:p>
    <w:p w14:paraId="628B47D8" w14:textId="4D9CBABA" w:rsidR="005754A5" w:rsidRDefault="00425D6B"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r w:rsidR="005754A5">
        <w:rPr>
          <w:rFonts w:asciiTheme="majorHAnsi" w:hAnsiTheme="majorHAnsi"/>
          <w:sz w:val="24"/>
        </w:rPr>
        <w:t xml:space="preserve">M. </w:t>
      </w:r>
      <w:proofErr w:type="spellStart"/>
      <w:r w:rsidR="005754A5">
        <w:rPr>
          <w:rFonts w:asciiTheme="majorHAnsi" w:hAnsiTheme="majorHAnsi"/>
          <w:sz w:val="24"/>
        </w:rPr>
        <w:t>Hersé</w:t>
      </w:r>
      <w:proofErr w:type="spellEnd"/>
      <w:r w:rsidR="005754A5">
        <w:rPr>
          <w:rFonts w:asciiTheme="majorHAnsi" w:hAnsiTheme="majorHAnsi"/>
          <w:sz w:val="24"/>
        </w:rPr>
        <w:t xml:space="preserve">, P. C. Simon, D. Labs, H. Mandel, D. </w:t>
      </w:r>
      <w:proofErr w:type="spellStart"/>
      <w:r w:rsidR="005754A5">
        <w:rPr>
          <w:rFonts w:asciiTheme="majorHAnsi" w:hAnsiTheme="majorHAnsi"/>
          <w:sz w:val="24"/>
        </w:rPr>
        <w:t>Gillotay</w:t>
      </w:r>
      <w:proofErr w:type="spellEnd"/>
      <w:r w:rsidR="005754A5">
        <w:rPr>
          <w:rFonts w:asciiTheme="majorHAnsi" w:hAnsiTheme="majorHAnsi"/>
          <w:sz w:val="24"/>
        </w:rPr>
        <w:t xml:space="preserve">, </w:t>
      </w:r>
      <w:r w:rsidRPr="00A666D1">
        <w:rPr>
          <w:rFonts w:asciiTheme="majorHAnsi" w:hAnsiTheme="majorHAnsi"/>
          <w:sz w:val="24"/>
        </w:rPr>
        <w:t xml:space="preserve">and </w:t>
      </w:r>
      <w:r w:rsidR="005754A5">
        <w:rPr>
          <w:rFonts w:asciiTheme="majorHAnsi" w:hAnsiTheme="majorHAnsi"/>
          <w:sz w:val="24"/>
        </w:rPr>
        <w:t xml:space="preserve">T. </w:t>
      </w:r>
      <w:proofErr w:type="spellStart"/>
      <w:r w:rsidR="005754A5">
        <w:rPr>
          <w:rFonts w:asciiTheme="majorHAnsi" w:hAnsiTheme="majorHAnsi"/>
          <w:sz w:val="24"/>
        </w:rPr>
        <w:t>Foujols</w:t>
      </w:r>
      <w:proofErr w:type="spellEnd"/>
      <w:r w:rsidR="005754A5">
        <w:rPr>
          <w:rFonts w:asciiTheme="majorHAnsi" w:hAnsiTheme="majorHAnsi"/>
          <w:sz w:val="24"/>
        </w:rPr>
        <w:t xml:space="preserve"> (1998).</w:t>
      </w:r>
      <w:r w:rsidRPr="00A666D1">
        <w:rPr>
          <w:rFonts w:asciiTheme="majorHAnsi" w:hAnsiTheme="majorHAnsi"/>
          <w:sz w:val="24"/>
        </w:rPr>
        <w:t xml:space="preserve"> </w:t>
      </w:r>
      <w:r w:rsidR="005754A5" w:rsidRPr="005754A5">
        <w:rPr>
          <w:rFonts w:asciiTheme="majorHAnsi" w:hAnsiTheme="majorHAnsi"/>
          <w:sz w:val="24"/>
        </w:rPr>
        <w:t>The visible solar spectral irradiance from 350 to 850 nm as mea</w:t>
      </w:r>
      <w:r w:rsidR="005754A5">
        <w:rPr>
          <w:rFonts w:asciiTheme="majorHAnsi" w:hAnsiTheme="majorHAnsi"/>
          <w:sz w:val="24"/>
        </w:rPr>
        <w:t>sured by the SOLSPEC spectrome</w:t>
      </w:r>
      <w:r w:rsidR="005754A5" w:rsidRPr="005754A5">
        <w:rPr>
          <w:rFonts w:asciiTheme="majorHAnsi" w:hAnsiTheme="majorHAnsi"/>
          <w:sz w:val="24"/>
        </w:rPr>
        <w:t>ter during the ATLAS I mission</w:t>
      </w:r>
      <w:r w:rsidR="005754A5">
        <w:rPr>
          <w:rFonts w:asciiTheme="majorHAnsi" w:hAnsiTheme="majorHAnsi"/>
          <w:sz w:val="24"/>
        </w:rPr>
        <w:t>.</w:t>
      </w:r>
      <w:r w:rsidR="005754A5" w:rsidRPr="00A666D1">
        <w:rPr>
          <w:rFonts w:asciiTheme="majorHAnsi" w:hAnsiTheme="majorHAnsi"/>
          <w:sz w:val="24"/>
        </w:rPr>
        <w:t xml:space="preserve"> </w:t>
      </w:r>
      <w:r w:rsidR="005754A5" w:rsidRPr="005754A5">
        <w:rPr>
          <w:rFonts w:asciiTheme="majorHAnsi" w:hAnsiTheme="majorHAnsi"/>
          <w:i/>
          <w:sz w:val="24"/>
        </w:rPr>
        <w:t>Solar Phys.,</w:t>
      </w:r>
      <w:r w:rsidR="005754A5">
        <w:rPr>
          <w:rFonts w:asciiTheme="majorHAnsi" w:hAnsiTheme="majorHAnsi"/>
          <w:sz w:val="24"/>
        </w:rPr>
        <w:t xml:space="preserve"> 177:</w:t>
      </w:r>
      <w:r w:rsidRPr="00A666D1">
        <w:rPr>
          <w:rFonts w:asciiTheme="majorHAnsi" w:hAnsiTheme="majorHAnsi"/>
          <w:sz w:val="24"/>
        </w:rPr>
        <w:t>41-61</w:t>
      </w:r>
      <w:r w:rsidR="005754A5">
        <w:rPr>
          <w:rFonts w:asciiTheme="majorHAnsi" w:hAnsiTheme="majorHAnsi"/>
          <w:sz w:val="24"/>
        </w:rPr>
        <w:t>.</w:t>
      </w:r>
    </w:p>
    <w:p w14:paraId="31027EEE" w14:textId="44FD3EFD" w:rsidR="001E1DD8" w:rsidRPr="00A666D1" w:rsidRDefault="001E1DD8" w:rsidP="0026122C">
      <w:pPr>
        <w:pStyle w:val="CDRReference"/>
        <w:spacing w:before="120" w:after="120"/>
        <w:rPr>
          <w:rFonts w:asciiTheme="majorHAnsi" w:hAnsiTheme="majorHAnsi"/>
          <w:sz w:val="24"/>
        </w:rPr>
      </w:pPr>
      <w:proofErr w:type="spellStart"/>
      <w:r w:rsidRPr="00A666D1">
        <w:rPr>
          <w:rFonts w:asciiTheme="majorHAnsi" w:hAnsiTheme="majorHAnsi"/>
          <w:sz w:val="24"/>
        </w:rPr>
        <w:t>Thuillier</w:t>
      </w:r>
      <w:proofErr w:type="spellEnd"/>
      <w:r w:rsidRPr="00A666D1">
        <w:rPr>
          <w:rFonts w:asciiTheme="majorHAnsi" w:hAnsiTheme="majorHAnsi"/>
          <w:sz w:val="24"/>
        </w:rPr>
        <w:t xml:space="preserve">, G., </w:t>
      </w:r>
      <w:proofErr w:type="spellStart"/>
      <w:r w:rsidRPr="00A666D1">
        <w:rPr>
          <w:rFonts w:asciiTheme="majorHAnsi" w:hAnsiTheme="majorHAnsi"/>
          <w:sz w:val="24"/>
        </w:rPr>
        <w:t>Melo</w:t>
      </w:r>
      <w:proofErr w:type="spellEnd"/>
      <w:r w:rsidRPr="00A666D1">
        <w:rPr>
          <w:rFonts w:asciiTheme="majorHAnsi" w:hAnsiTheme="majorHAnsi"/>
          <w:sz w:val="24"/>
        </w:rPr>
        <w:t xml:space="preserve">, S. M. L., Lean, J. L, </w:t>
      </w:r>
      <w:proofErr w:type="spellStart"/>
      <w:r w:rsidRPr="00A666D1">
        <w:rPr>
          <w:rFonts w:asciiTheme="majorHAnsi" w:hAnsiTheme="majorHAnsi"/>
          <w:sz w:val="24"/>
        </w:rPr>
        <w:t>Krivova</w:t>
      </w:r>
      <w:proofErr w:type="spellEnd"/>
      <w:r w:rsidRPr="00A666D1">
        <w:rPr>
          <w:rFonts w:asciiTheme="majorHAnsi" w:hAnsiTheme="majorHAnsi"/>
          <w:sz w:val="24"/>
        </w:rPr>
        <w:t xml:space="preserve">, N. A., Bolduc, C., </w:t>
      </w:r>
      <w:proofErr w:type="spellStart"/>
      <w:r w:rsidRPr="00A666D1">
        <w:rPr>
          <w:rFonts w:asciiTheme="majorHAnsi" w:hAnsiTheme="majorHAnsi"/>
          <w:sz w:val="24"/>
        </w:rPr>
        <w:t>Fomichev</w:t>
      </w:r>
      <w:proofErr w:type="spellEnd"/>
      <w:r w:rsidRPr="00A666D1">
        <w:rPr>
          <w:rFonts w:asciiTheme="majorHAnsi" w:hAnsiTheme="majorHAnsi"/>
          <w:sz w:val="24"/>
        </w:rPr>
        <w:t>, V. I., Charbonneau, P., Shapiro, A. I</w:t>
      </w:r>
      <w:r w:rsidR="0071757F">
        <w:rPr>
          <w:rFonts w:asciiTheme="majorHAnsi" w:hAnsiTheme="majorHAnsi"/>
          <w:sz w:val="24"/>
        </w:rPr>
        <w:t xml:space="preserve">., </w:t>
      </w:r>
      <w:proofErr w:type="spellStart"/>
      <w:r w:rsidR="0071757F">
        <w:rPr>
          <w:rFonts w:asciiTheme="majorHAnsi" w:hAnsiTheme="majorHAnsi"/>
          <w:sz w:val="24"/>
        </w:rPr>
        <w:t>Schmutz</w:t>
      </w:r>
      <w:proofErr w:type="spellEnd"/>
      <w:r w:rsidR="0071757F">
        <w:rPr>
          <w:rFonts w:asciiTheme="majorHAnsi" w:hAnsiTheme="majorHAnsi"/>
          <w:sz w:val="24"/>
        </w:rPr>
        <w:t xml:space="preserve">, W., and </w:t>
      </w:r>
      <w:proofErr w:type="spellStart"/>
      <w:r w:rsidR="0071757F">
        <w:rPr>
          <w:rFonts w:asciiTheme="majorHAnsi" w:hAnsiTheme="majorHAnsi"/>
          <w:sz w:val="24"/>
        </w:rPr>
        <w:t>Bolsée</w:t>
      </w:r>
      <w:proofErr w:type="spellEnd"/>
      <w:r w:rsidR="0071757F">
        <w:rPr>
          <w:rFonts w:asciiTheme="majorHAnsi" w:hAnsiTheme="majorHAnsi"/>
          <w:sz w:val="24"/>
        </w:rPr>
        <w:t xml:space="preserve">, D. (2013). </w:t>
      </w:r>
      <w:proofErr w:type="gramStart"/>
      <w:r w:rsidR="0071757F" w:rsidRPr="0071757F">
        <w:rPr>
          <w:rFonts w:asciiTheme="majorHAnsi" w:hAnsiTheme="majorHAnsi"/>
          <w:sz w:val="24"/>
        </w:rPr>
        <w:t>Analysis of Different Solar Spectral Irradiance Reconstructions and Their Impact on Solar Heating Rates</w:t>
      </w:r>
      <w:r w:rsidR="0071757F">
        <w:rPr>
          <w:rFonts w:asciiTheme="majorHAnsi" w:hAnsiTheme="majorHAnsi"/>
          <w:sz w:val="24"/>
        </w:rPr>
        <w:t>.</w:t>
      </w:r>
      <w:proofErr w:type="gramEnd"/>
      <w:r w:rsidR="0071757F" w:rsidRPr="00A666D1">
        <w:rPr>
          <w:rFonts w:asciiTheme="majorHAnsi" w:hAnsiTheme="majorHAnsi"/>
          <w:sz w:val="24"/>
        </w:rPr>
        <w:t xml:space="preserve"> </w:t>
      </w:r>
      <w:proofErr w:type="gramStart"/>
      <w:r w:rsidRPr="0071757F">
        <w:rPr>
          <w:rFonts w:asciiTheme="majorHAnsi" w:hAnsiTheme="majorHAnsi"/>
          <w:i/>
          <w:sz w:val="24"/>
        </w:rPr>
        <w:t>Solar Phys</w:t>
      </w:r>
      <w:r w:rsidR="0071757F">
        <w:rPr>
          <w:rFonts w:asciiTheme="majorHAnsi" w:hAnsiTheme="majorHAnsi"/>
          <w:sz w:val="24"/>
        </w:rPr>
        <w:t xml:space="preserve">., </w:t>
      </w:r>
      <w:r w:rsidR="0071757F" w:rsidRPr="0071757F">
        <w:rPr>
          <w:rFonts w:asciiTheme="majorHAnsi" w:hAnsiTheme="majorHAnsi"/>
          <w:sz w:val="24"/>
        </w:rPr>
        <w:t xml:space="preserve">DOI </w:t>
      </w:r>
      <w:r w:rsidR="0071757F">
        <w:rPr>
          <w:rFonts w:asciiTheme="majorHAnsi" w:hAnsiTheme="majorHAnsi"/>
          <w:sz w:val="24"/>
        </w:rPr>
        <w:t>10.1007/s11207-013-0381-x.</w:t>
      </w:r>
      <w:proofErr w:type="gramEnd"/>
    </w:p>
    <w:p w14:paraId="0309BF31" w14:textId="4B5A49D6" w:rsidR="00425D6B" w:rsidRPr="00A666D1" w:rsidRDefault="00425D6B" w:rsidP="0026122C">
      <w:pPr>
        <w:pStyle w:val="CDRReference"/>
        <w:spacing w:before="120" w:after="120"/>
        <w:rPr>
          <w:rFonts w:asciiTheme="majorHAnsi" w:hAnsiTheme="majorHAnsi"/>
          <w:sz w:val="24"/>
        </w:rPr>
      </w:pPr>
      <w:r w:rsidRPr="00A666D1">
        <w:rPr>
          <w:rFonts w:asciiTheme="majorHAnsi" w:hAnsiTheme="majorHAnsi"/>
          <w:sz w:val="24"/>
        </w:rPr>
        <w:t xml:space="preserve">Unruh, Y.C., </w:t>
      </w:r>
      <w:r w:rsidR="0071757F">
        <w:rPr>
          <w:rFonts w:asciiTheme="majorHAnsi" w:hAnsiTheme="majorHAnsi"/>
          <w:sz w:val="24"/>
        </w:rPr>
        <w:t xml:space="preserve">S. K. </w:t>
      </w:r>
      <w:proofErr w:type="spellStart"/>
      <w:r w:rsidR="0071757F">
        <w:rPr>
          <w:rFonts w:asciiTheme="majorHAnsi" w:hAnsiTheme="majorHAnsi"/>
          <w:sz w:val="24"/>
        </w:rPr>
        <w:t>Solanki</w:t>
      </w:r>
      <w:proofErr w:type="spellEnd"/>
      <w:r w:rsidR="0071757F">
        <w:rPr>
          <w:rFonts w:asciiTheme="majorHAnsi" w:hAnsiTheme="majorHAnsi"/>
          <w:sz w:val="24"/>
        </w:rPr>
        <w:t xml:space="preserve">, </w:t>
      </w:r>
      <w:r w:rsidRPr="00A666D1">
        <w:rPr>
          <w:rFonts w:asciiTheme="majorHAnsi" w:hAnsiTheme="majorHAnsi"/>
          <w:sz w:val="24"/>
        </w:rPr>
        <w:t xml:space="preserve">and </w:t>
      </w:r>
      <w:r w:rsidR="0071757F">
        <w:rPr>
          <w:rFonts w:asciiTheme="majorHAnsi" w:hAnsiTheme="majorHAnsi"/>
          <w:sz w:val="24"/>
        </w:rPr>
        <w:t xml:space="preserve">M. </w:t>
      </w:r>
      <w:proofErr w:type="spellStart"/>
      <w:r w:rsidR="0071757F">
        <w:rPr>
          <w:rFonts w:asciiTheme="majorHAnsi" w:hAnsiTheme="majorHAnsi"/>
          <w:sz w:val="24"/>
        </w:rPr>
        <w:t>Fligge</w:t>
      </w:r>
      <w:proofErr w:type="spellEnd"/>
      <w:r w:rsidR="0071757F">
        <w:rPr>
          <w:rFonts w:asciiTheme="majorHAnsi" w:hAnsiTheme="majorHAnsi"/>
          <w:sz w:val="24"/>
        </w:rPr>
        <w:t xml:space="preserve"> (2000)</w:t>
      </w:r>
      <w:r w:rsidR="00BD5C2A">
        <w:rPr>
          <w:rFonts w:asciiTheme="majorHAnsi" w:hAnsiTheme="majorHAnsi"/>
          <w:sz w:val="24"/>
        </w:rPr>
        <w:t>.</w:t>
      </w:r>
      <w:r w:rsidRPr="00A666D1">
        <w:rPr>
          <w:rFonts w:asciiTheme="majorHAnsi" w:hAnsiTheme="majorHAnsi"/>
          <w:sz w:val="24"/>
        </w:rPr>
        <w:t xml:space="preserve"> </w:t>
      </w:r>
      <w:proofErr w:type="spellStart"/>
      <w:r w:rsidR="00BD5C2A" w:rsidRPr="00BD5C2A">
        <w:rPr>
          <w:rFonts w:asciiTheme="majorHAnsi" w:hAnsiTheme="majorHAnsi"/>
          <w:sz w:val="24"/>
        </w:rPr>
        <w:t>Modelling</w:t>
      </w:r>
      <w:proofErr w:type="spellEnd"/>
      <w:r w:rsidR="00BD5C2A" w:rsidRPr="00BD5C2A">
        <w:rPr>
          <w:rFonts w:asciiTheme="majorHAnsi" w:hAnsiTheme="majorHAnsi"/>
          <w:sz w:val="24"/>
        </w:rPr>
        <w:t xml:space="preserve"> solar irradiance variations: Comparison with observations, including line-ratio variations</w:t>
      </w:r>
      <w:r w:rsidR="00BD5C2A">
        <w:rPr>
          <w:rFonts w:asciiTheme="majorHAnsi" w:hAnsiTheme="majorHAnsi"/>
          <w:sz w:val="24"/>
        </w:rPr>
        <w:t>.</w:t>
      </w:r>
      <w:r w:rsidR="00BD5C2A" w:rsidRPr="00BD5C2A">
        <w:rPr>
          <w:rFonts w:asciiTheme="majorHAnsi" w:hAnsiTheme="majorHAnsi"/>
          <w:sz w:val="24"/>
        </w:rPr>
        <w:t xml:space="preserve"> </w:t>
      </w:r>
      <w:r w:rsidRPr="0071757F">
        <w:rPr>
          <w:rFonts w:asciiTheme="majorHAnsi" w:hAnsiTheme="majorHAnsi"/>
          <w:i/>
          <w:sz w:val="24"/>
        </w:rPr>
        <w:t>Space Sci. Rev.</w:t>
      </w:r>
      <w:r w:rsidR="0071757F">
        <w:rPr>
          <w:rFonts w:asciiTheme="majorHAnsi" w:hAnsiTheme="majorHAnsi"/>
          <w:sz w:val="24"/>
        </w:rPr>
        <w:t>, 94 (1-2)</w:t>
      </w:r>
      <w:proofErr w:type="gramStart"/>
      <w:r w:rsidR="0071757F">
        <w:rPr>
          <w:rFonts w:asciiTheme="majorHAnsi" w:hAnsiTheme="majorHAnsi"/>
          <w:sz w:val="24"/>
        </w:rPr>
        <w:t>:</w:t>
      </w:r>
      <w:r w:rsidRPr="00A666D1">
        <w:rPr>
          <w:rFonts w:asciiTheme="majorHAnsi" w:hAnsiTheme="majorHAnsi"/>
          <w:sz w:val="24"/>
        </w:rPr>
        <w:t>145</w:t>
      </w:r>
      <w:proofErr w:type="gramEnd"/>
      <w:r w:rsidRPr="00A666D1">
        <w:rPr>
          <w:rFonts w:asciiTheme="majorHAnsi" w:hAnsiTheme="majorHAnsi"/>
          <w:sz w:val="24"/>
        </w:rPr>
        <w:t>-152, DOI: 10.1023/A:1026758904332</w:t>
      </w:r>
      <w:r w:rsidR="0071757F">
        <w:rPr>
          <w:rFonts w:asciiTheme="majorHAnsi" w:hAnsiTheme="majorHAnsi"/>
          <w:sz w:val="24"/>
        </w:rPr>
        <w:t>.</w:t>
      </w:r>
    </w:p>
    <w:p w14:paraId="27F85D7F" w14:textId="2576E493" w:rsidR="00425D6B" w:rsidRDefault="00425D6B" w:rsidP="0026122C">
      <w:pPr>
        <w:pStyle w:val="CDRReference"/>
        <w:spacing w:before="120" w:after="120"/>
        <w:rPr>
          <w:rFonts w:asciiTheme="majorHAnsi" w:hAnsiTheme="majorHAnsi"/>
          <w:sz w:val="24"/>
        </w:rPr>
      </w:pPr>
      <w:r w:rsidRPr="00A666D1">
        <w:rPr>
          <w:rFonts w:asciiTheme="majorHAnsi" w:hAnsiTheme="majorHAnsi"/>
          <w:sz w:val="24"/>
        </w:rPr>
        <w:lastRenderedPageBreak/>
        <w:t>Wang, Y</w:t>
      </w:r>
      <w:proofErr w:type="gramStart"/>
      <w:r w:rsidRPr="00A666D1">
        <w:rPr>
          <w:rFonts w:asciiTheme="majorHAnsi" w:hAnsiTheme="majorHAnsi"/>
          <w:sz w:val="24"/>
        </w:rPr>
        <w:t>.-</w:t>
      </w:r>
      <w:proofErr w:type="gramEnd"/>
      <w:r w:rsidRPr="00A666D1">
        <w:rPr>
          <w:rFonts w:asciiTheme="majorHAnsi" w:hAnsiTheme="majorHAnsi"/>
          <w:sz w:val="24"/>
        </w:rPr>
        <w:t xml:space="preserve">M., </w:t>
      </w:r>
      <w:r w:rsidR="00F3646F" w:rsidRPr="00A666D1">
        <w:rPr>
          <w:rFonts w:asciiTheme="majorHAnsi" w:hAnsiTheme="majorHAnsi"/>
          <w:sz w:val="24"/>
        </w:rPr>
        <w:t xml:space="preserve">J. L. </w:t>
      </w:r>
      <w:r w:rsidRPr="00A666D1">
        <w:rPr>
          <w:rFonts w:asciiTheme="majorHAnsi" w:hAnsiTheme="majorHAnsi"/>
          <w:sz w:val="24"/>
        </w:rPr>
        <w:t xml:space="preserve">Lean, and </w:t>
      </w:r>
      <w:r w:rsidR="00F3646F" w:rsidRPr="00A666D1">
        <w:rPr>
          <w:rFonts w:asciiTheme="majorHAnsi" w:hAnsiTheme="majorHAnsi"/>
          <w:sz w:val="24"/>
        </w:rPr>
        <w:t xml:space="preserve">N. R. </w:t>
      </w:r>
      <w:proofErr w:type="spellStart"/>
      <w:r w:rsidR="00F3646F" w:rsidRPr="00A666D1">
        <w:rPr>
          <w:rFonts w:asciiTheme="majorHAnsi" w:hAnsiTheme="majorHAnsi"/>
          <w:sz w:val="24"/>
        </w:rPr>
        <w:t>Sheeley</w:t>
      </w:r>
      <w:proofErr w:type="spellEnd"/>
      <w:r w:rsidR="00F3646F" w:rsidRPr="00A666D1">
        <w:rPr>
          <w:rFonts w:asciiTheme="majorHAnsi" w:hAnsiTheme="majorHAnsi"/>
          <w:sz w:val="24"/>
        </w:rPr>
        <w:t xml:space="preserve">, Jr. (2005). </w:t>
      </w:r>
      <w:r w:rsidR="00197A86" w:rsidRPr="00197A86">
        <w:rPr>
          <w:rFonts w:asciiTheme="majorHAnsi" w:hAnsiTheme="majorHAnsi"/>
          <w:sz w:val="24"/>
        </w:rPr>
        <w:t>Modeling the Sun’s magnetic field and irradiance since 1713</w:t>
      </w:r>
      <w:r w:rsidR="00197A86">
        <w:rPr>
          <w:rFonts w:asciiTheme="majorHAnsi" w:hAnsiTheme="majorHAnsi"/>
          <w:sz w:val="24"/>
        </w:rPr>
        <w:t xml:space="preserve">. </w:t>
      </w:r>
      <w:proofErr w:type="spellStart"/>
      <w:r w:rsidRPr="00A666D1">
        <w:rPr>
          <w:rFonts w:asciiTheme="majorHAnsi" w:hAnsiTheme="majorHAnsi"/>
          <w:i/>
          <w:sz w:val="24"/>
        </w:rPr>
        <w:t>Astrophys</w:t>
      </w:r>
      <w:proofErr w:type="spellEnd"/>
      <w:r w:rsidRPr="00A666D1">
        <w:rPr>
          <w:rFonts w:asciiTheme="majorHAnsi" w:hAnsiTheme="majorHAnsi"/>
          <w:i/>
          <w:sz w:val="24"/>
        </w:rPr>
        <w:t>. J.</w:t>
      </w:r>
      <w:r w:rsidR="00F3646F" w:rsidRPr="00A666D1">
        <w:rPr>
          <w:rFonts w:asciiTheme="majorHAnsi" w:hAnsiTheme="majorHAnsi"/>
          <w:sz w:val="24"/>
        </w:rPr>
        <w:t>, 625:</w:t>
      </w:r>
      <w:r w:rsidRPr="00A666D1">
        <w:rPr>
          <w:rFonts w:asciiTheme="majorHAnsi" w:hAnsiTheme="majorHAnsi"/>
          <w:sz w:val="24"/>
        </w:rPr>
        <w:t>522–538</w:t>
      </w:r>
      <w:r w:rsidR="00F3646F" w:rsidRPr="00A666D1">
        <w:rPr>
          <w:rFonts w:asciiTheme="majorHAnsi" w:hAnsiTheme="majorHAnsi"/>
          <w:sz w:val="24"/>
        </w:rPr>
        <w:t>.</w:t>
      </w:r>
    </w:p>
    <w:p w14:paraId="27A30A11" w14:textId="07A06D0A" w:rsidR="009A69A4" w:rsidRPr="00FE0524" w:rsidRDefault="009A69A4" w:rsidP="009A69A4">
      <w:pPr>
        <w:pStyle w:val="CDRReference"/>
        <w:spacing w:before="120" w:after="120"/>
        <w:rPr>
          <w:rFonts w:asciiTheme="majorHAnsi" w:hAnsiTheme="majorHAnsi"/>
          <w:sz w:val="24"/>
        </w:rPr>
      </w:pPr>
      <w:r>
        <w:rPr>
          <w:rFonts w:asciiTheme="majorHAnsi" w:hAnsiTheme="majorHAnsi"/>
          <w:sz w:val="24"/>
        </w:rPr>
        <w:t>Woods,</w:t>
      </w:r>
      <w:r w:rsidR="007F4BB1">
        <w:rPr>
          <w:rFonts w:asciiTheme="majorHAnsi" w:hAnsiTheme="majorHAnsi"/>
          <w:sz w:val="24"/>
        </w:rPr>
        <w:t xml:space="preserve"> </w:t>
      </w:r>
      <w:r>
        <w:rPr>
          <w:rFonts w:asciiTheme="majorHAnsi" w:hAnsiTheme="majorHAnsi"/>
          <w:sz w:val="24"/>
        </w:rPr>
        <w:t>T. N.</w:t>
      </w:r>
      <w:proofErr w:type="gramStart"/>
      <w:r>
        <w:rPr>
          <w:rFonts w:asciiTheme="majorHAnsi" w:hAnsiTheme="majorHAnsi"/>
          <w:sz w:val="24"/>
        </w:rPr>
        <w:t>,  P</w:t>
      </w:r>
      <w:proofErr w:type="gramEnd"/>
      <w:r>
        <w:rPr>
          <w:rFonts w:asciiTheme="majorHAnsi" w:hAnsiTheme="majorHAnsi"/>
          <w:sz w:val="24"/>
        </w:rPr>
        <w:t xml:space="preserve">. C. Chamberlin, J. W. Harder, R. A. Hock, M. Snow, F. G. </w:t>
      </w:r>
      <w:proofErr w:type="spellStart"/>
      <w:r>
        <w:rPr>
          <w:rFonts w:asciiTheme="majorHAnsi" w:hAnsiTheme="majorHAnsi"/>
          <w:sz w:val="24"/>
        </w:rPr>
        <w:t>Eparvier</w:t>
      </w:r>
      <w:proofErr w:type="spellEnd"/>
      <w:r>
        <w:rPr>
          <w:rFonts w:asciiTheme="majorHAnsi" w:hAnsiTheme="majorHAnsi"/>
          <w:sz w:val="24"/>
        </w:rPr>
        <w:t xml:space="preserve">, J. </w:t>
      </w:r>
      <w:proofErr w:type="spellStart"/>
      <w:r>
        <w:rPr>
          <w:rFonts w:asciiTheme="majorHAnsi" w:hAnsiTheme="majorHAnsi"/>
          <w:sz w:val="24"/>
        </w:rPr>
        <w:t>Fontenla</w:t>
      </w:r>
      <w:proofErr w:type="spellEnd"/>
      <w:r>
        <w:rPr>
          <w:rFonts w:asciiTheme="majorHAnsi" w:hAnsiTheme="majorHAnsi"/>
          <w:sz w:val="24"/>
        </w:rPr>
        <w:t>, Wi. E. McC</w:t>
      </w:r>
      <w:r w:rsidR="00FE0524">
        <w:rPr>
          <w:rFonts w:asciiTheme="majorHAnsi" w:hAnsiTheme="majorHAnsi"/>
          <w:sz w:val="24"/>
        </w:rPr>
        <w:t>lintock, and E. C. Richard (2009</w:t>
      </w:r>
      <w:r>
        <w:rPr>
          <w:rFonts w:asciiTheme="majorHAnsi" w:hAnsiTheme="majorHAnsi"/>
          <w:sz w:val="24"/>
        </w:rPr>
        <w:t>).</w:t>
      </w:r>
      <w:r w:rsidR="00430323">
        <w:rPr>
          <w:rFonts w:asciiTheme="majorHAnsi" w:hAnsiTheme="majorHAnsi"/>
          <w:sz w:val="24"/>
        </w:rPr>
        <w:t xml:space="preserve"> </w:t>
      </w:r>
      <w:proofErr w:type="gramStart"/>
      <w:r w:rsidR="00430323">
        <w:rPr>
          <w:rFonts w:asciiTheme="majorHAnsi" w:hAnsiTheme="majorHAnsi"/>
          <w:sz w:val="24"/>
        </w:rPr>
        <w:t xml:space="preserve">Solar irradiance </w:t>
      </w:r>
      <w:proofErr w:type="spellStart"/>
      <w:r w:rsidR="00430323">
        <w:rPr>
          <w:rFonts w:asciiTheme="majorHAnsi" w:hAnsiTheme="majorHAnsi"/>
          <w:sz w:val="24"/>
        </w:rPr>
        <w:t>referencep</w:t>
      </w:r>
      <w:r w:rsidRPr="009A69A4">
        <w:rPr>
          <w:rFonts w:asciiTheme="majorHAnsi" w:hAnsiTheme="majorHAnsi"/>
          <w:sz w:val="24"/>
        </w:rPr>
        <w:t>Spectra</w:t>
      </w:r>
      <w:proofErr w:type="spellEnd"/>
      <w:r w:rsidRPr="009A69A4">
        <w:rPr>
          <w:rFonts w:asciiTheme="majorHAnsi" w:hAnsiTheme="majorHAnsi"/>
          <w:sz w:val="24"/>
        </w:rPr>
        <w:t xml:space="preserve"> (SIRS) for the 2008 Whole </w:t>
      </w:r>
      <w:proofErr w:type="spellStart"/>
      <w:r w:rsidRPr="009A69A4">
        <w:rPr>
          <w:rFonts w:asciiTheme="majorHAnsi" w:hAnsiTheme="majorHAnsi"/>
          <w:sz w:val="24"/>
        </w:rPr>
        <w:t>Heliosphere</w:t>
      </w:r>
      <w:proofErr w:type="spellEnd"/>
      <w:r w:rsidRPr="009A69A4">
        <w:rPr>
          <w:rFonts w:asciiTheme="majorHAnsi" w:hAnsiTheme="majorHAnsi"/>
          <w:sz w:val="24"/>
        </w:rPr>
        <w:t xml:space="preserve"> Interval (WHI)</w:t>
      </w:r>
      <w:r w:rsidR="00FE0524">
        <w:rPr>
          <w:rFonts w:asciiTheme="majorHAnsi" w:hAnsiTheme="majorHAnsi"/>
          <w:sz w:val="24"/>
        </w:rPr>
        <w:t xml:space="preserve">, </w:t>
      </w:r>
      <w:proofErr w:type="spellStart"/>
      <w:r w:rsidR="00FE0524" w:rsidRPr="00FE0524">
        <w:rPr>
          <w:rFonts w:asciiTheme="majorHAnsi" w:hAnsiTheme="majorHAnsi"/>
          <w:i/>
          <w:sz w:val="24"/>
        </w:rPr>
        <w:t>Geophys</w:t>
      </w:r>
      <w:proofErr w:type="spellEnd"/>
      <w:r w:rsidR="00FE0524" w:rsidRPr="00FE0524">
        <w:rPr>
          <w:rFonts w:asciiTheme="majorHAnsi" w:hAnsiTheme="majorHAnsi"/>
          <w:i/>
          <w:sz w:val="24"/>
        </w:rPr>
        <w:t>.</w:t>
      </w:r>
      <w:proofErr w:type="gramEnd"/>
      <w:r w:rsidR="00FE0524" w:rsidRPr="00FE0524">
        <w:rPr>
          <w:rFonts w:asciiTheme="majorHAnsi" w:hAnsiTheme="majorHAnsi"/>
          <w:i/>
          <w:sz w:val="24"/>
        </w:rPr>
        <w:t xml:space="preserve"> Res. </w:t>
      </w:r>
      <w:proofErr w:type="spellStart"/>
      <w:r w:rsidR="00FE0524" w:rsidRPr="00FE0524">
        <w:rPr>
          <w:rFonts w:asciiTheme="majorHAnsi" w:hAnsiTheme="majorHAnsi"/>
          <w:i/>
          <w:sz w:val="24"/>
        </w:rPr>
        <w:t>Lett</w:t>
      </w:r>
      <w:proofErr w:type="spellEnd"/>
      <w:proofErr w:type="gramStart"/>
      <w:r w:rsidR="00FE0524" w:rsidRPr="00FE0524">
        <w:rPr>
          <w:rFonts w:asciiTheme="majorHAnsi" w:hAnsiTheme="majorHAnsi"/>
          <w:i/>
          <w:sz w:val="24"/>
        </w:rPr>
        <w:t>.</w:t>
      </w:r>
      <w:r w:rsidR="00FE0524">
        <w:rPr>
          <w:rFonts w:asciiTheme="majorHAnsi" w:hAnsiTheme="majorHAnsi"/>
          <w:i/>
          <w:sz w:val="24"/>
        </w:rPr>
        <w:t>,</w:t>
      </w:r>
      <w:proofErr w:type="gramEnd"/>
      <w:r w:rsidR="00FE0524" w:rsidRPr="00FE0524">
        <w:t xml:space="preserve"> </w:t>
      </w:r>
      <w:r w:rsidR="00FE0524" w:rsidRPr="00FE0524">
        <w:rPr>
          <w:rFonts w:asciiTheme="majorHAnsi" w:hAnsiTheme="majorHAnsi"/>
          <w:sz w:val="24"/>
        </w:rPr>
        <w:t>36, L0110</w:t>
      </w:r>
      <w:r w:rsidR="00FE0524">
        <w:rPr>
          <w:rFonts w:asciiTheme="majorHAnsi" w:hAnsiTheme="majorHAnsi"/>
          <w:sz w:val="24"/>
        </w:rPr>
        <w:t xml:space="preserve">1, </w:t>
      </w:r>
      <w:r w:rsidR="00FE0524" w:rsidRPr="00FE0524">
        <w:rPr>
          <w:rFonts w:asciiTheme="majorHAnsi" w:hAnsiTheme="majorHAnsi"/>
          <w:sz w:val="24"/>
        </w:rPr>
        <w:t>doi:10.1029/2008GL036373.</w:t>
      </w:r>
    </w:p>
    <w:p w14:paraId="41B7425F" w14:textId="011A27B5" w:rsidR="009A69A4" w:rsidRPr="00A666D1" w:rsidRDefault="009A69A4" w:rsidP="009A69A4">
      <w:pPr>
        <w:pStyle w:val="CDRReference"/>
        <w:spacing w:before="120" w:after="120"/>
        <w:rPr>
          <w:rFonts w:asciiTheme="majorHAnsi" w:hAnsiTheme="majorHAnsi"/>
          <w:sz w:val="24"/>
        </w:rPr>
      </w:pPr>
    </w:p>
    <w:p w14:paraId="3BD04AAA" w14:textId="77777777" w:rsidR="002371D6" w:rsidRPr="00A666D1" w:rsidRDefault="002371D6" w:rsidP="008B70F5">
      <w:pPr>
        <w:pStyle w:val="CDRBodyText"/>
        <w:ind w:firstLine="0"/>
        <w:rPr>
          <w:rFonts w:asciiTheme="majorHAnsi" w:hAnsiTheme="majorHAnsi"/>
        </w:rPr>
      </w:pPr>
    </w:p>
    <w:p w14:paraId="40CD24F7" w14:textId="77777777" w:rsidR="0056782D" w:rsidRDefault="0056782D" w:rsidP="0086082C">
      <w:pPr>
        <w:pStyle w:val="CDRAppendixHeading"/>
      </w:pPr>
      <w:bookmarkStart w:id="68" w:name="_Toc269030714"/>
      <w:r>
        <w:lastRenderedPageBreak/>
        <w:t>Acronyms and Abbreviations</w:t>
      </w:r>
      <w:bookmarkEnd w:id="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A666D1" w:rsidRDefault="00D435BE" w:rsidP="00D435BE">
            <w:pPr>
              <w:pStyle w:val="CDRTableHeading"/>
              <w:rPr>
                <w:rFonts w:asciiTheme="majorHAnsi" w:hAnsiTheme="majorHAnsi"/>
                <w:sz w:val="24"/>
              </w:rPr>
            </w:pPr>
            <w:r w:rsidRPr="00A666D1">
              <w:rPr>
                <w:rFonts w:asciiTheme="majorHAnsi" w:hAnsiTheme="majorHAnsi"/>
                <w:sz w:val="24"/>
              </w:rPr>
              <w:t>Acronym or Abbreviation</w:t>
            </w:r>
          </w:p>
        </w:tc>
        <w:tc>
          <w:tcPr>
            <w:tcW w:w="5614" w:type="dxa"/>
            <w:shd w:val="clear" w:color="auto" w:fill="D9D9D9"/>
          </w:tcPr>
          <w:p w14:paraId="109CC347" w14:textId="77777777" w:rsidR="00D435BE" w:rsidRPr="00A666D1" w:rsidRDefault="00D435BE" w:rsidP="00A666D1">
            <w:pPr>
              <w:pStyle w:val="CDRTableHeading"/>
              <w:jc w:val="center"/>
              <w:rPr>
                <w:rFonts w:asciiTheme="majorHAnsi" w:hAnsiTheme="majorHAnsi"/>
                <w:sz w:val="24"/>
              </w:rPr>
            </w:pPr>
            <w:r w:rsidRPr="00A666D1">
              <w:rPr>
                <w:rFonts w:asciiTheme="majorHAnsi" w:hAnsiTheme="majorHAnsi"/>
                <w:sz w:val="24"/>
              </w:rPr>
              <w:t>Meaning</w:t>
            </w:r>
          </w:p>
        </w:tc>
      </w:tr>
      <w:tr w:rsidR="00D435BE" w:rsidRPr="007B4003" w14:paraId="43E7F1E6" w14:textId="77777777" w:rsidTr="0086082C">
        <w:trPr>
          <w:cantSplit/>
          <w:jc w:val="center"/>
        </w:trPr>
        <w:tc>
          <w:tcPr>
            <w:tcW w:w="1654" w:type="dxa"/>
          </w:tcPr>
          <w:p w14:paraId="3092DBB1" w14:textId="26CA50E2" w:rsidR="00D435BE" w:rsidRPr="00A666D1" w:rsidRDefault="001643BD" w:rsidP="00D435BE">
            <w:pPr>
              <w:pStyle w:val="CDRTableText"/>
              <w:rPr>
                <w:rFonts w:asciiTheme="majorHAnsi" w:hAnsiTheme="majorHAnsi"/>
                <w:sz w:val="24"/>
              </w:rPr>
            </w:pPr>
            <w:r w:rsidRPr="00A666D1">
              <w:rPr>
                <w:rFonts w:asciiTheme="majorHAnsi" w:hAnsiTheme="majorHAnsi"/>
                <w:sz w:val="24"/>
              </w:rPr>
              <w:t>λ</w:t>
            </w:r>
          </w:p>
        </w:tc>
        <w:tc>
          <w:tcPr>
            <w:tcW w:w="5614" w:type="dxa"/>
          </w:tcPr>
          <w:p w14:paraId="0D02EA6C" w14:textId="1ACB8FC1" w:rsidR="00D435BE" w:rsidRPr="00A666D1" w:rsidRDefault="001643BD" w:rsidP="00D435BE">
            <w:pPr>
              <w:pStyle w:val="CDRTableText"/>
              <w:rPr>
                <w:rFonts w:asciiTheme="majorHAnsi" w:hAnsiTheme="majorHAnsi"/>
                <w:sz w:val="24"/>
              </w:rPr>
            </w:pPr>
            <w:r w:rsidRPr="00A666D1">
              <w:rPr>
                <w:rFonts w:asciiTheme="majorHAnsi" w:hAnsiTheme="majorHAnsi"/>
                <w:sz w:val="24"/>
              </w:rPr>
              <w:t>Lambda; wavelength (nm)</w:t>
            </w:r>
          </w:p>
        </w:tc>
      </w:tr>
      <w:tr w:rsidR="00E426DE" w:rsidRPr="007B4003" w14:paraId="0FD425E9" w14:textId="77777777" w:rsidTr="0086082C">
        <w:trPr>
          <w:cantSplit/>
          <w:jc w:val="center"/>
        </w:trPr>
        <w:tc>
          <w:tcPr>
            <w:tcW w:w="1654" w:type="dxa"/>
          </w:tcPr>
          <w:p w14:paraId="25A381BC" w14:textId="58BF1C28" w:rsidR="00E426DE" w:rsidRPr="00A666D1" w:rsidRDefault="00E426DE" w:rsidP="00D435BE">
            <w:pPr>
              <w:pStyle w:val="CDRTableText"/>
              <w:rPr>
                <w:rFonts w:asciiTheme="majorHAnsi" w:hAnsiTheme="majorHAnsi"/>
                <w:sz w:val="24"/>
              </w:rPr>
            </w:pPr>
            <w:r w:rsidRPr="00A666D1">
              <w:rPr>
                <w:rFonts w:asciiTheme="majorHAnsi" w:hAnsiTheme="majorHAnsi"/>
                <w:sz w:val="24"/>
              </w:rPr>
              <w:t>μ</w:t>
            </w:r>
          </w:p>
        </w:tc>
        <w:tc>
          <w:tcPr>
            <w:tcW w:w="5614" w:type="dxa"/>
          </w:tcPr>
          <w:p w14:paraId="0CB4D175" w14:textId="36A8136F" w:rsidR="00E426DE" w:rsidRPr="00A666D1" w:rsidRDefault="00E426DE" w:rsidP="00D435BE">
            <w:pPr>
              <w:pStyle w:val="CDRTableText"/>
              <w:rPr>
                <w:rFonts w:asciiTheme="majorHAnsi" w:hAnsiTheme="majorHAnsi"/>
                <w:sz w:val="24"/>
              </w:rPr>
            </w:pPr>
            <w:r w:rsidRPr="00A666D1">
              <w:rPr>
                <w:rFonts w:asciiTheme="majorHAnsi" w:hAnsiTheme="majorHAnsi"/>
                <w:sz w:val="24"/>
              </w:rPr>
              <w:t>Heliographic position</w:t>
            </w:r>
          </w:p>
        </w:tc>
      </w:tr>
      <w:tr w:rsidR="005B1FEE" w:rsidRPr="007B4003" w14:paraId="10CB720A" w14:textId="77777777" w:rsidTr="0086082C">
        <w:trPr>
          <w:cantSplit/>
          <w:jc w:val="center"/>
        </w:trPr>
        <w:tc>
          <w:tcPr>
            <w:tcW w:w="1654" w:type="dxa"/>
          </w:tcPr>
          <w:p w14:paraId="40642C6A" w14:textId="30C447BA" w:rsidR="005B1FEE" w:rsidRPr="00A666D1" w:rsidRDefault="00F22B32" w:rsidP="00D435BE">
            <w:pPr>
              <w:pStyle w:val="CDRTableText"/>
              <w:rPr>
                <w:rFonts w:asciiTheme="majorHAnsi" w:hAnsiTheme="majorHAnsi"/>
                <w:sz w:val="24"/>
              </w:rPr>
            </w:pPr>
            <w:proofErr w:type="gramStart"/>
            <w:r w:rsidRPr="00A666D1">
              <w:rPr>
                <w:rFonts w:asciiTheme="majorHAnsi" w:hAnsiTheme="majorHAnsi"/>
                <w:sz w:val="24"/>
              </w:rPr>
              <w:t>AA</w:t>
            </w:r>
            <w:r w:rsidR="00DA65C2" w:rsidRPr="00A666D1">
              <w:rPr>
                <w:rFonts w:asciiTheme="majorHAnsi" w:hAnsiTheme="majorHAnsi"/>
                <w:sz w:val="24"/>
              </w:rPr>
              <w:t xml:space="preserve">  index</w:t>
            </w:r>
            <w:proofErr w:type="gramEnd"/>
          </w:p>
        </w:tc>
        <w:tc>
          <w:tcPr>
            <w:tcW w:w="5614" w:type="dxa"/>
          </w:tcPr>
          <w:p w14:paraId="5E08C070" w14:textId="69517175" w:rsidR="005B1FEE" w:rsidRPr="00A666D1" w:rsidRDefault="00DA65C2" w:rsidP="00D435BE">
            <w:pPr>
              <w:pStyle w:val="CDRTableText"/>
              <w:rPr>
                <w:rFonts w:asciiTheme="majorHAnsi" w:hAnsiTheme="majorHAnsi"/>
                <w:sz w:val="24"/>
              </w:rPr>
            </w:pPr>
            <w:r w:rsidRPr="00A666D1">
              <w:rPr>
                <w:rFonts w:asciiTheme="majorHAnsi" w:hAnsiTheme="majorHAnsi"/>
                <w:sz w:val="24"/>
              </w:rPr>
              <w:t>Magnetic activity index</w:t>
            </w:r>
          </w:p>
        </w:tc>
      </w:tr>
      <w:tr w:rsidR="001643BD" w:rsidRPr="007B4003" w14:paraId="0F76497E" w14:textId="77777777" w:rsidTr="0086082C">
        <w:trPr>
          <w:cantSplit/>
          <w:jc w:val="center"/>
        </w:trPr>
        <w:tc>
          <w:tcPr>
            <w:tcW w:w="1654" w:type="dxa"/>
          </w:tcPr>
          <w:p w14:paraId="43197A36" w14:textId="0B26FD6A" w:rsidR="001643BD" w:rsidRPr="00A666D1" w:rsidRDefault="001643BD" w:rsidP="00D435BE">
            <w:pPr>
              <w:pStyle w:val="CDRTableText"/>
              <w:rPr>
                <w:rFonts w:asciiTheme="majorHAnsi" w:hAnsiTheme="majorHAnsi"/>
                <w:sz w:val="24"/>
              </w:rPr>
            </w:pPr>
            <w:r w:rsidRPr="00A666D1">
              <w:rPr>
                <w:rFonts w:asciiTheme="majorHAnsi" w:hAnsiTheme="majorHAnsi"/>
                <w:sz w:val="24"/>
              </w:rPr>
              <w:t>ACRIM</w:t>
            </w:r>
          </w:p>
        </w:tc>
        <w:tc>
          <w:tcPr>
            <w:tcW w:w="5614" w:type="dxa"/>
          </w:tcPr>
          <w:p w14:paraId="4372355F" w14:textId="71D4710B" w:rsidR="001643BD" w:rsidRPr="00A666D1" w:rsidRDefault="001643BD" w:rsidP="00D435BE">
            <w:pPr>
              <w:pStyle w:val="CDRTableText"/>
              <w:rPr>
                <w:rFonts w:asciiTheme="majorHAnsi" w:hAnsiTheme="majorHAnsi"/>
                <w:sz w:val="24"/>
              </w:rPr>
            </w:pPr>
            <w:r w:rsidRPr="00A666D1">
              <w:rPr>
                <w:rFonts w:asciiTheme="majorHAnsi" w:hAnsiTheme="majorHAnsi"/>
                <w:sz w:val="24"/>
              </w:rPr>
              <w:t>Active Cavity Radiometer Irradiance Monitor</w:t>
            </w:r>
          </w:p>
        </w:tc>
      </w:tr>
      <w:tr w:rsidR="001643BD" w:rsidRPr="007B4003" w14:paraId="7D239333" w14:textId="77777777" w:rsidTr="0086082C">
        <w:trPr>
          <w:cantSplit/>
          <w:jc w:val="center"/>
        </w:trPr>
        <w:tc>
          <w:tcPr>
            <w:tcW w:w="1654" w:type="dxa"/>
          </w:tcPr>
          <w:p w14:paraId="1B1B31EA" w14:textId="1A4B86A3" w:rsidR="001643BD" w:rsidRPr="00A666D1" w:rsidRDefault="001643BD" w:rsidP="00D435BE">
            <w:pPr>
              <w:pStyle w:val="CDRTableText"/>
              <w:rPr>
                <w:rFonts w:asciiTheme="majorHAnsi" w:hAnsiTheme="majorHAnsi"/>
                <w:sz w:val="24"/>
              </w:rPr>
            </w:pPr>
            <w:r w:rsidRPr="00A666D1">
              <w:rPr>
                <w:rFonts w:asciiTheme="majorHAnsi" w:hAnsiTheme="majorHAnsi"/>
                <w:sz w:val="24"/>
              </w:rPr>
              <w:t>C-ATBD</w:t>
            </w:r>
          </w:p>
        </w:tc>
        <w:tc>
          <w:tcPr>
            <w:tcW w:w="5614" w:type="dxa"/>
          </w:tcPr>
          <w:p w14:paraId="7D5691C8" w14:textId="5E78E851"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Algorithm Theoretical Basis Document</w:t>
            </w:r>
          </w:p>
        </w:tc>
      </w:tr>
      <w:tr w:rsidR="001643BD" w:rsidRPr="007B4003" w14:paraId="2C6CAA0E" w14:textId="77777777" w:rsidTr="0086082C">
        <w:trPr>
          <w:cantSplit/>
          <w:jc w:val="center"/>
        </w:trPr>
        <w:tc>
          <w:tcPr>
            <w:tcW w:w="1654" w:type="dxa"/>
          </w:tcPr>
          <w:p w14:paraId="75A36984" w14:textId="5FC4ADCE"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Ca</w:t>
            </w:r>
            <w:proofErr w:type="spellEnd"/>
            <w:r w:rsidRPr="00A666D1">
              <w:rPr>
                <w:rFonts w:asciiTheme="majorHAnsi" w:hAnsiTheme="majorHAnsi"/>
                <w:sz w:val="24"/>
              </w:rPr>
              <w:t xml:space="preserve"> K</w:t>
            </w:r>
          </w:p>
        </w:tc>
        <w:tc>
          <w:tcPr>
            <w:tcW w:w="5614" w:type="dxa"/>
          </w:tcPr>
          <w:p w14:paraId="1913ECB5" w14:textId="728B4857" w:rsidR="001643BD" w:rsidRPr="00A666D1" w:rsidRDefault="001643BD" w:rsidP="00D435BE">
            <w:pPr>
              <w:pStyle w:val="CDRTableText"/>
              <w:rPr>
                <w:rFonts w:asciiTheme="majorHAnsi" w:hAnsiTheme="majorHAnsi"/>
                <w:sz w:val="24"/>
              </w:rPr>
            </w:pPr>
            <w:r w:rsidRPr="00A666D1">
              <w:rPr>
                <w:rFonts w:asciiTheme="majorHAnsi" w:hAnsiTheme="majorHAnsi"/>
                <w:sz w:val="24"/>
              </w:rPr>
              <w:t>Calcium Potassium (emission line of the Sun)</w:t>
            </w:r>
          </w:p>
        </w:tc>
      </w:tr>
      <w:tr w:rsidR="001643BD" w:rsidRPr="007B4003" w14:paraId="22DC06D8" w14:textId="77777777" w:rsidTr="0086082C">
        <w:trPr>
          <w:cantSplit/>
          <w:jc w:val="center"/>
        </w:trPr>
        <w:tc>
          <w:tcPr>
            <w:tcW w:w="1654" w:type="dxa"/>
          </w:tcPr>
          <w:p w14:paraId="3437D5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CDR</w:t>
            </w:r>
          </w:p>
        </w:tc>
        <w:tc>
          <w:tcPr>
            <w:tcW w:w="5614" w:type="dxa"/>
          </w:tcPr>
          <w:p w14:paraId="5CF44A8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Climate Data Record</w:t>
            </w:r>
          </w:p>
        </w:tc>
      </w:tr>
      <w:tr w:rsidR="001643BD" w:rsidRPr="007B4003" w14:paraId="74326A13" w14:textId="77777777" w:rsidTr="0086082C">
        <w:trPr>
          <w:cantSplit/>
          <w:jc w:val="center"/>
        </w:trPr>
        <w:tc>
          <w:tcPr>
            <w:tcW w:w="1654" w:type="dxa"/>
          </w:tcPr>
          <w:p w14:paraId="14CA62A8" w14:textId="4D1C4F57"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F(</w:t>
            </w:r>
            <w:proofErr w:type="gramEnd"/>
            <w:r w:rsidRPr="00A666D1">
              <w:rPr>
                <w:rFonts w:asciiTheme="majorHAnsi" w:hAnsiTheme="majorHAnsi"/>
                <w:sz w:val="24"/>
              </w:rPr>
              <w:t>t)</w:t>
            </w:r>
          </w:p>
        </w:tc>
        <w:tc>
          <w:tcPr>
            <w:tcW w:w="5614" w:type="dxa"/>
          </w:tcPr>
          <w:p w14:paraId="33378692" w14:textId="521CA0EF" w:rsidR="001643BD" w:rsidRPr="00A666D1" w:rsidRDefault="001643BD" w:rsidP="00D435BE">
            <w:pPr>
              <w:pStyle w:val="CDRTableText"/>
              <w:rPr>
                <w:rFonts w:asciiTheme="majorHAnsi" w:hAnsiTheme="majorHAnsi"/>
                <w:sz w:val="24"/>
              </w:rPr>
            </w:pPr>
            <w:r w:rsidRPr="00A666D1">
              <w:rPr>
                <w:rFonts w:asciiTheme="majorHAnsi" w:hAnsiTheme="majorHAnsi"/>
                <w:sz w:val="24"/>
              </w:rPr>
              <w:t>Facular Brightening Function (time-dependent)</w:t>
            </w:r>
          </w:p>
        </w:tc>
      </w:tr>
      <w:tr w:rsidR="001643BD" w:rsidRPr="007B4003" w14:paraId="4AF7CE89" w14:textId="77777777" w:rsidTr="0086082C">
        <w:trPr>
          <w:cantSplit/>
          <w:jc w:val="center"/>
        </w:trPr>
        <w:tc>
          <w:tcPr>
            <w:tcW w:w="1654" w:type="dxa"/>
          </w:tcPr>
          <w:p w14:paraId="34AFF88C" w14:textId="1FBB4A1E" w:rsidR="001643BD" w:rsidRPr="00A666D1" w:rsidRDefault="001643BD" w:rsidP="00D435BE">
            <w:pPr>
              <w:pStyle w:val="CDRTableText"/>
              <w:rPr>
                <w:rFonts w:asciiTheme="majorHAnsi" w:hAnsiTheme="majorHAnsi"/>
                <w:sz w:val="24"/>
              </w:rPr>
            </w:pPr>
            <w:r w:rsidRPr="00A666D1">
              <w:rPr>
                <w:rFonts w:asciiTheme="majorHAnsi" w:hAnsiTheme="majorHAnsi"/>
                <w:sz w:val="24"/>
              </w:rPr>
              <w:t>F10.7</w:t>
            </w:r>
          </w:p>
        </w:tc>
        <w:tc>
          <w:tcPr>
            <w:tcW w:w="5614" w:type="dxa"/>
          </w:tcPr>
          <w:p w14:paraId="5DDEE4AE" w14:textId="67358D5A" w:rsidR="001643BD" w:rsidRPr="00A666D1" w:rsidRDefault="001643BD" w:rsidP="00D435BE">
            <w:pPr>
              <w:pStyle w:val="CDRTableText"/>
              <w:rPr>
                <w:rFonts w:asciiTheme="majorHAnsi" w:hAnsiTheme="majorHAnsi"/>
                <w:sz w:val="24"/>
              </w:rPr>
            </w:pPr>
            <w:r w:rsidRPr="00A666D1">
              <w:rPr>
                <w:rFonts w:asciiTheme="majorHAnsi" w:hAnsiTheme="majorHAnsi"/>
                <w:sz w:val="24"/>
              </w:rPr>
              <w:t>Solar flux at 10.7 cm</w:t>
            </w:r>
          </w:p>
        </w:tc>
      </w:tr>
      <w:tr w:rsidR="001643BD" w:rsidRPr="007B4003" w14:paraId="3F97B273" w14:textId="77777777" w:rsidTr="0086082C">
        <w:trPr>
          <w:cantSplit/>
          <w:jc w:val="center"/>
        </w:trPr>
        <w:tc>
          <w:tcPr>
            <w:tcW w:w="1654" w:type="dxa"/>
          </w:tcPr>
          <w:p w14:paraId="196A4B87" w14:textId="39A5BEB8" w:rsidR="001643BD" w:rsidRPr="00A666D1" w:rsidRDefault="001643BD" w:rsidP="00D435BE">
            <w:pPr>
              <w:pStyle w:val="CDRTableText"/>
              <w:rPr>
                <w:rFonts w:asciiTheme="majorHAnsi" w:hAnsiTheme="majorHAnsi"/>
                <w:sz w:val="24"/>
              </w:rPr>
            </w:pPr>
            <w:r w:rsidRPr="00A666D1">
              <w:rPr>
                <w:rFonts w:asciiTheme="majorHAnsi" w:hAnsiTheme="majorHAnsi"/>
                <w:sz w:val="24"/>
              </w:rPr>
              <w:t>GOME</w:t>
            </w:r>
          </w:p>
        </w:tc>
        <w:tc>
          <w:tcPr>
            <w:tcW w:w="5614" w:type="dxa"/>
          </w:tcPr>
          <w:p w14:paraId="1DE043DA" w14:textId="2492937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w:t>
            </w:r>
          </w:p>
        </w:tc>
      </w:tr>
      <w:tr w:rsidR="001643BD" w:rsidRPr="007B4003" w14:paraId="6B1F3F66" w14:textId="77777777" w:rsidTr="0086082C">
        <w:trPr>
          <w:cantSplit/>
          <w:jc w:val="center"/>
        </w:trPr>
        <w:tc>
          <w:tcPr>
            <w:tcW w:w="1654" w:type="dxa"/>
          </w:tcPr>
          <w:p w14:paraId="23C3A741" w14:textId="28D01CD3" w:rsidR="001643BD" w:rsidRPr="00A666D1" w:rsidRDefault="001643BD" w:rsidP="00D435BE">
            <w:pPr>
              <w:pStyle w:val="CDRTableText"/>
              <w:rPr>
                <w:rFonts w:asciiTheme="majorHAnsi" w:hAnsiTheme="majorHAnsi"/>
                <w:sz w:val="24"/>
              </w:rPr>
            </w:pPr>
            <w:r w:rsidRPr="00A666D1">
              <w:rPr>
                <w:rFonts w:asciiTheme="majorHAnsi" w:hAnsiTheme="majorHAnsi"/>
                <w:sz w:val="24"/>
              </w:rPr>
              <w:t>GOME-2</w:t>
            </w:r>
          </w:p>
        </w:tc>
        <w:tc>
          <w:tcPr>
            <w:tcW w:w="5614" w:type="dxa"/>
          </w:tcPr>
          <w:p w14:paraId="23F43844" w14:textId="262F98A4" w:rsidR="001643BD" w:rsidRPr="00A666D1" w:rsidRDefault="00F77948" w:rsidP="00D435BE">
            <w:pPr>
              <w:pStyle w:val="CDRTableText"/>
              <w:rPr>
                <w:rFonts w:asciiTheme="majorHAnsi" w:hAnsiTheme="majorHAnsi"/>
                <w:sz w:val="24"/>
              </w:rPr>
            </w:pPr>
            <w:r w:rsidRPr="00A666D1">
              <w:rPr>
                <w:rFonts w:asciiTheme="majorHAnsi" w:hAnsiTheme="majorHAnsi"/>
                <w:sz w:val="24"/>
              </w:rPr>
              <w:t>Global Ozone Monitoring Experiment 2</w:t>
            </w:r>
          </w:p>
        </w:tc>
      </w:tr>
      <w:tr w:rsidR="001643BD" w:rsidRPr="007B4003" w14:paraId="534F0677" w14:textId="77777777" w:rsidTr="0086082C">
        <w:trPr>
          <w:cantSplit/>
          <w:jc w:val="center"/>
        </w:trPr>
        <w:tc>
          <w:tcPr>
            <w:tcW w:w="1654" w:type="dxa"/>
          </w:tcPr>
          <w:p w14:paraId="757B0829" w14:textId="19B7EB8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I(</w:t>
            </w:r>
            <w:proofErr w:type="gramEnd"/>
            <w:r w:rsidRPr="00A666D1">
              <w:rPr>
                <w:rFonts w:asciiTheme="majorHAnsi" w:hAnsiTheme="majorHAnsi"/>
                <w:sz w:val="24"/>
              </w:rPr>
              <w:t>t)</w:t>
            </w:r>
          </w:p>
        </w:tc>
        <w:tc>
          <w:tcPr>
            <w:tcW w:w="5614" w:type="dxa"/>
          </w:tcPr>
          <w:p w14:paraId="0BF50F0C" w14:textId="3FD39440"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(time-dependent)</w:t>
            </w:r>
          </w:p>
        </w:tc>
      </w:tr>
      <w:tr w:rsidR="001643BD" w:rsidRPr="007B4003" w14:paraId="2262AD41" w14:textId="77777777" w:rsidTr="0086082C">
        <w:trPr>
          <w:cantSplit/>
          <w:jc w:val="center"/>
        </w:trPr>
        <w:tc>
          <w:tcPr>
            <w:tcW w:w="1654" w:type="dxa"/>
          </w:tcPr>
          <w:p w14:paraId="147DF9B0" w14:textId="34275AE8"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I</w:t>
            </w:r>
            <w:r w:rsidRPr="00A666D1">
              <w:rPr>
                <w:rFonts w:asciiTheme="majorHAnsi" w:hAnsiTheme="majorHAnsi"/>
                <w:sz w:val="24"/>
                <w:vertAlign w:val="subscript"/>
              </w:rPr>
              <w:t>Q</w:t>
            </w:r>
          </w:p>
        </w:tc>
        <w:tc>
          <w:tcPr>
            <w:tcW w:w="5614" w:type="dxa"/>
          </w:tcPr>
          <w:p w14:paraId="3FE07E86" w14:textId="64D7468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 of the Quiet Sun</w:t>
            </w:r>
          </w:p>
        </w:tc>
      </w:tr>
      <w:tr w:rsidR="001643BD" w:rsidRPr="007B4003" w14:paraId="46287C8A" w14:textId="77777777" w:rsidTr="0086082C">
        <w:trPr>
          <w:cantSplit/>
          <w:jc w:val="center"/>
        </w:trPr>
        <w:tc>
          <w:tcPr>
            <w:tcW w:w="1654" w:type="dxa"/>
          </w:tcPr>
          <w:p w14:paraId="770C7A8F" w14:textId="1A3E861D" w:rsidR="001643BD" w:rsidRPr="00A666D1" w:rsidRDefault="001643BD" w:rsidP="00D435BE">
            <w:pPr>
              <w:pStyle w:val="CDRTableText"/>
              <w:rPr>
                <w:rFonts w:asciiTheme="majorHAnsi" w:hAnsiTheme="majorHAnsi"/>
                <w:sz w:val="24"/>
              </w:rPr>
            </w:pPr>
            <w:r w:rsidRPr="00A666D1">
              <w:rPr>
                <w:rFonts w:asciiTheme="majorHAnsi" w:hAnsiTheme="majorHAnsi"/>
                <w:sz w:val="24"/>
              </w:rPr>
              <w:t>ISS</w:t>
            </w:r>
          </w:p>
        </w:tc>
        <w:tc>
          <w:tcPr>
            <w:tcW w:w="5614" w:type="dxa"/>
          </w:tcPr>
          <w:p w14:paraId="34C6B55D" w14:textId="6BABC10D" w:rsidR="001643BD" w:rsidRPr="00A666D1" w:rsidRDefault="001643BD" w:rsidP="00D435BE">
            <w:pPr>
              <w:pStyle w:val="CDRTableText"/>
              <w:rPr>
                <w:rFonts w:asciiTheme="majorHAnsi" w:hAnsiTheme="majorHAnsi"/>
                <w:sz w:val="24"/>
              </w:rPr>
            </w:pPr>
            <w:r w:rsidRPr="00A666D1">
              <w:rPr>
                <w:rFonts w:asciiTheme="majorHAnsi" w:hAnsiTheme="majorHAnsi"/>
                <w:sz w:val="24"/>
              </w:rPr>
              <w:t>International Space Station</w:t>
            </w:r>
          </w:p>
        </w:tc>
      </w:tr>
      <w:tr w:rsidR="001643BD" w:rsidRPr="007B4003" w14:paraId="0F8F0946" w14:textId="77777777" w:rsidTr="0086082C">
        <w:trPr>
          <w:cantSplit/>
          <w:jc w:val="center"/>
        </w:trPr>
        <w:tc>
          <w:tcPr>
            <w:tcW w:w="1654" w:type="dxa"/>
          </w:tcPr>
          <w:p w14:paraId="68D9AC7F" w14:textId="7D638C28" w:rsidR="001643BD" w:rsidRPr="00A666D1" w:rsidRDefault="001643BD" w:rsidP="00D435BE">
            <w:pPr>
              <w:pStyle w:val="CDRTableText"/>
              <w:rPr>
                <w:rFonts w:asciiTheme="majorHAnsi" w:hAnsiTheme="majorHAnsi"/>
                <w:sz w:val="24"/>
              </w:rPr>
            </w:pPr>
            <w:r w:rsidRPr="00A666D1">
              <w:rPr>
                <w:rFonts w:asciiTheme="majorHAnsi" w:hAnsiTheme="majorHAnsi"/>
                <w:sz w:val="24"/>
              </w:rPr>
              <w:t>LASP</w:t>
            </w:r>
          </w:p>
        </w:tc>
        <w:tc>
          <w:tcPr>
            <w:tcW w:w="5614" w:type="dxa"/>
          </w:tcPr>
          <w:p w14:paraId="01BB7548" w14:textId="6F04E78B" w:rsidR="001643BD" w:rsidRPr="00A666D1" w:rsidRDefault="001643BD" w:rsidP="00D435BE">
            <w:pPr>
              <w:pStyle w:val="CDRTableText"/>
              <w:rPr>
                <w:rFonts w:asciiTheme="majorHAnsi" w:hAnsiTheme="majorHAnsi"/>
                <w:sz w:val="24"/>
              </w:rPr>
            </w:pPr>
            <w:r w:rsidRPr="00A666D1">
              <w:rPr>
                <w:rFonts w:asciiTheme="majorHAnsi" w:hAnsiTheme="majorHAnsi"/>
                <w:sz w:val="24"/>
              </w:rPr>
              <w:t>Laboratory for Atmospheric and Space Physics</w:t>
            </w:r>
          </w:p>
        </w:tc>
      </w:tr>
      <w:tr w:rsidR="005A308B" w:rsidRPr="007B4003" w14:paraId="782AE84F" w14:textId="77777777" w:rsidTr="0086082C">
        <w:trPr>
          <w:cantSplit/>
          <w:jc w:val="center"/>
        </w:trPr>
        <w:tc>
          <w:tcPr>
            <w:tcW w:w="1654" w:type="dxa"/>
          </w:tcPr>
          <w:p w14:paraId="196DC012" w14:textId="211F1FCE" w:rsidR="005A308B" w:rsidRPr="00A666D1" w:rsidRDefault="005A308B" w:rsidP="00D435BE">
            <w:pPr>
              <w:pStyle w:val="CDRTableText"/>
              <w:rPr>
                <w:rFonts w:asciiTheme="majorHAnsi" w:hAnsiTheme="majorHAnsi"/>
                <w:sz w:val="24"/>
              </w:rPr>
            </w:pPr>
            <w:proofErr w:type="spellStart"/>
            <w:r>
              <w:rPr>
                <w:rFonts w:asciiTheme="majorHAnsi" w:hAnsiTheme="majorHAnsi"/>
                <w:sz w:val="24"/>
              </w:rPr>
              <w:t>LaTiS</w:t>
            </w:r>
            <w:proofErr w:type="spellEnd"/>
          </w:p>
        </w:tc>
        <w:tc>
          <w:tcPr>
            <w:tcW w:w="5614" w:type="dxa"/>
          </w:tcPr>
          <w:p w14:paraId="226E2FC2" w14:textId="4213D41D" w:rsidR="005A308B" w:rsidRPr="00C22041" w:rsidRDefault="005A308B" w:rsidP="00D435BE">
            <w:pPr>
              <w:pStyle w:val="CDRTableText"/>
              <w:rPr>
                <w:rFonts w:asciiTheme="majorHAnsi" w:hAnsiTheme="majorHAnsi"/>
                <w:sz w:val="24"/>
              </w:rPr>
            </w:pPr>
            <w:r w:rsidRPr="00C22041">
              <w:rPr>
                <w:rFonts w:asciiTheme="majorHAnsi" w:hAnsiTheme="majorHAnsi"/>
                <w:sz w:val="24"/>
              </w:rPr>
              <w:t>LASP Time Series Server</w:t>
            </w:r>
          </w:p>
        </w:tc>
      </w:tr>
      <w:tr w:rsidR="001643BD" w:rsidRPr="007B4003" w14:paraId="2625A40D" w14:textId="77777777" w:rsidTr="0086082C">
        <w:trPr>
          <w:cantSplit/>
          <w:jc w:val="center"/>
        </w:trPr>
        <w:tc>
          <w:tcPr>
            <w:tcW w:w="1654" w:type="dxa"/>
          </w:tcPr>
          <w:p w14:paraId="4B513F78" w14:textId="3B3E480E" w:rsidR="001643BD" w:rsidRPr="00A666D1" w:rsidRDefault="001643BD" w:rsidP="00D435BE">
            <w:pPr>
              <w:pStyle w:val="CDRTableText"/>
              <w:rPr>
                <w:rFonts w:asciiTheme="majorHAnsi" w:hAnsiTheme="majorHAnsi"/>
                <w:sz w:val="24"/>
              </w:rPr>
            </w:pPr>
            <w:r w:rsidRPr="00A666D1">
              <w:rPr>
                <w:rFonts w:asciiTheme="majorHAnsi" w:hAnsiTheme="majorHAnsi"/>
                <w:sz w:val="24"/>
              </w:rPr>
              <w:t>LISIRD</w:t>
            </w:r>
          </w:p>
        </w:tc>
        <w:tc>
          <w:tcPr>
            <w:tcW w:w="5614" w:type="dxa"/>
          </w:tcPr>
          <w:p w14:paraId="06FCAA80" w14:textId="50947613" w:rsidR="001643BD" w:rsidRPr="00A666D1" w:rsidRDefault="001643BD" w:rsidP="00D435BE">
            <w:pPr>
              <w:pStyle w:val="CDRTableText"/>
              <w:rPr>
                <w:rFonts w:asciiTheme="majorHAnsi" w:hAnsiTheme="majorHAnsi"/>
                <w:sz w:val="24"/>
              </w:rPr>
            </w:pPr>
            <w:r w:rsidRPr="00A666D1">
              <w:rPr>
                <w:rFonts w:asciiTheme="majorHAnsi" w:hAnsiTheme="majorHAnsi"/>
                <w:sz w:val="24"/>
              </w:rPr>
              <w:t>LASP Interactive Solar Irradiance Data Center</w:t>
            </w:r>
          </w:p>
        </w:tc>
      </w:tr>
      <w:tr w:rsidR="001643BD" w:rsidRPr="007B4003" w14:paraId="178A8C92" w14:textId="77777777" w:rsidTr="0086082C">
        <w:trPr>
          <w:cantSplit/>
          <w:jc w:val="center"/>
        </w:trPr>
        <w:tc>
          <w:tcPr>
            <w:tcW w:w="1654" w:type="dxa"/>
          </w:tcPr>
          <w:p w14:paraId="1FB5D98F" w14:textId="79F30FBA"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w:t>
            </w:r>
            <w:proofErr w:type="gramEnd"/>
          </w:p>
        </w:tc>
        <w:tc>
          <w:tcPr>
            <w:tcW w:w="5614" w:type="dxa"/>
          </w:tcPr>
          <w:p w14:paraId="1E6804BD" w14:textId="79A060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meter</w:t>
            </w:r>
            <w:proofErr w:type="gramEnd"/>
          </w:p>
        </w:tc>
      </w:tr>
      <w:tr w:rsidR="00527225" w:rsidRPr="007B4003" w14:paraId="433F294D" w14:textId="77777777" w:rsidTr="0086082C">
        <w:trPr>
          <w:cantSplit/>
          <w:jc w:val="center"/>
        </w:trPr>
        <w:tc>
          <w:tcPr>
            <w:tcW w:w="1654" w:type="dxa"/>
          </w:tcPr>
          <w:p w14:paraId="6E0ECBCE" w14:textId="69203ACC" w:rsidR="00527225" w:rsidRPr="00A666D1" w:rsidRDefault="00527225" w:rsidP="00D435BE">
            <w:pPr>
              <w:pStyle w:val="CDRTableText"/>
              <w:rPr>
                <w:rFonts w:asciiTheme="majorHAnsi" w:hAnsiTheme="majorHAnsi"/>
                <w:sz w:val="24"/>
              </w:rPr>
            </w:pPr>
            <w:r w:rsidRPr="00A666D1">
              <w:rPr>
                <w:rFonts w:asciiTheme="majorHAnsi" w:hAnsiTheme="majorHAnsi"/>
                <w:sz w:val="24"/>
              </w:rPr>
              <w:t>Mg II</w:t>
            </w:r>
          </w:p>
        </w:tc>
        <w:tc>
          <w:tcPr>
            <w:tcW w:w="5614" w:type="dxa"/>
          </w:tcPr>
          <w:p w14:paraId="48AD811E" w14:textId="147C9D6C" w:rsidR="00527225" w:rsidRPr="00A666D1" w:rsidRDefault="00527225" w:rsidP="00D435BE">
            <w:pPr>
              <w:pStyle w:val="CDRTableText"/>
              <w:rPr>
                <w:rFonts w:asciiTheme="majorHAnsi" w:hAnsiTheme="majorHAnsi"/>
                <w:sz w:val="24"/>
              </w:rPr>
            </w:pPr>
            <w:r w:rsidRPr="00A666D1">
              <w:rPr>
                <w:rFonts w:asciiTheme="majorHAnsi" w:hAnsiTheme="majorHAnsi"/>
                <w:sz w:val="24"/>
              </w:rPr>
              <w:t>Magnesium II index</w:t>
            </w:r>
          </w:p>
        </w:tc>
      </w:tr>
      <w:tr w:rsidR="001643BD" w:rsidRPr="007B4003" w14:paraId="4A093297" w14:textId="77777777" w:rsidTr="0086082C">
        <w:trPr>
          <w:cantSplit/>
          <w:jc w:val="center"/>
        </w:trPr>
        <w:tc>
          <w:tcPr>
            <w:tcW w:w="1654" w:type="dxa"/>
          </w:tcPr>
          <w:p w14:paraId="17044B7B" w14:textId="5DE6952F" w:rsidR="001643BD" w:rsidRPr="00A666D1" w:rsidRDefault="001643BD" w:rsidP="00D435BE">
            <w:pPr>
              <w:pStyle w:val="CDRTableText"/>
              <w:rPr>
                <w:rFonts w:asciiTheme="majorHAnsi" w:hAnsiTheme="majorHAnsi"/>
                <w:sz w:val="24"/>
              </w:rPr>
            </w:pPr>
            <w:r w:rsidRPr="00A666D1">
              <w:rPr>
                <w:rFonts w:asciiTheme="majorHAnsi" w:hAnsiTheme="majorHAnsi"/>
                <w:sz w:val="24"/>
              </w:rPr>
              <w:t>MDI</w:t>
            </w:r>
          </w:p>
        </w:tc>
        <w:tc>
          <w:tcPr>
            <w:tcW w:w="5614" w:type="dxa"/>
          </w:tcPr>
          <w:p w14:paraId="1AD07445" w14:textId="6B30C29D" w:rsidR="001643BD" w:rsidRPr="00A666D1" w:rsidRDefault="004167CD" w:rsidP="00D435BE">
            <w:pPr>
              <w:pStyle w:val="CDRTableText"/>
              <w:rPr>
                <w:rFonts w:asciiTheme="majorHAnsi" w:hAnsiTheme="majorHAnsi"/>
                <w:sz w:val="24"/>
              </w:rPr>
            </w:pPr>
            <w:r w:rsidRPr="00A666D1">
              <w:rPr>
                <w:rFonts w:asciiTheme="majorHAnsi" w:hAnsiTheme="majorHAnsi"/>
                <w:sz w:val="24"/>
              </w:rPr>
              <w:t>Michelson Doppler Imager</w:t>
            </w:r>
          </w:p>
        </w:tc>
      </w:tr>
      <w:tr w:rsidR="001643BD" w:rsidRPr="007B4003" w14:paraId="301E595B" w14:textId="77777777" w:rsidTr="0086082C">
        <w:trPr>
          <w:cantSplit/>
          <w:jc w:val="center"/>
        </w:trPr>
        <w:tc>
          <w:tcPr>
            <w:tcW w:w="1654" w:type="dxa"/>
          </w:tcPr>
          <w:p w14:paraId="6DFF5239"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NCDC</w:t>
            </w:r>
          </w:p>
        </w:tc>
        <w:tc>
          <w:tcPr>
            <w:tcW w:w="5614" w:type="dxa"/>
          </w:tcPr>
          <w:p w14:paraId="77025907"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Climatic Data Center</w:t>
            </w:r>
          </w:p>
        </w:tc>
      </w:tr>
      <w:tr w:rsidR="001643BD" w:rsidRPr="007B4003" w14:paraId="6315A2D6" w14:textId="77777777" w:rsidTr="0086082C">
        <w:trPr>
          <w:cantSplit/>
          <w:jc w:val="center"/>
        </w:trPr>
        <w:tc>
          <w:tcPr>
            <w:tcW w:w="1654" w:type="dxa"/>
          </w:tcPr>
          <w:p w14:paraId="12EE369E" w14:textId="5014E58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netCDF4</w:t>
            </w:r>
            <w:proofErr w:type="gramEnd"/>
          </w:p>
        </w:tc>
        <w:tc>
          <w:tcPr>
            <w:tcW w:w="5614" w:type="dxa"/>
          </w:tcPr>
          <w:p w14:paraId="57B20278" w14:textId="32CA0AD3" w:rsidR="001643BD" w:rsidRPr="00A666D1" w:rsidRDefault="001643BD" w:rsidP="00D435BE">
            <w:pPr>
              <w:pStyle w:val="CDRTableText"/>
              <w:rPr>
                <w:rFonts w:asciiTheme="majorHAnsi" w:hAnsiTheme="majorHAnsi"/>
                <w:sz w:val="24"/>
              </w:rPr>
            </w:pPr>
            <w:r w:rsidRPr="00A666D1">
              <w:rPr>
                <w:rFonts w:asciiTheme="majorHAnsi" w:hAnsiTheme="majorHAnsi"/>
                <w:sz w:val="24"/>
              </w:rPr>
              <w:t>Network Common Data Format</w:t>
            </w:r>
          </w:p>
        </w:tc>
      </w:tr>
      <w:tr w:rsidR="005A308B" w:rsidRPr="007B4003" w14:paraId="29F8E771" w14:textId="77777777" w:rsidTr="0086082C">
        <w:trPr>
          <w:cantSplit/>
          <w:jc w:val="center"/>
        </w:trPr>
        <w:tc>
          <w:tcPr>
            <w:tcW w:w="1654" w:type="dxa"/>
          </w:tcPr>
          <w:p w14:paraId="1AD7F292" w14:textId="4CD3B011" w:rsidR="005A308B" w:rsidRPr="00A666D1" w:rsidRDefault="005A308B" w:rsidP="00D435BE">
            <w:pPr>
              <w:pStyle w:val="CDRTableText"/>
              <w:rPr>
                <w:rFonts w:asciiTheme="majorHAnsi" w:hAnsiTheme="majorHAnsi"/>
                <w:sz w:val="24"/>
              </w:rPr>
            </w:pPr>
            <w:r>
              <w:rPr>
                <w:rFonts w:asciiTheme="majorHAnsi" w:hAnsiTheme="majorHAnsi"/>
                <w:sz w:val="24"/>
              </w:rPr>
              <w:t>NIMBUS</w:t>
            </w:r>
          </w:p>
        </w:tc>
        <w:tc>
          <w:tcPr>
            <w:tcW w:w="5614" w:type="dxa"/>
          </w:tcPr>
          <w:p w14:paraId="69818C86" w14:textId="5593320A" w:rsidR="005A308B" w:rsidRPr="00A666D1" w:rsidRDefault="005A308B" w:rsidP="00D435BE">
            <w:pPr>
              <w:pStyle w:val="CDRTableText"/>
              <w:rPr>
                <w:rFonts w:asciiTheme="majorHAnsi" w:hAnsiTheme="majorHAnsi"/>
                <w:sz w:val="24"/>
              </w:rPr>
            </w:pPr>
            <w:r>
              <w:rPr>
                <w:rFonts w:asciiTheme="majorHAnsi" w:hAnsiTheme="majorHAnsi"/>
                <w:sz w:val="24"/>
              </w:rPr>
              <w:t xml:space="preserve">Series of NASA </w:t>
            </w:r>
            <w:proofErr w:type="gramStart"/>
            <w:r>
              <w:rPr>
                <w:rFonts w:asciiTheme="majorHAnsi" w:hAnsiTheme="majorHAnsi"/>
                <w:sz w:val="24"/>
              </w:rPr>
              <w:t>satellites,</w:t>
            </w:r>
            <w:proofErr w:type="gramEnd"/>
            <w:r>
              <w:rPr>
                <w:rFonts w:asciiTheme="majorHAnsi" w:hAnsiTheme="majorHAnsi"/>
                <w:sz w:val="24"/>
              </w:rPr>
              <w:t xml:space="preserve"> first launched in 1964; NIMBUS-7 was the last in the series.</w:t>
            </w:r>
          </w:p>
        </w:tc>
      </w:tr>
      <w:tr w:rsidR="001643BD" w:rsidRPr="007B4003" w14:paraId="0CD14B68" w14:textId="77777777" w:rsidTr="0086082C">
        <w:trPr>
          <w:cantSplit/>
          <w:jc w:val="center"/>
        </w:trPr>
        <w:tc>
          <w:tcPr>
            <w:tcW w:w="1654" w:type="dxa"/>
          </w:tcPr>
          <w:p w14:paraId="41C2451E" w14:textId="54467D04"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54E2688A" w14:textId="2F36F10C"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Oceanographic and Atmospheric Administration</w:t>
            </w:r>
          </w:p>
        </w:tc>
      </w:tr>
      <w:tr w:rsidR="001643BD" w:rsidRPr="007B4003" w14:paraId="6325DFF5" w14:textId="77777777" w:rsidTr="0086082C">
        <w:trPr>
          <w:cantSplit/>
          <w:jc w:val="center"/>
        </w:trPr>
        <w:tc>
          <w:tcPr>
            <w:tcW w:w="1654" w:type="dxa"/>
          </w:tcPr>
          <w:p w14:paraId="6BE2925F" w14:textId="3F0D993D" w:rsidR="001643BD" w:rsidRPr="00A666D1" w:rsidRDefault="001643BD" w:rsidP="00D435BE">
            <w:pPr>
              <w:pStyle w:val="CDRTableText"/>
              <w:rPr>
                <w:rFonts w:asciiTheme="majorHAnsi" w:hAnsiTheme="majorHAnsi"/>
                <w:sz w:val="24"/>
              </w:rPr>
            </w:pPr>
            <w:r w:rsidRPr="00A666D1">
              <w:rPr>
                <w:rFonts w:asciiTheme="majorHAnsi" w:hAnsiTheme="majorHAnsi"/>
                <w:sz w:val="24"/>
              </w:rPr>
              <w:t>NGDC</w:t>
            </w:r>
          </w:p>
        </w:tc>
        <w:tc>
          <w:tcPr>
            <w:tcW w:w="5614" w:type="dxa"/>
          </w:tcPr>
          <w:p w14:paraId="6E1628BD" w14:textId="71A1475F" w:rsidR="001643BD" w:rsidRPr="00A666D1" w:rsidRDefault="001643BD" w:rsidP="00D435BE">
            <w:pPr>
              <w:pStyle w:val="CDRTableText"/>
              <w:rPr>
                <w:rFonts w:asciiTheme="majorHAnsi" w:hAnsiTheme="majorHAnsi"/>
                <w:sz w:val="24"/>
              </w:rPr>
            </w:pPr>
            <w:r w:rsidRPr="00A666D1">
              <w:rPr>
                <w:rFonts w:asciiTheme="majorHAnsi" w:hAnsiTheme="majorHAnsi"/>
                <w:sz w:val="24"/>
              </w:rPr>
              <w:t>NOAA National Geophysical Data Center</w:t>
            </w:r>
          </w:p>
        </w:tc>
      </w:tr>
      <w:tr w:rsidR="001643BD" w:rsidRPr="007B4003" w14:paraId="6F3C9D2E" w14:textId="77777777" w:rsidTr="0086082C">
        <w:trPr>
          <w:cantSplit/>
          <w:jc w:val="center"/>
        </w:trPr>
        <w:tc>
          <w:tcPr>
            <w:tcW w:w="1654" w:type="dxa"/>
          </w:tcPr>
          <w:p w14:paraId="7269895E" w14:textId="0366EC32" w:rsidR="001643BD" w:rsidRPr="00A666D1" w:rsidRDefault="001643BD" w:rsidP="00D435BE">
            <w:pPr>
              <w:pStyle w:val="CDRTableText"/>
              <w:rPr>
                <w:rFonts w:asciiTheme="majorHAnsi" w:hAnsiTheme="majorHAnsi"/>
                <w:sz w:val="24"/>
              </w:rPr>
            </w:pPr>
            <w:r w:rsidRPr="00A666D1">
              <w:rPr>
                <w:rFonts w:asciiTheme="majorHAnsi" w:hAnsiTheme="majorHAnsi"/>
                <w:sz w:val="24"/>
              </w:rPr>
              <w:t>NRL</w:t>
            </w:r>
          </w:p>
        </w:tc>
        <w:tc>
          <w:tcPr>
            <w:tcW w:w="5614" w:type="dxa"/>
          </w:tcPr>
          <w:p w14:paraId="55C7DB80" w14:textId="1E7FDEA8"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w:t>
            </w:r>
          </w:p>
        </w:tc>
      </w:tr>
      <w:tr w:rsidR="001643BD" w:rsidRPr="007B4003" w14:paraId="68C5FDAD" w14:textId="77777777" w:rsidTr="0086082C">
        <w:trPr>
          <w:cantSplit/>
          <w:jc w:val="center"/>
        </w:trPr>
        <w:tc>
          <w:tcPr>
            <w:tcW w:w="1654" w:type="dxa"/>
          </w:tcPr>
          <w:p w14:paraId="356C8671" w14:textId="0EA1B7A2" w:rsidR="001643BD" w:rsidRPr="00A666D1" w:rsidRDefault="001643BD" w:rsidP="00D435BE">
            <w:pPr>
              <w:pStyle w:val="CDRTableText"/>
              <w:rPr>
                <w:rFonts w:asciiTheme="majorHAnsi" w:hAnsiTheme="majorHAnsi"/>
                <w:sz w:val="24"/>
              </w:rPr>
            </w:pPr>
            <w:r w:rsidRPr="00A666D1">
              <w:rPr>
                <w:rFonts w:asciiTheme="majorHAnsi" w:hAnsiTheme="majorHAnsi"/>
                <w:sz w:val="24"/>
              </w:rPr>
              <w:t>NRLSSI</w:t>
            </w:r>
          </w:p>
        </w:tc>
        <w:tc>
          <w:tcPr>
            <w:tcW w:w="5614" w:type="dxa"/>
          </w:tcPr>
          <w:p w14:paraId="1F6E6283" w14:textId="43035400"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(original)</w:t>
            </w:r>
          </w:p>
        </w:tc>
      </w:tr>
      <w:tr w:rsidR="001643BD" w:rsidRPr="007B4003" w14:paraId="138C470C" w14:textId="77777777" w:rsidTr="0086082C">
        <w:trPr>
          <w:cantSplit/>
          <w:jc w:val="center"/>
        </w:trPr>
        <w:tc>
          <w:tcPr>
            <w:tcW w:w="1654" w:type="dxa"/>
          </w:tcPr>
          <w:p w14:paraId="7529337B" w14:textId="1404932D"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NRLSSI</w:t>
            </w:r>
            <w:r w:rsidR="00167158" w:rsidRPr="00A666D1">
              <w:rPr>
                <w:rFonts w:asciiTheme="majorHAnsi" w:hAnsiTheme="majorHAnsi"/>
                <w:sz w:val="24"/>
              </w:rPr>
              <w:t>2</w:t>
            </w:r>
          </w:p>
        </w:tc>
        <w:tc>
          <w:tcPr>
            <w:tcW w:w="5614" w:type="dxa"/>
          </w:tcPr>
          <w:p w14:paraId="48A8ECAB" w14:textId="24085849"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Solar Spectral Irradiance model (version 2)</w:t>
            </w:r>
          </w:p>
        </w:tc>
      </w:tr>
      <w:tr w:rsidR="001643BD" w:rsidRPr="007B4003" w14:paraId="38C42887" w14:textId="77777777" w:rsidTr="0086082C">
        <w:trPr>
          <w:cantSplit/>
          <w:jc w:val="center"/>
        </w:trPr>
        <w:tc>
          <w:tcPr>
            <w:tcW w:w="1654" w:type="dxa"/>
          </w:tcPr>
          <w:p w14:paraId="2D515847" w14:textId="585387C0" w:rsidR="001643BD" w:rsidRPr="00A666D1" w:rsidRDefault="001643BD" w:rsidP="00D435BE">
            <w:pPr>
              <w:pStyle w:val="CDRTableText"/>
              <w:rPr>
                <w:rFonts w:asciiTheme="majorHAnsi" w:hAnsiTheme="majorHAnsi"/>
                <w:sz w:val="24"/>
              </w:rPr>
            </w:pPr>
            <w:r w:rsidRPr="00A666D1">
              <w:rPr>
                <w:rFonts w:asciiTheme="majorHAnsi" w:hAnsiTheme="majorHAnsi"/>
                <w:sz w:val="24"/>
              </w:rPr>
              <w:t>NRLTSI</w:t>
            </w:r>
          </w:p>
        </w:tc>
        <w:tc>
          <w:tcPr>
            <w:tcW w:w="5614" w:type="dxa"/>
          </w:tcPr>
          <w:p w14:paraId="24B46CF1" w14:textId="50C91326"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(original)</w:t>
            </w:r>
          </w:p>
        </w:tc>
      </w:tr>
      <w:tr w:rsidR="001643BD" w:rsidRPr="007B4003" w14:paraId="3ADEC5C0" w14:textId="77777777" w:rsidTr="0086082C">
        <w:trPr>
          <w:cantSplit/>
          <w:jc w:val="center"/>
        </w:trPr>
        <w:tc>
          <w:tcPr>
            <w:tcW w:w="1654" w:type="dxa"/>
          </w:tcPr>
          <w:p w14:paraId="44A041E8" w14:textId="0F551A1D" w:rsidR="001643BD" w:rsidRPr="00A666D1" w:rsidRDefault="001643BD" w:rsidP="00D435BE">
            <w:pPr>
              <w:pStyle w:val="CDRTableText"/>
              <w:rPr>
                <w:rFonts w:asciiTheme="majorHAnsi" w:hAnsiTheme="majorHAnsi"/>
                <w:sz w:val="24"/>
              </w:rPr>
            </w:pPr>
            <w:r w:rsidRPr="00A666D1">
              <w:rPr>
                <w:rFonts w:asciiTheme="majorHAnsi" w:hAnsiTheme="majorHAnsi"/>
                <w:sz w:val="24"/>
              </w:rPr>
              <w:t>NRLTSI2</w:t>
            </w:r>
          </w:p>
        </w:tc>
        <w:tc>
          <w:tcPr>
            <w:tcW w:w="5614" w:type="dxa"/>
          </w:tcPr>
          <w:p w14:paraId="530D28B0" w14:textId="4ED78953" w:rsidR="001643BD" w:rsidRPr="00A666D1" w:rsidRDefault="001643BD" w:rsidP="00D435BE">
            <w:pPr>
              <w:pStyle w:val="CDRTableText"/>
              <w:rPr>
                <w:rFonts w:asciiTheme="majorHAnsi" w:hAnsiTheme="majorHAnsi"/>
                <w:sz w:val="24"/>
              </w:rPr>
            </w:pPr>
            <w:r w:rsidRPr="00A666D1">
              <w:rPr>
                <w:rFonts w:asciiTheme="majorHAnsi" w:hAnsiTheme="majorHAnsi"/>
                <w:sz w:val="24"/>
              </w:rPr>
              <w:t>Naval Research Laboratory Total Solar Irradiance model (version 2)</w:t>
            </w:r>
          </w:p>
        </w:tc>
      </w:tr>
      <w:tr w:rsidR="001643BD" w:rsidRPr="007B4003" w14:paraId="61A72B0F" w14:textId="77777777" w:rsidTr="0086082C">
        <w:trPr>
          <w:cantSplit/>
          <w:jc w:val="center"/>
        </w:trPr>
        <w:tc>
          <w:tcPr>
            <w:tcW w:w="1654" w:type="dxa"/>
          </w:tcPr>
          <w:p w14:paraId="3F08640B" w14:textId="59AD7EB0"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nm</w:t>
            </w:r>
            <w:proofErr w:type="gramEnd"/>
          </w:p>
        </w:tc>
        <w:tc>
          <w:tcPr>
            <w:tcW w:w="5614" w:type="dxa"/>
          </w:tcPr>
          <w:p w14:paraId="3FF2D376" w14:textId="4078353B"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nanometer</w:t>
            </w:r>
            <w:proofErr w:type="gramEnd"/>
          </w:p>
        </w:tc>
      </w:tr>
      <w:tr w:rsidR="001643BD" w:rsidRPr="007B4003" w14:paraId="0472AF84" w14:textId="77777777" w:rsidTr="0086082C">
        <w:trPr>
          <w:cantSplit/>
          <w:jc w:val="center"/>
        </w:trPr>
        <w:tc>
          <w:tcPr>
            <w:tcW w:w="1654" w:type="dxa"/>
          </w:tcPr>
          <w:p w14:paraId="1756BC9F"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NOAA</w:t>
            </w:r>
          </w:p>
        </w:tc>
        <w:tc>
          <w:tcPr>
            <w:tcW w:w="5614" w:type="dxa"/>
          </w:tcPr>
          <w:p w14:paraId="758EDAF4" w14:textId="77777777" w:rsidR="001643BD" w:rsidRPr="00A666D1" w:rsidRDefault="001643BD" w:rsidP="00D435BE">
            <w:pPr>
              <w:pStyle w:val="CDRTableText"/>
              <w:rPr>
                <w:rFonts w:asciiTheme="majorHAnsi" w:hAnsiTheme="majorHAnsi"/>
                <w:sz w:val="24"/>
              </w:rPr>
            </w:pPr>
            <w:r w:rsidRPr="00A666D1">
              <w:rPr>
                <w:rFonts w:asciiTheme="majorHAnsi" w:hAnsiTheme="majorHAnsi"/>
                <w:sz w:val="24"/>
              </w:rPr>
              <w:t>National Oceanic and Atmospheric Administration</w:t>
            </w:r>
          </w:p>
        </w:tc>
      </w:tr>
      <w:tr w:rsidR="001643BD" w:rsidRPr="007B4003" w14:paraId="48E9A707" w14:textId="77777777" w:rsidTr="0086082C">
        <w:trPr>
          <w:cantSplit/>
          <w:jc w:val="center"/>
        </w:trPr>
        <w:tc>
          <w:tcPr>
            <w:tcW w:w="1654" w:type="dxa"/>
          </w:tcPr>
          <w:p w14:paraId="6D6EFECB" w14:textId="46B994E7" w:rsidR="001643BD" w:rsidRPr="00A666D1" w:rsidRDefault="001643BD" w:rsidP="00D435BE">
            <w:pPr>
              <w:pStyle w:val="CDRTableText"/>
              <w:rPr>
                <w:rFonts w:asciiTheme="majorHAnsi" w:hAnsiTheme="majorHAnsi"/>
                <w:sz w:val="24"/>
              </w:rPr>
            </w:pPr>
            <w:r w:rsidRPr="00A666D1">
              <w:rPr>
                <w:rFonts w:asciiTheme="majorHAnsi" w:hAnsiTheme="majorHAnsi"/>
                <w:sz w:val="24"/>
              </w:rPr>
              <w:t>PMOD</w:t>
            </w:r>
          </w:p>
        </w:tc>
        <w:tc>
          <w:tcPr>
            <w:tcW w:w="5614" w:type="dxa"/>
          </w:tcPr>
          <w:p w14:paraId="5631A090" w14:textId="58924832" w:rsidR="001643BD" w:rsidRPr="00A666D1" w:rsidRDefault="001643BD" w:rsidP="00D435BE">
            <w:pPr>
              <w:pStyle w:val="CDRTableText"/>
              <w:rPr>
                <w:rFonts w:asciiTheme="majorHAnsi" w:hAnsiTheme="majorHAnsi"/>
                <w:sz w:val="24"/>
              </w:rPr>
            </w:pPr>
            <w:proofErr w:type="spellStart"/>
            <w:r w:rsidRPr="00A666D1">
              <w:rPr>
                <w:rFonts w:asciiTheme="majorHAnsi" w:hAnsiTheme="majorHAnsi"/>
                <w:sz w:val="24"/>
              </w:rPr>
              <w:t>Physikalisch-Meteorologisches</w:t>
            </w:r>
            <w:proofErr w:type="spellEnd"/>
            <w:r w:rsidRPr="00A666D1">
              <w:rPr>
                <w:rFonts w:asciiTheme="majorHAnsi" w:hAnsiTheme="majorHAnsi"/>
                <w:sz w:val="24"/>
              </w:rPr>
              <w:t xml:space="preserve"> </w:t>
            </w:r>
            <w:proofErr w:type="spellStart"/>
            <w:r w:rsidRPr="00A666D1">
              <w:rPr>
                <w:rFonts w:asciiTheme="majorHAnsi" w:hAnsiTheme="majorHAnsi"/>
                <w:sz w:val="24"/>
              </w:rPr>
              <w:t>Observatorium</w:t>
            </w:r>
            <w:proofErr w:type="spellEnd"/>
            <w:r w:rsidRPr="00A666D1">
              <w:rPr>
                <w:rFonts w:asciiTheme="majorHAnsi" w:hAnsiTheme="majorHAnsi"/>
                <w:sz w:val="24"/>
              </w:rPr>
              <w:t xml:space="preserve"> Davos</w:t>
            </w:r>
          </w:p>
        </w:tc>
      </w:tr>
      <w:tr w:rsidR="001643BD" w:rsidRPr="007B4003" w14:paraId="417A454C" w14:textId="77777777" w:rsidTr="0086082C">
        <w:trPr>
          <w:cantSplit/>
          <w:jc w:val="center"/>
        </w:trPr>
        <w:tc>
          <w:tcPr>
            <w:tcW w:w="1654" w:type="dxa"/>
          </w:tcPr>
          <w:p w14:paraId="207A03A1" w14:textId="0AC14C81"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ppm</w:t>
            </w:r>
            <w:proofErr w:type="gramEnd"/>
          </w:p>
        </w:tc>
        <w:tc>
          <w:tcPr>
            <w:tcW w:w="5614" w:type="dxa"/>
          </w:tcPr>
          <w:p w14:paraId="03E9F575" w14:textId="29F0839C" w:rsidR="001643BD" w:rsidRPr="00A666D1" w:rsidRDefault="001643BD" w:rsidP="00D435BE">
            <w:pPr>
              <w:pStyle w:val="CDRTableText"/>
              <w:rPr>
                <w:rFonts w:asciiTheme="majorHAnsi" w:hAnsiTheme="majorHAnsi"/>
                <w:sz w:val="24"/>
              </w:rPr>
            </w:pPr>
            <w:r w:rsidRPr="00A666D1">
              <w:rPr>
                <w:rFonts w:asciiTheme="majorHAnsi" w:hAnsiTheme="majorHAnsi"/>
                <w:sz w:val="24"/>
              </w:rPr>
              <w:t>Part per million</w:t>
            </w:r>
          </w:p>
        </w:tc>
      </w:tr>
      <w:tr w:rsidR="001643BD" w:rsidRPr="007B4003" w14:paraId="1568B52D" w14:textId="77777777" w:rsidTr="0086082C">
        <w:trPr>
          <w:cantSplit/>
          <w:jc w:val="center"/>
        </w:trPr>
        <w:tc>
          <w:tcPr>
            <w:tcW w:w="1654" w:type="dxa"/>
          </w:tcPr>
          <w:p w14:paraId="569D03CC" w14:textId="6CFB4002" w:rsidR="001643BD" w:rsidRPr="00A666D1" w:rsidRDefault="001643BD" w:rsidP="00D435BE">
            <w:pPr>
              <w:pStyle w:val="CDRTableText"/>
              <w:rPr>
                <w:rFonts w:asciiTheme="majorHAnsi" w:hAnsiTheme="majorHAnsi"/>
                <w:sz w:val="24"/>
              </w:rPr>
            </w:pPr>
            <w:r w:rsidRPr="00A666D1">
              <w:rPr>
                <w:rFonts w:asciiTheme="majorHAnsi" w:hAnsiTheme="majorHAnsi"/>
                <w:sz w:val="24"/>
              </w:rPr>
              <w:t>QA</w:t>
            </w:r>
          </w:p>
        </w:tc>
        <w:tc>
          <w:tcPr>
            <w:tcW w:w="5614" w:type="dxa"/>
          </w:tcPr>
          <w:p w14:paraId="60A78365" w14:textId="7DD3838F" w:rsidR="001643BD" w:rsidRPr="00A666D1" w:rsidRDefault="001643BD" w:rsidP="00D435BE">
            <w:pPr>
              <w:pStyle w:val="CDRTableText"/>
              <w:rPr>
                <w:rFonts w:asciiTheme="majorHAnsi" w:hAnsiTheme="majorHAnsi"/>
                <w:sz w:val="24"/>
              </w:rPr>
            </w:pPr>
            <w:r w:rsidRPr="00A666D1">
              <w:rPr>
                <w:rFonts w:asciiTheme="majorHAnsi" w:hAnsiTheme="majorHAnsi"/>
                <w:sz w:val="24"/>
              </w:rPr>
              <w:t>Quality Assurance (Analysis)</w:t>
            </w:r>
          </w:p>
        </w:tc>
      </w:tr>
      <w:tr w:rsidR="00E426DE" w:rsidRPr="007B4003" w14:paraId="5BFD19B3" w14:textId="77777777" w:rsidTr="0086082C">
        <w:trPr>
          <w:cantSplit/>
          <w:jc w:val="center"/>
        </w:trPr>
        <w:tc>
          <w:tcPr>
            <w:tcW w:w="1654" w:type="dxa"/>
          </w:tcPr>
          <w:p w14:paraId="1F6A541F" w14:textId="17CFC923" w:rsidR="00E426DE" w:rsidRPr="00A666D1" w:rsidRDefault="00E426DE" w:rsidP="00D435BE">
            <w:pPr>
              <w:pStyle w:val="CDRTableText"/>
              <w:rPr>
                <w:rFonts w:asciiTheme="majorHAnsi" w:hAnsiTheme="majorHAnsi"/>
                <w:sz w:val="24"/>
              </w:rPr>
            </w:pPr>
            <w:r w:rsidRPr="00A666D1">
              <w:rPr>
                <w:rFonts w:asciiTheme="majorHAnsi" w:hAnsiTheme="majorHAnsi"/>
                <w:sz w:val="24"/>
              </w:rPr>
              <w:t>R</w:t>
            </w:r>
          </w:p>
        </w:tc>
        <w:tc>
          <w:tcPr>
            <w:tcW w:w="5614" w:type="dxa"/>
          </w:tcPr>
          <w:p w14:paraId="4D29E9D9" w14:textId="196406C7" w:rsidR="00E426DE" w:rsidRPr="00A666D1" w:rsidRDefault="00E426DE" w:rsidP="00D435BE">
            <w:pPr>
              <w:pStyle w:val="CDRTableText"/>
              <w:rPr>
                <w:rFonts w:asciiTheme="majorHAnsi" w:hAnsiTheme="majorHAnsi"/>
                <w:sz w:val="24"/>
              </w:rPr>
            </w:pPr>
            <w:r w:rsidRPr="00A666D1">
              <w:rPr>
                <w:rFonts w:asciiTheme="majorHAnsi" w:hAnsiTheme="majorHAnsi"/>
                <w:sz w:val="24"/>
              </w:rPr>
              <w:t>Radiance</w:t>
            </w:r>
          </w:p>
        </w:tc>
      </w:tr>
      <w:tr w:rsidR="001643BD" w:rsidRPr="007B4003" w14:paraId="46852F3D" w14:textId="77777777" w:rsidTr="0086082C">
        <w:trPr>
          <w:cantSplit/>
          <w:jc w:val="center"/>
        </w:trPr>
        <w:tc>
          <w:tcPr>
            <w:tcW w:w="1654" w:type="dxa"/>
          </w:tcPr>
          <w:p w14:paraId="25E3208C" w14:textId="7E7210FF"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S(</w:t>
            </w:r>
            <w:proofErr w:type="gramEnd"/>
            <w:r w:rsidRPr="00A666D1">
              <w:rPr>
                <w:rFonts w:asciiTheme="majorHAnsi" w:hAnsiTheme="majorHAnsi"/>
                <w:sz w:val="24"/>
              </w:rPr>
              <w:t>t)</w:t>
            </w:r>
          </w:p>
        </w:tc>
        <w:tc>
          <w:tcPr>
            <w:tcW w:w="5614" w:type="dxa"/>
          </w:tcPr>
          <w:p w14:paraId="15645E5F" w14:textId="7902FEAB" w:rsidR="001643BD" w:rsidRPr="00A666D1" w:rsidRDefault="001643BD" w:rsidP="00D435BE">
            <w:pPr>
              <w:pStyle w:val="CDRTableText"/>
              <w:rPr>
                <w:rFonts w:asciiTheme="majorHAnsi" w:hAnsiTheme="majorHAnsi"/>
                <w:sz w:val="24"/>
              </w:rPr>
            </w:pPr>
            <w:r w:rsidRPr="00A666D1">
              <w:rPr>
                <w:rFonts w:asciiTheme="majorHAnsi" w:hAnsiTheme="majorHAnsi"/>
                <w:sz w:val="24"/>
              </w:rPr>
              <w:t>Sunspot Darkening Function (time-dependent)</w:t>
            </w:r>
          </w:p>
        </w:tc>
      </w:tr>
      <w:tr w:rsidR="001643BD" w:rsidRPr="007B4003" w14:paraId="21C866C0" w14:textId="77777777" w:rsidTr="0086082C">
        <w:trPr>
          <w:cantSplit/>
          <w:jc w:val="center"/>
        </w:trPr>
        <w:tc>
          <w:tcPr>
            <w:tcW w:w="1654" w:type="dxa"/>
          </w:tcPr>
          <w:p w14:paraId="1E158903" w14:textId="3823C6D1" w:rsidR="001643BD" w:rsidRPr="00A666D1" w:rsidRDefault="001643BD" w:rsidP="00D435BE">
            <w:pPr>
              <w:pStyle w:val="CDRTableText"/>
              <w:rPr>
                <w:rFonts w:asciiTheme="majorHAnsi" w:hAnsiTheme="majorHAnsi"/>
                <w:sz w:val="24"/>
              </w:rPr>
            </w:pPr>
            <w:r w:rsidRPr="00A666D1">
              <w:rPr>
                <w:rFonts w:asciiTheme="majorHAnsi" w:hAnsiTheme="majorHAnsi"/>
                <w:sz w:val="24"/>
              </w:rPr>
              <w:t>SCIAMACHY</w:t>
            </w:r>
          </w:p>
        </w:tc>
        <w:tc>
          <w:tcPr>
            <w:tcW w:w="5614" w:type="dxa"/>
          </w:tcPr>
          <w:p w14:paraId="3B3600C5" w14:textId="7965B9C6" w:rsidR="001643BD" w:rsidRPr="00A666D1" w:rsidRDefault="00E54616" w:rsidP="00D435BE">
            <w:pPr>
              <w:pStyle w:val="CDRTableText"/>
              <w:rPr>
                <w:rFonts w:asciiTheme="majorHAnsi" w:hAnsiTheme="majorHAnsi"/>
                <w:sz w:val="24"/>
              </w:rPr>
            </w:pPr>
            <w:r w:rsidRPr="00A666D1">
              <w:rPr>
                <w:rFonts w:asciiTheme="majorHAnsi" w:hAnsiTheme="majorHAnsi" w:cs="Helvetica"/>
                <w:color w:val="1C1C1C"/>
                <w:sz w:val="24"/>
              </w:rPr>
              <w:t>S</w:t>
            </w:r>
            <w:r w:rsidR="005A308B" w:rsidRPr="00A666D1">
              <w:rPr>
                <w:rFonts w:asciiTheme="majorHAnsi" w:hAnsiTheme="majorHAnsi" w:cs="Helvetica"/>
                <w:color w:val="1C1C1C"/>
                <w:sz w:val="24"/>
              </w:rPr>
              <w:t>c</w:t>
            </w:r>
            <w:r w:rsidRPr="00A666D1">
              <w:rPr>
                <w:rFonts w:asciiTheme="majorHAnsi" w:hAnsiTheme="majorHAnsi" w:cs="Helvetica"/>
                <w:color w:val="1C1C1C"/>
                <w:sz w:val="24"/>
              </w:rPr>
              <w:t xml:space="preserve">anning Imaging Absorption </w:t>
            </w:r>
            <w:proofErr w:type="spellStart"/>
            <w:r w:rsidRPr="00A666D1">
              <w:rPr>
                <w:rFonts w:asciiTheme="majorHAnsi" w:hAnsiTheme="majorHAnsi" w:cs="Helvetica"/>
                <w:color w:val="1C1C1C"/>
                <w:sz w:val="24"/>
              </w:rPr>
              <w:t>SpectroMeter</w:t>
            </w:r>
            <w:proofErr w:type="spellEnd"/>
            <w:r w:rsidRPr="00A666D1">
              <w:rPr>
                <w:rFonts w:asciiTheme="majorHAnsi" w:hAnsiTheme="majorHAnsi" w:cs="Helvetica"/>
                <w:color w:val="1C1C1C"/>
                <w:sz w:val="24"/>
              </w:rPr>
              <w:t xml:space="preserve"> for Atmospheric </w:t>
            </w:r>
            <w:proofErr w:type="spellStart"/>
            <w:r w:rsidRPr="00A666D1">
              <w:rPr>
                <w:rFonts w:asciiTheme="majorHAnsi" w:hAnsiTheme="majorHAnsi" w:cs="Helvetica"/>
                <w:color w:val="1C1C1C"/>
                <w:sz w:val="24"/>
              </w:rPr>
              <w:t>C</w:t>
            </w:r>
            <w:r w:rsidR="005A308B" w:rsidRPr="00A666D1">
              <w:rPr>
                <w:rFonts w:asciiTheme="majorHAnsi" w:hAnsiTheme="majorHAnsi" w:cs="Helvetica"/>
                <w:color w:val="1C1C1C"/>
                <w:sz w:val="24"/>
              </w:rPr>
              <w:t>h</w:t>
            </w:r>
            <w:r w:rsidRPr="00A666D1">
              <w:rPr>
                <w:rFonts w:asciiTheme="majorHAnsi" w:hAnsiTheme="majorHAnsi" w:cs="Helvetica"/>
                <w:color w:val="1C1C1C"/>
                <w:sz w:val="24"/>
              </w:rPr>
              <w:t>artographY</w:t>
            </w:r>
            <w:proofErr w:type="spellEnd"/>
          </w:p>
        </w:tc>
      </w:tr>
      <w:tr w:rsidR="001643BD" w:rsidRPr="007B4003" w14:paraId="0E3913C1" w14:textId="77777777" w:rsidTr="0086082C">
        <w:trPr>
          <w:cantSplit/>
          <w:jc w:val="center"/>
        </w:trPr>
        <w:tc>
          <w:tcPr>
            <w:tcW w:w="1654" w:type="dxa"/>
          </w:tcPr>
          <w:p w14:paraId="4735E51D" w14:textId="3EB78F48" w:rsidR="001643BD" w:rsidRPr="00A666D1" w:rsidRDefault="001643BD" w:rsidP="00D435BE">
            <w:pPr>
              <w:pStyle w:val="CDRTableText"/>
              <w:rPr>
                <w:rFonts w:asciiTheme="majorHAnsi" w:hAnsiTheme="majorHAnsi"/>
                <w:sz w:val="24"/>
              </w:rPr>
            </w:pPr>
            <w:r w:rsidRPr="00A666D1">
              <w:rPr>
                <w:rFonts w:asciiTheme="majorHAnsi" w:hAnsiTheme="majorHAnsi"/>
                <w:sz w:val="24"/>
              </w:rPr>
              <w:t>SIM</w:t>
            </w:r>
          </w:p>
        </w:tc>
        <w:tc>
          <w:tcPr>
            <w:tcW w:w="5614" w:type="dxa"/>
          </w:tcPr>
          <w:p w14:paraId="79A37128" w14:textId="23009187" w:rsidR="001643BD" w:rsidRPr="00A666D1" w:rsidRDefault="001643BD" w:rsidP="00D435BE">
            <w:pPr>
              <w:pStyle w:val="CDRTableText"/>
              <w:rPr>
                <w:rFonts w:asciiTheme="majorHAnsi" w:hAnsiTheme="majorHAnsi"/>
                <w:sz w:val="24"/>
              </w:rPr>
            </w:pPr>
            <w:r w:rsidRPr="00A666D1">
              <w:rPr>
                <w:rFonts w:asciiTheme="majorHAnsi" w:hAnsiTheme="majorHAnsi"/>
                <w:sz w:val="24"/>
              </w:rPr>
              <w:t>Spectral Irradiance Monitor</w:t>
            </w:r>
          </w:p>
        </w:tc>
      </w:tr>
      <w:tr w:rsidR="001643BD" w:rsidRPr="007B4003" w14:paraId="69B4D197" w14:textId="77777777" w:rsidTr="0086082C">
        <w:trPr>
          <w:cantSplit/>
          <w:jc w:val="center"/>
        </w:trPr>
        <w:tc>
          <w:tcPr>
            <w:tcW w:w="1654" w:type="dxa"/>
          </w:tcPr>
          <w:p w14:paraId="6CA6D777" w14:textId="58D98D62" w:rsidR="001643BD" w:rsidRPr="00A666D1" w:rsidRDefault="001643BD" w:rsidP="00D435BE">
            <w:pPr>
              <w:pStyle w:val="CDRTableText"/>
              <w:rPr>
                <w:rFonts w:asciiTheme="majorHAnsi" w:hAnsiTheme="majorHAnsi"/>
                <w:sz w:val="24"/>
              </w:rPr>
            </w:pPr>
            <w:r w:rsidRPr="00A666D1">
              <w:rPr>
                <w:rFonts w:asciiTheme="majorHAnsi" w:hAnsiTheme="majorHAnsi"/>
                <w:sz w:val="24"/>
              </w:rPr>
              <w:t>SMM</w:t>
            </w:r>
          </w:p>
        </w:tc>
        <w:tc>
          <w:tcPr>
            <w:tcW w:w="5614" w:type="dxa"/>
          </w:tcPr>
          <w:p w14:paraId="57A4D60F" w14:textId="2D11C849" w:rsidR="001643BD" w:rsidRPr="00A666D1" w:rsidRDefault="001643BD" w:rsidP="00D435BE">
            <w:pPr>
              <w:pStyle w:val="CDRTableText"/>
              <w:rPr>
                <w:rFonts w:asciiTheme="majorHAnsi" w:hAnsiTheme="majorHAnsi"/>
                <w:sz w:val="24"/>
              </w:rPr>
            </w:pPr>
            <w:r w:rsidRPr="00A666D1">
              <w:rPr>
                <w:rFonts w:asciiTheme="majorHAnsi" w:hAnsiTheme="majorHAnsi"/>
                <w:sz w:val="24"/>
              </w:rPr>
              <w:t>Solar Maximum Mission</w:t>
            </w:r>
          </w:p>
        </w:tc>
      </w:tr>
      <w:tr w:rsidR="001643BD" w:rsidRPr="007B4003" w14:paraId="01118BF8" w14:textId="77777777" w:rsidTr="0086082C">
        <w:trPr>
          <w:cantSplit/>
          <w:jc w:val="center"/>
        </w:trPr>
        <w:tc>
          <w:tcPr>
            <w:tcW w:w="1654" w:type="dxa"/>
          </w:tcPr>
          <w:p w14:paraId="4C19F81F" w14:textId="19336809" w:rsidR="001643BD" w:rsidRPr="00A666D1" w:rsidRDefault="001643BD" w:rsidP="00D435BE">
            <w:pPr>
              <w:pStyle w:val="CDRTableText"/>
              <w:rPr>
                <w:rFonts w:asciiTheme="majorHAnsi" w:hAnsiTheme="majorHAnsi"/>
                <w:sz w:val="24"/>
              </w:rPr>
            </w:pPr>
            <w:r w:rsidRPr="00A666D1">
              <w:rPr>
                <w:rFonts w:asciiTheme="majorHAnsi" w:hAnsiTheme="majorHAnsi"/>
                <w:sz w:val="24"/>
              </w:rPr>
              <w:t>SOHO</w:t>
            </w:r>
          </w:p>
        </w:tc>
        <w:tc>
          <w:tcPr>
            <w:tcW w:w="5614" w:type="dxa"/>
          </w:tcPr>
          <w:p w14:paraId="1B50AD35" w14:textId="31264CE3"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Solar and </w:t>
            </w:r>
            <w:proofErr w:type="spellStart"/>
            <w:r w:rsidRPr="00A666D1">
              <w:rPr>
                <w:rFonts w:asciiTheme="majorHAnsi" w:hAnsiTheme="majorHAnsi"/>
                <w:sz w:val="24"/>
              </w:rPr>
              <w:t>Heliospheric</w:t>
            </w:r>
            <w:proofErr w:type="spellEnd"/>
            <w:r w:rsidRPr="00A666D1">
              <w:rPr>
                <w:rFonts w:asciiTheme="majorHAnsi" w:hAnsiTheme="majorHAnsi"/>
                <w:sz w:val="24"/>
              </w:rPr>
              <w:t xml:space="preserve"> Observatory </w:t>
            </w:r>
          </w:p>
        </w:tc>
      </w:tr>
      <w:tr w:rsidR="005A308B" w:rsidRPr="007B4003" w14:paraId="252F9E01" w14:textId="77777777" w:rsidTr="0086082C">
        <w:trPr>
          <w:cantSplit/>
          <w:jc w:val="center"/>
        </w:trPr>
        <w:tc>
          <w:tcPr>
            <w:tcW w:w="1654" w:type="dxa"/>
          </w:tcPr>
          <w:p w14:paraId="5DE94B80" w14:textId="2ECD4430" w:rsidR="005A308B" w:rsidRPr="00A666D1" w:rsidRDefault="005A308B" w:rsidP="00D435BE">
            <w:pPr>
              <w:pStyle w:val="CDRTableText"/>
              <w:rPr>
                <w:rFonts w:asciiTheme="majorHAnsi" w:hAnsiTheme="majorHAnsi"/>
                <w:sz w:val="24"/>
              </w:rPr>
            </w:pPr>
            <w:r>
              <w:rPr>
                <w:rFonts w:asciiTheme="majorHAnsi" w:hAnsiTheme="majorHAnsi"/>
                <w:sz w:val="24"/>
              </w:rPr>
              <w:t>SOLSPEC</w:t>
            </w:r>
          </w:p>
        </w:tc>
        <w:tc>
          <w:tcPr>
            <w:tcW w:w="5614" w:type="dxa"/>
          </w:tcPr>
          <w:p w14:paraId="5A024C22" w14:textId="1BECA273" w:rsidR="005A308B" w:rsidRPr="00A666D1" w:rsidRDefault="005A308B" w:rsidP="005A308B">
            <w:pPr>
              <w:pStyle w:val="CDRTableText"/>
              <w:rPr>
                <w:rFonts w:asciiTheme="majorHAnsi" w:hAnsiTheme="majorHAnsi"/>
                <w:sz w:val="24"/>
              </w:rPr>
            </w:pPr>
            <w:proofErr w:type="spellStart"/>
            <w:r>
              <w:rPr>
                <w:rFonts w:asciiTheme="majorHAnsi" w:hAnsiTheme="majorHAnsi"/>
                <w:sz w:val="24"/>
              </w:rPr>
              <w:t>SOLar</w:t>
            </w:r>
            <w:proofErr w:type="spellEnd"/>
            <w:r>
              <w:rPr>
                <w:rFonts w:asciiTheme="majorHAnsi" w:hAnsiTheme="majorHAnsi"/>
                <w:sz w:val="24"/>
              </w:rPr>
              <w:t xml:space="preserve"> </w:t>
            </w:r>
            <w:proofErr w:type="spellStart"/>
            <w:r>
              <w:rPr>
                <w:rFonts w:asciiTheme="majorHAnsi" w:hAnsiTheme="majorHAnsi"/>
                <w:sz w:val="24"/>
              </w:rPr>
              <w:t>SPECtral</w:t>
            </w:r>
            <w:proofErr w:type="spellEnd"/>
            <w:r>
              <w:rPr>
                <w:rFonts w:asciiTheme="majorHAnsi" w:hAnsiTheme="majorHAnsi"/>
                <w:sz w:val="24"/>
              </w:rPr>
              <w:t xml:space="preserve"> Irradiance Measurements; French instrument that measured irradiance from the ISS </w:t>
            </w:r>
          </w:p>
        </w:tc>
      </w:tr>
      <w:tr w:rsidR="00645B55" w:rsidRPr="007B4003" w14:paraId="7B4C6811" w14:textId="77777777" w:rsidTr="0086082C">
        <w:trPr>
          <w:cantSplit/>
          <w:jc w:val="center"/>
        </w:trPr>
        <w:tc>
          <w:tcPr>
            <w:tcW w:w="1654" w:type="dxa"/>
          </w:tcPr>
          <w:p w14:paraId="19BDC405" w14:textId="3D415AAC" w:rsidR="00645B55" w:rsidRPr="00A666D1" w:rsidRDefault="00645B55" w:rsidP="00D435BE">
            <w:pPr>
              <w:pStyle w:val="CDRTableText"/>
              <w:rPr>
                <w:rFonts w:asciiTheme="majorHAnsi" w:hAnsiTheme="majorHAnsi"/>
                <w:sz w:val="24"/>
              </w:rPr>
            </w:pPr>
            <w:r w:rsidRPr="00A666D1">
              <w:rPr>
                <w:rFonts w:asciiTheme="majorHAnsi" w:hAnsiTheme="majorHAnsi"/>
                <w:sz w:val="24"/>
              </w:rPr>
              <w:t>SOLSTICE</w:t>
            </w:r>
          </w:p>
        </w:tc>
        <w:tc>
          <w:tcPr>
            <w:tcW w:w="5614" w:type="dxa"/>
          </w:tcPr>
          <w:p w14:paraId="2015B1A2" w14:textId="278BD725" w:rsidR="00645B55" w:rsidRPr="00A666D1" w:rsidRDefault="008E0D52" w:rsidP="00D435BE">
            <w:pPr>
              <w:pStyle w:val="CDRTableText"/>
              <w:rPr>
                <w:rFonts w:asciiTheme="majorHAnsi" w:hAnsiTheme="majorHAnsi"/>
                <w:sz w:val="24"/>
              </w:rPr>
            </w:pPr>
            <w:r w:rsidRPr="00A666D1">
              <w:rPr>
                <w:rFonts w:asciiTheme="majorHAnsi" w:hAnsiTheme="majorHAnsi"/>
                <w:sz w:val="24"/>
              </w:rPr>
              <w:t>Solar Stellar Inte</w:t>
            </w:r>
            <w:r w:rsidR="005354BD" w:rsidRPr="00A666D1">
              <w:rPr>
                <w:rFonts w:asciiTheme="majorHAnsi" w:hAnsiTheme="majorHAnsi"/>
                <w:sz w:val="24"/>
              </w:rPr>
              <w:t>r</w:t>
            </w:r>
            <w:r w:rsidRPr="00A666D1">
              <w:rPr>
                <w:rFonts w:asciiTheme="majorHAnsi" w:hAnsiTheme="majorHAnsi"/>
                <w:sz w:val="24"/>
              </w:rPr>
              <w:t>comparison Experiment</w:t>
            </w:r>
          </w:p>
        </w:tc>
      </w:tr>
      <w:tr w:rsidR="001643BD" w:rsidRPr="007B4003" w14:paraId="429F7124" w14:textId="77777777" w:rsidTr="0086082C">
        <w:trPr>
          <w:cantSplit/>
          <w:jc w:val="center"/>
        </w:trPr>
        <w:tc>
          <w:tcPr>
            <w:tcW w:w="1654" w:type="dxa"/>
          </w:tcPr>
          <w:p w14:paraId="51F4E982" w14:textId="79C44E50" w:rsidR="001643BD" w:rsidRPr="00A666D1" w:rsidRDefault="001643BD" w:rsidP="00D435BE">
            <w:pPr>
              <w:pStyle w:val="CDRTableText"/>
              <w:rPr>
                <w:rFonts w:asciiTheme="majorHAnsi" w:hAnsiTheme="majorHAnsi"/>
                <w:sz w:val="24"/>
              </w:rPr>
            </w:pPr>
            <w:r w:rsidRPr="00A666D1">
              <w:rPr>
                <w:rFonts w:asciiTheme="majorHAnsi" w:hAnsiTheme="majorHAnsi"/>
                <w:sz w:val="24"/>
              </w:rPr>
              <w:t>SOON</w:t>
            </w:r>
          </w:p>
        </w:tc>
        <w:tc>
          <w:tcPr>
            <w:tcW w:w="5614" w:type="dxa"/>
          </w:tcPr>
          <w:p w14:paraId="3BAEF951" w14:textId="7AFD43E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Observing Optical Network (US Air Force)</w:t>
            </w:r>
          </w:p>
        </w:tc>
      </w:tr>
      <w:tr w:rsidR="001643BD" w:rsidRPr="007B4003" w14:paraId="0632036F" w14:textId="77777777" w:rsidTr="0086082C">
        <w:trPr>
          <w:cantSplit/>
          <w:jc w:val="center"/>
        </w:trPr>
        <w:tc>
          <w:tcPr>
            <w:tcW w:w="1654" w:type="dxa"/>
          </w:tcPr>
          <w:p w14:paraId="7AF24EB4" w14:textId="47BA6FDF" w:rsidR="001643BD" w:rsidRPr="00A666D1" w:rsidRDefault="001643BD" w:rsidP="00D435BE">
            <w:pPr>
              <w:pStyle w:val="CDRTableText"/>
              <w:rPr>
                <w:rFonts w:asciiTheme="majorHAnsi" w:hAnsiTheme="majorHAnsi"/>
                <w:sz w:val="24"/>
              </w:rPr>
            </w:pPr>
            <w:r w:rsidRPr="00A666D1">
              <w:rPr>
                <w:rFonts w:asciiTheme="majorHAnsi" w:hAnsiTheme="majorHAnsi"/>
                <w:sz w:val="24"/>
              </w:rPr>
              <w:t>SORCE</w:t>
            </w:r>
          </w:p>
        </w:tc>
        <w:tc>
          <w:tcPr>
            <w:tcW w:w="5614" w:type="dxa"/>
          </w:tcPr>
          <w:p w14:paraId="3CC2548A" w14:textId="5662A0D7" w:rsidR="001643BD" w:rsidRPr="00A666D1" w:rsidRDefault="001643BD" w:rsidP="00D435BE">
            <w:pPr>
              <w:pStyle w:val="CDRTableText"/>
              <w:rPr>
                <w:rFonts w:asciiTheme="majorHAnsi" w:hAnsiTheme="majorHAnsi"/>
                <w:sz w:val="24"/>
              </w:rPr>
            </w:pPr>
            <w:r w:rsidRPr="00A666D1">
              <w:rPr>
                <w:rFonts w:asciiTheme="majorHAnsi" w:hAnsiTheme="majorHAnsi"/>
                <w:sz w:val="24"/>
              </w:rPr>
              <w:t>Solar Radiation and Climate Experiment</w:t>
            </w:r>
          </w:p>
        </w:tc>
      </w:tr>
      <w:tr w:rsidR="001643BD" w:rsidRPr="007B4003" w14:paraId="440B9542" w14:textId="77777777" w:rsidTr="0086082C">
        <w:trPr>
          <w:cantSplit/>
          <w:jc w:val="center"/>
        </w:trPr>
        <w:tc>
          <w:tcPr>
            <w:tcW w:w="1654" w:type="dxa"/>
          </w:tcPr>
          <w:p w14:paraId="14B08106" w14:textId="0B69E770" w:rsidR="001643BD" w:rsidRPr="00A666D1" w:rsidRDefault="001643BD" w:rsidP="00D435BE">
            <w:pPr>
              <w:pStyle w:val="CDRTableText"/>
              <w:rPr>
                <w:rFonts w:asciiTheme="majorHAnsi" w:hAnsiTheme="majorHAnsi"/>
                <w:sz w:val="24"/>
              </w:rPr>
            </w:pPr>
            <w:r w:rsidRPr="00A666D1">
              <w:rPr>
                <w:rFonts w:asciiTheme="majorHAnsi" w:hAnsiTheme="majorHAnsi"/>
                <w:sz w:val="24"/>
              </w:rPr>
              <w:t>SRF</w:t>
            </w:r>
          </w:p>
        </w:tc>
        <w:tc>
          <w:tcPr>
            <w:tcW w:w="5614" w:type="dxa"/>
          </w:tcPr>
          <w:p w14:paraId="52528D82" w14:textId="151260A2" w:rsidR="001643BD" w:rsidRPr="00A666D1" w:rsidRDefault="001643BD" w:rsidP="00D435BE">
            <w:pPr>
              <w:pStyle w:val="CDRTableText"/>
              <w:rPr>
                <w:rFonts w:asciiTheme="majorHAnsi" w:hAnsiTheme="majorHAnsi"/>
                <w:sz w:val="24"/>
              </w:rPr>
            </w:pPr>
            <w:r w:rsidRPr="00A666D1">
              <w:rPr>
                <w:rFonts w:asciiTheme="majorHAnsi" w:hAnsiTheme="majorHAnsi"/>
                <w:sz w:val="24"/>
              </w:rPr>
              <w:t xml:space="preserve">Spectral Radiometer Facility (LASP) </w:t>
            </w:r>
          </w:p>
        </w:tc>
      </w:tr>
      <w:tr w:rsidR="001643BD" w:rsidRPr="007B4003" w14:paraId="1EB471ED" w14:textId="77777777" w:rsidTr="0086082C">
        <w:trPr>
          <w:cantSplit/>
          <w:jc w:val="center"/>
        </w:trPr>
        <w:tc>
          <w:tcPr>
            <w:tcW w:w="1654" w:type="dxa"/>
          </w:tcPr>
          <w:p w14:paraId="5BA2AB49" w14:textId="0B835D14" w:rsidR="001643BD" w:rsidRPr="00A666D1" w:rsidRDefault="001643BD" w:rsidP="00D435BE">
            <w:pPr>
              <w:pStyle w:val="CDRTableText"/>
              <w:rPr>
                <w:rFonts w:asciiTheme="majorHAnsi" w:hAnsiTheme="majorHAnsi"/>
                <w:sz w:val="24"/>
              </w:rPr>
            </w:pPr>
            <w:r w:rsidRPr="00A666D1">
              <w:rPr>
                <w:rFonts w:asciiTheme="majorHAnsi" w:hAnsiTheme="majorHAnsi"/>
                <w:sz w:val="24"/>
              </w:rPr>
              <w:t>SSD</w:t>
            </w:r>
          </w:p>
        </w:tc>
        <w:tc>
          <w:tcPr>
            <w:tcW w:w="5614" w:type="dxa"/>
          </w:tcPr>
          <w:p w14:paraId="0A92041D" w14:textId="499682C9" w:rsidR="001643BD" w:rsidRPr="00A666D1" w:rsidRDefault="001643BD" w:rsidP="00D435BE">
            <w:pPr>
              <w:pStyle w:val="CDRTableText"/>
              <w:rPr>
                <w:rFonts w:asciiTheme="majorHAnsi" w:hAnsiTheme="majorHAnsi"/>
                <w:sz w:val="24"/>
              </w:rPr>
            </w:pPr>
            <w:r w:rsidRPr="00A666D1">
              <w:rPr>
                <w:rFonts w:asciiTheme="majorHAnsi" w:hAnsiTheme="majorHAnsi"/>
                <w:sz w:val="24"/>
              </w:rPr>
              <w:t>Space Science Division (Naval Research Laboratory, Washington, DC)</w:t>
            </w:r>
          </w:p>
        </w:tc>
      </w:tr>
      <w:tr w:rsidR="001643BD" w:rsidRPr="007B4003" w14:paraId="3293B6B4" w14:textId="77777777" w:rsidTr="0086082C">
        <w:trPr>
          <w:cantSplit/>
          <w:jc w:val="center"/>
        </w:trPr>
        <w:tc>
          <w:tcPr>
            <w:tcW w:w="1654" w:type="dxa"/>
          </w:tcPr>
          <w:p w14:paraId="716561E3" w14:textId="0A213512" w:rsidR="001643BD" w:rsidRPr="00A666D1" w:rsidRDefault="001643BD" w:rsidP="00D435BE">
            <w:pPr>
              <w:pStyle w:val="CDRTableText"/>
              <w:rPr>
                <w:rFonts w:asciiTheme="majorHAnsi" w:hAnsiTheme="majorHAnsi"/>
                <w:sz w:val="24"/>
              </w:rPr>
            </w:pPr>
            <w:r w:rsidRPr="00A666D1">
              <w:rPr>
                <w:rFonts w:asciiTheme="majorHAnsi" w:hAnsiTheme="majorHAnsi"/>
                <w:sz w:val="24"/>
              </w:rPr>
              <w:t>SSI</w:t>
            </w:r>
          </w:p>
        </w:tc>
        <w:tc>
          <w:tcPr>
            <w:tcW w:w="5614" w:type="dxa"/>
          </w:tcPr>
          <w:p w14:paraId="59692A97" w14:textId="36FDBC25" w:rsidR="001643BD" w:rsidRPr="00A666D1" w:rsidRDefault="001643BD" w:rsidP="00D435BE">
            <w:pPr>
              <w:pStyle w:val="CDRTableText"/>
              <w:rPr>
                <w:rFonts w:asciiTheme="majorHAnsi" w:hAnsiTheme="majorHAnsi"/>
                <w:sz w:val="24"/>
              </w:rPr>
            </w:pPr>
            <w:r w:rsidRPr="00A666D1">
              <w:rPr>
                <w:rFonts w:asciiTheme="majorHAnsi" w:hAnsiTheme="majorHAnsi"/>
                <w:sz w:val="24"/>
              </w:rPr>
              <w:t>Solar Spectral Irradiance</w:t>
            </w:r>
          </w:p>
        </w:tc>
      </w:tr>
      <w:tr w:rsidR="005A308B" w:rsidRPr="007B4003" w14:paraId="60DCBB42" w14:textId="77777777" w:rsidTr="0086082C">
        <w:trPr>
          <w:cantSplit/>
          <w:jc w:val="center"/>
        </w:trPr>
        <w:tc>
          <w:tcPr>
            <w:tcW w:w="1654" w:type="dxa"/>
          </w:tcPr>
          <w:p w14:paraId="1CA14639" w14:textId="0F08C000" w:rsidR="005A308B" w:rsidRPr="00A666D1" w:rsidRDefault="005A308B" w:rsidP="00D435BE">
            <w:pPr>
              <w:pStyle w:val="CDRTableText"/>
              <w:rPr>
                <w:rFonts w:asciiTheme="majorHAnsi" w:hAnsiTheme="majorHAnsi"/>
                <w:sz w:val="24"/>
              </w:rPr>
            </w:pPr>
            <w:r>
              <w:rPr>
                <w:rFonts w:asciiTheme="majorHAnsi" w:hAnsiTheme="majorHAnsi"/>
                <w:sz w:val="24"/>
              </w:rPr>
              <w:t>STARA</w:t>
            </w:r>
          </w:p>
        </w:tc>
        <w:tc>
          <w:tcPr>
            <w:tcW w:w="5614" w:type="dxa"/>
          </w:tcPr>
          <w:p w14:paraId="720FBD44" w14:textId="5DBA7E7D" w:rsidR="005A308B" w:rsidRPr="00A666D1" w:rsidRDefault="005A308B" w:rsidP="00D435BE">
            <w:pPr>
              <w:pStyle w:val="CDRTableText"/>
              <w:rPr>
                <w:rFonts w:asciiTheme="majorHAnsi" w:hAnsiTheme="majorHAnsi"/>
                <w:sz w:val="24"/>
              </w:rPr>
            </w:pPr>
            <w:r>
              <w:rPr>
                <w:rFonts w:asciiTheme="majorHAnsi" w:hAnsiTheme="majorHAnsi"/>
                <w:sz w:val="24"/>
              </w:rPr>
              <w:t>Sunspot Tracking and Recognition Algorithm</w:t>
            </w:r>
          </w:p>
        </w:tc>
      </w:tr>
      <w:tr w:rsidR="001643BD" w:rsidRPr="007B4003" w14:paraId="7DEA1A34" w14:textId="77777777" w:rsidTr="0086082C">
        <w:trPr>
          <w:cantSplit/>
          <w:jc w:val="center"/>
        </w:trPr>
        <w:tc>
          <w:tcPr>
            <w:tcW w:w="1654" w:type="dxa"/>
          </w:tcPr>
          <w:p w14:paraId="6246FA9E" w14:textId="18FC2DA9" w:rsidR="001643BD" w:rsidRPr="00A666D1" w:rsidRDefault="001643BD" w:rsidP="00D435BE">
            <w:pPr>
              <w:pStyle w:val="CDRTableText"/>
              <w:rPr>
                <w:rFonts w:asciiTheme="majorHAnsi" w:hAnsiTheme="majorHAnsi"/>
                <w:sz w:val="24"/>
              </w:rPr>
            </w:pPr>
            <w:proofErr w:type="gramStart"/>
            <w:r w:rsidRPr="00A666D1">
              <w:rPr>
                <w:rFonts w:asciiTheme="majorHAnsi" w:hAnsiTheme="majorHAnsi"/>
                <w:sz w:val="24"/>
              </w:rPr>
              <w:t>T(</w:t>
            </w:r>
            <w:proofErr w:type="gramEnd"/>
            <w:r w:rsidRPr="00A666D1">
              <w:rPr>
                <w:rFonts w:asciiTheme="majorHAnsi" w:hAnsiTheme="majorHAnsi"/>
                <w:sz w:val="24"/>
              </w:rPr>
              <w:t>t)</w:t>
            </w:r>
          </w:p>
        </w:tc>
        <w:tc>
          <w:tcPr>
            <w:tcW w:w="5614" w:type="dxa"/>
          </w:tcPr>
          <w:p w14:paraId="58097569" w14:textId="2E043B45"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(time-dependent)</w:t>
            </w:r>
          </w:p>
        </w:tc>
      </w:tr>
      <w:tr w:rsidR="001643BD" w:rsidRPr="007B4003" w14:paraId="1684C4F3" w14:textId="77777777" w:rsidTr="0086082C">
        <w:trPr>
          <w:cantSplit/>
          <w:jc w:val="center"/>
        </w:trPr>
        <w:tc>
          <w:tcPr>
            <w:tcW w:w="1654" w:type="dxa"/>
          </w:tcPr>
          <w:p w14:paraId="4C4BE209" w14:textId="352D0BB1" w:rsidR="001643BD" w:rsidRPr="00A666D1" w:rsidRDefault="001643BD" w:rsidP="00D435BE">
            <w:pPr>
              <w:pStyle w:val="CDRTableText"/>
              <w:rPr>
                <w:rFonts w:asciiTheme="majorHAnsi" w:hAnsiTheme="majorHAnsi"/>
                <w:sz w:val="24"/>
                <w:vertAlign w:val="subscript"/>
              </w:rPr>
            </w:pPr>
            <w:r w:rsidRPr="00A666D1">
              <w:rPr>
                <w:rFonts w:asciiTheme="majorHAnsi" w:hAnsiTheme="majorHAnsi"/>
                <w:sz w:val="24"/>
              </w:rPr>
              <w:t>T</w:t>
            </w:r>
            <w:r w:rsidRPr="00A666D1">
              <w:rPr>
                <w:rFonts w:asciiTheme="majorHAnsi" w:hAnsiTheme="majorHAnsi"/>
                <w:sz w:val="24"/>
                <w:vertAlign w:val="subscript"/>
              </w:rPr>
              <w:t>Q</w:t>
            </w:r>
          </w:p>
        </w:tc>
        <w:tc>
          <w:tcPr>
            <w:tcW w:w="5614" w:type="dxa"/>
          </w:tcPr>
          <w:p w14:paraId="162B4F10" w14:textId="17C03A9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 of the Quiet Sun</w:t>
            </w:r>
          </w:p>
        </w:tc>
      </w:tr>
      <w:tr w:rsidR="001643BD" w:rsidRPr="007B4003" w14:paraId="501AF1AC" w14:textId="77777777" w:rsidTr="0086082C">
        <w:trPr>
          <w:cantSplit/>
          <w:jc w:val="center"/>
        </w:trPr>
        <w:tc>
          <w:tcPr>
            <w:tcW w:w="1654" w:type="dxa"/>
          </w:tcPr>
          <w:p w14:paraId="3F221E52" w14:textId="34B62DB3" w:rsidR="001643BD" w:rsidRPr="00A666D1" w:rsidRDefault="001643BD" w:rsidP="00D435BE">
            <w:pPr>
              <w:pStyle w:val="CDRTableText"/>
              <w:rPr>
                <w:rFonts w:asciiTheme="majorHAnsi" w:hAnsiTheme="majorHAnsi"/>
                <w:sz w:val="24"/>
              </w:rPr>
            </w:pPr>
            <w:r w:rsidRPr="00A666D1">
              <w:rPr>
                <w:rFonts w:asciiTheme="majorHAnsi" w:hAnsiTheme="majorHAnsi"/>
                <w:sz w:val="24"/>
              </w:rPr>
              <w:t>TCTE</w:t>
            </w:r>
          </w:p>
        </w:tc>
        <w:tc>
          <w:tcPr>
            <w:tcW w:w="5614" w:type="dxa"/>
          </w:tcPr>
          <w:p w14:paraId="1AF1FA45" w14:textId="4C03FA2D" w:rsidR="001643BD" w:rsidRPr="00A666D1" w:rsidRDefault="001643BD" w:rsidP="00D435BE">
            <w:pPr>
              <w:pStyle w:val="CDRTableText"/>
              <w:rPr>
                <w:rFonts w:asciiTheme="majorHAnsi" w:hAnsiTheme="majorHAnsi"/>
                <w:sz w:val="24"/>
              </w:rPr>
            </w:pPr>
            <w:r w:rsidRPr="00A666D1">
              <w:rPr>
                <w:rFonts w:asciiTheme="majorHAnsi" w:hAnsiTheme="majorHAnsi"/>
                <w:sz w:val="24"/>
              </w:rPr>
              <w:t>TSI Transfer Calibration Experiment</w:t>
            </w:r>
          </w:p>
        </w:tc>
      </w:tr>
      <w:tr w:rsidR="001643BD" w:rsidRPr="007B4003" w14:paraId="1BB73D06" w14:textId="77777777" w:rsidTr="0086082C">
        <w:trPr>
          <w:cantSplit/>
          <w:jc w:val="center"/>
        </w:trPr>
        <w:tc>
          <w:tcPr>
            <w:tcW w:w="1654" w:type="dxa"/>
          </w:tcPr>
          <w:p w14:paraId="3D7353F3" w14:textId="5FACC8CC" w:rsidR="001643BD" w:rsidRPr="00A666D1" w:rsidRDefault="001643BD" w:rsidP="00D435BE">
            <w:pPr>
              <w:pStyle w:val="CDRTableText"/>
              <w:rPr>
                <w:rFonts w:asciiTheme="majorHAnsi" w:hAnsiTheme="majorHAnsi"/>
                <w:sz w:val="24"/>
              </w:rPr>
            </w:pPr>
            <w:r w:rsidRPr="00A666D1">
              <w:rPr>
                <w:rFonts w:asciiTheme="majorHAnsi" w:hAnsiTheme="majorHAnsi"/>
                <w:sz w:val="24"/>
              </w:rPr>
              <w:t>TIM</w:t>
            </w:r>
          </w:p>
        </w:tc>
        <w:tc>
          <w:tcPr>
            <w:tcW w:w="5614" w:type="dxa"/>
          </w:tcPr>
          <w:p w14:paraId="0C686354" w14:textId="02A02E1A" w:rsidR="001643BD" w:rsidRPr="00A666D1" w:rsidRDefault="001643BD" w:rsidP="00D435BE">
            <w:pPr>
              <w:pStyle w:val="CDRTableText"/>
              <w:rPr>
                <w:rFonts w:asciiTheme="majorHAnsi" w:hAnsiTheme="majorHAnsi"/>
                <w:sz w:val="24"/>
              </w:rPr>
            </w:pPr>
            <w:r w:rsidRPr="00A666D1">
              <w:rPr>
                <w:rFonts w:asciiTheme="majorHAnsi" w:hAnsiTheme="majorHAnsi"/>
                <w:sz w:val="24"/>
              </w:rPr>
              <w:t>Total Irradiance Monitor</w:t>
            </w:r>
          </w:p>
        </w:tc>
      </w:tr>
      <w:tr w:rsidR="001643BD" w:rsidRPr="007B4003" w14:paraId="2D5C097F" w14:textId="77777777" w:rsidTr="0086082C">
        <w:trPr>
          <w:cantSplit/>
          <w:jc w:val="center"/>
        </w:trPr>
        <w:tc>
          <w:tcPr>
            <w:tcW w:w="1654" w:type="dxa"/>
          </w:tcPr>
          <w:p w14:paraId="5D70978E" w14:textId="3EE52B19" w:rsidR="001643BD" w:rsidRPr="00A666D1" w:rsidRDefault="001643BD" w:rsidP="00D435BE">
            <w:pPr>
              <w:pStyle w:val="CDRTableText"/>
              <w:rPr>
                <w:rFonts w:asciiTheme="majorHAnsi" w:hAnsiTheme="majorHAnsi"/>
                <w:sz w:val="24"/>
              </w:rPr>
            </w:pPr>
            <w:r w:rsidRPr="00A666D1">
              <w:rPr>
                <w:rFonts w:asciiTheme="majorHAnsi" w:hAnsiTheme="majorHAnsi"/>
                <w:sz w:val="24"/>
              </w:rPr>
              <w:t>TRF</w:t>
            </w:r>
          </w:p>
        </w:tc>
        <w:tc>
          <w:tcPr>
            <w:tcW w:w="5614" w:type="dxa"/>
          </w:tcPr>
          <w:p w14:paraId="4372FCE1" w14:textId="19F30FE0" w:rsidR="001643BD" w:rsidRPr="00A666D1" w:rsidRDefault="001643BD" w:rsidP="00D435BE">
            <w:pPr>
              <w:pStyle w:val="CDRTableText"/>
              <w:rPr>
                <w:rFonts w:asciiTheme="majorHAnsi" w:hAnsiTheme="majorHAnsi"/>
                <w:sz w:val="24"/>
              </w:rPr>
            </w:pPr>
            <w:r w:rsidRPr="00A666D1">
              <w:rPr>
                <w:rFonts w:asciiTheme="majorHAnsi" w:hAnsiTheme="majorHAnsi"/>
                <w:sz w:val="24"/>
              </w:rPr>
              <w:t>TSI Radiometer Facility (LASP)</w:t>
            </w:r>
          </w:p>
        </w:tc>
      </w:tr>
      <w:tr w:rsidR="001643BD" w:rsidRPr="007B4003" w14:paraId="5639F710" w14:textId="77777777" w:rsidTr="0086082C">
        <w:trPr>
          <w:cantSplit/>
          <w:jc w:val="center"/>
        </w:trPr>
        <w:tc>
          <w:tcPr>
            <w:tcW w:w="1654" w:type="dxa"/>
          </w:tcPr>
          <w:p w14:paraId="0DF8F7DD" w14:textId="08C816FA" w:rsidR="001643BD" w:rsidRPr="00A666D1" w:rsidRDefault="001643BD" w:rsidP="00D435BE">
            <w:pPr>
              <w:pStyle w:val="CDRTableText"/>
              <w:rPr>
                <w:rFonts w:asciiTheme="majorHAnsi" w:hAnsiTheme="majorHAnsi"/>
                <w:sz w:val="24"/>
              </w:rPr>
            </w:pPr>
            <w:r w:rsidRPr="00A666D1">
              <w:rPr>
                <w:rFonts w:asciiTheme="majorHAnsi" w:hAnsiTheme="majorHAnsi"/>
                <w:sz w:val="24"/>
              </w:rPr>
              <w:t>TSI</w:t>
            </w:r>
          </w:p>
        </w:tc>
        <w:tc>
          <w:tcPr>
            <w:tcW w:w="5614" w:type="dxa"/>
          </w:tcPr>
          <w:p w14:paraId="2349832C" w14:textId="7F263973" w:rsidR="001643BD" w:rsidRPr="00A666D1" w:rsidRDefault="001643BD" w:rsidP="00D435BE">
            <w:pPr>
              <w:pStyle w:val="CDRTableText"/>
              <w:rPr>
                <w:rFonts w:asciiTheme="majorHAnsi" w:hAnsiTheme="majorHAnsi"/>
                <w:sz w:val="24"/>
              </w:rPr>
            </w:pPr>
            <w:r w:rsidRPr="00A666D1">
              <w:rPr>
                <w:rFonts w:asciiTheme="majorHAnsi" w:hAnsiTheme="majorHAnsi"/>
                <w:sz w:val="24"/>
              </w:rPr>
              <w:t>Total Solar Irradiance</w:t>
            </w:r>
          </w:p>
        </w:tc>
      </w:tr>
      <w:tr w:rsidR="001643BD" w:rsidRPr="007B4003" w14:paraId="7DFBA707" w14:textId="77777777" w:rsidTr="0086082C">
        <w:trPr>
          <w:cantSplit/>
          <w:jc w:val="center"/>
        </w:trPr>
        <w:tc>
          <w:tcPr>
            <w:tcW w:w="1654" w:type="dxa"/>
          </w:tcPr>
          <w:p w14:paraId="5B520376" w14:textId="3A43C2AF" w:rsidR="001643BD" w:rsidRPr="00A666D1" w:rsidRDefault="001643BD" w:rsidP="00D435BE">
            <w:pPr>
              <w:pStyle w:val="CDRTableText"/>
              <w:rPr>
                <w:rFonts w:asciiTheme="majorHAnsi" w:hAnsiTheme="majorHAnsi"/>
                <w:sz w:val="24"/>
              </w:rPr>
            </w:pPr>
            <w:r w:rsidRPr="00A666D1">
              <w:rPr>
                <w:rFonts w:asciiTheme="majorHAnsi" w:hAnsiTheme="majorHAnsi"/>
                <w:sz w:val="24"/>
              </w:rPr>
              <w:t>TSIS</w:t>
            </w:r>
          </w:p>
        </w:tc>
        <w:tc>
          <w:tcPr>
            <w:tcW w:w="5614" w:type="dxa"/>
          </w:tcPr>
          <w:p w14:paraId="745BBA01" w14:textId="54909940" w:rsidR="001643BD" w:rsidRPr="00A666D1" w:rsidRDefault="001643BD" w:rsidP="00D435BE">
            <w:pPr>
              <w:pStyle w:val="CDRTableText"/>
              <w:rPr>
                <w:rFonts w:asciiTheme="majorHAnsi" w:hAnsiTheme="majorHAnsi"/>
                <w:sz w:val="24"/>
              </w:rPr>
            </w:pPr>
            <w:r w:rsidRPr="00A666D1">
              <w:rPr>
                <w:rFonts w:asciiTheme="majorHAnsi" w:hAnsiTheme="majorHAnsi"/>
                <w:sz w:val="24"/>
              </w:rPr>
              <w:t>Total and Spectral Solar Irradiance Sensor</w:t>
            </w:r>
          </w:p>
        </w:tc>
      </w:tr>
      <w:tr w:rsidR="001643BD" w:rsidRPr="007B4003" w14:paraId="5D9B824C" w14:textId="77777777" w:rsidTr="0086082C">
        <w:trPr>
          <w:cantSplit/>
          <w:jc w:val="center"/>
        </w:trPr>
        <w:tc>
          <w:tcPr>
            <w:tcW w:w="1654" w:type="dxa"/>
          </w:tcPr>
          <w:p w14:paraId="7732B4A4" w14:textId="31E28E3A" w:rsidR="001643BD" w:rsidRPr="00A666D1" w:rsidRDefault="001643BD" w:rsidP="00D435BE">
            <w:pPr>
              <w:pStyle w:val="CDRTableText"/>
              <w:rPr>
                <w:rFonts w:asciiTheme="majorHAnsi" w:hAnsiTheme="majorHAnsi"/>
                <w:sz w:val="24"/>
              </w:rPr>
            </w:pPr>
            <w:r w:rsidRPr="00A666D1">
              <w:rPr>
                <w:rFonts w:asciiTheme="majorHAnsi" w:hAnsiTheme="majorHAnsi"/>
                <w:sz w:val="24"/>
              </w:rPr>
              <w:lastRenderedPageBreak/>
              <w:t>UARS</w:t>
            </w:r>
          </w:p>
        </w:tc>
        <w:tc>
          <w:tcPr>
            <w:tcW w:w="5614" w:type="dxa"/>
          </w:tcPr>
          <w:p w14:paraId="6F48F993" w14:textId="5B772122" w:rsidR="001643BD" w:rsidRPr="00A666D1" w:rsidRDefault="001643BD" w:rsidP="00D435BE">
            <w:pPr>
              <w:pStyle w:val="CDRTableText"/>
              <w:rPr>
                <w:rFonts w:asciiTheme="majorHAnsi" w:hAnsiTheme="majorHAnsi"/>
                <w:sz w:val="24"/>
              </w:rPr>
            </w:pPr>
            <w:r w:rsidRPr="00A666D1">
              <w:rPr>
                <w:rFonts w:asciiTheme="majorHAnsi" w:hAnsiTheme="majorHAnsi"/>
                <w:sz w:val="24"/>
              </w:rPr>
              <w:t>Upper Atmosphere Research Satellite</w:t>
            </w:r>
          </w:p>
        </w:tc>
      </w:tr>
      <w:tr w:rsidR="00680F51" w:rsidRPr="007B4003" w14:paraId="47588D9D" w14:textId="77777777" w:rsidTr="0086082C">
        <w:trPr>
          <w:cantSplit/>
          <w:jc w:val="center"/>
        </w:trPr>
        <w:tc>
          <w:tcPr>
            <w:tcW w:w="1654" w:type="dxa"/>
          </w:tcPr>
          <w:p w14:paraId="44C44A0E" w14:textId="2B3D95AE" w:rsidR="00680F51" w:rsidRPr="00A666D1" w:rsidRDefault="00680F51" w:rsidP="00D435BE">
            <w:pPr>
              <w:pStyle w:val="CDRTableText"/>
              <w:rPr>
                <w:rFonts w:asciiTheme="majorHAnsi" w:hAnsiTheme="majorHAnsi"/>
                <w:sz w:val="24"/>
              </w:rPr>
            </w:pPr>
            <w:r>
              <w:rPr>
                <w:rFonts w:asciiTheme="majorHAnsi" w:hAnsiTheme="majorHAnsi"/>
                <w:sz w:val="24"/>
              </w:rPr>
              <w:t>USAF_MWL</w:t>
            </w:r>
          </w:p>
        </w:tc>
        <w:tc>
          <w:tcPr>
            <w:tcW w:w="5614" w:type="dxa"/>
          </w:tcPr>
          <w:p w14:paraId="3959DBF8" w14:textId="6986B1B1" w:rsidR="00680F51" w:rsidRPr="00A666D1" w:rsidRDefault="00680F51" w:rsidP="00D435BE">
            <w:pPr>
              <w:pStyle w:val="CDRTableText"/>
              <w:rPr>
                <w:rFonts w:asciiTheme="majorHAnsi" w:hAnsiTheme="majorHAnsi"/>
                <w:sz w:val="24"/>
              </w:rPr>
            </w:pPr>
            <w:r>
              <w:rPr>
                <w:rFonts w:asciiTheme="majorHAnsi" w:hAnsiTheme="majorHAnsi"/>
                <w:sz w:val="24"/>
              </w:rPr>
              <w:t>US Air Force Mount Wilson Observatory</w:t>
            </w:r>
          </w:p>
        </w:tc>
      </w:tr>
      <w:tr w:rsidR="004E4A7D" w:rsidRPr="007B4003" w14:paraId="14A541C5" w14:textId="77777777" w:rsidTr="0086082C">
        <w:trPr>
          <w:cantSplit/>
          <w:jc w:val="center"/>
        </w:trPr>
        <w:tc>
          <w:tcPr>
            <w:tcW w:w="1654" w:type="dxa"/>
          </w:tcPr>
          <w:p w14:paraId="15482082" w14:textId="22D8D5BF" w:rsidR="004E4A7D" w:rsidRPr="00A666D1" w:rsidRDefault="004E4A7D" w:rsidP="00D435BE">
            <w:pPr>
              <w:pStyle w:val="CDRTableText"/>
              <w:rPr>
                <w:rFonts w:asciiTheme="majorHAnsi" w:hAnsiTheme="majorHAnsi"/>
                <w:sz w:val="24"/>
              </w:rPr>
            </w:pPr>
            <w:r w:rsidRPr="00A666D1">
              <w:rPr>
                <w:rFonts w:asciiTheme="majorHAnsi" w:hAnsiTheme="majorHAnsi"/>
                <w:sz w:val="24"/>
              </w:rPr>
              <w:t>UV</w:t>
            </w:r>
          </w:p>
        </w:tc>
        <w:tc>
          <w:tcPr>
            <w:tcW w:w="5614" w:type="dxa"/>
          </w:tcPr>
          <w:p w14:paraId="0B13E0D7" w14:textId="798CA5B4" w:rsidR="004E4A7D" w:rsidRPr="00A666D1" w:rsidRDefault="004E4A7D" w:rsidP="00D435BE">
            <w:pPr>
              <w:pStyle w:val="CDRTableText"/>
              <w:rPr>
                <w:rFonts w:asciiTheme="majorHAnsi" w:hAnsiTheme="majorHAnsi"/>
                <w:sz w:val="24"/>
              </w:rPr>
            </w:pPr>
            <w:proofErr w:type="gramStart"/>
            <w:r w:rsidRPr="00A666D1">
              <w:rPr>
                <w:rFonts w:asciiTheme="majorHAnsi" w:hAnsiTheme="majorHAnsi"/>
                <w:sz w:val="24"/>
              </w:rPr>
              <w:t>ultravio</w:t>
            </w:r>
            <w:r w:rsidR="00C27EEF" w:rsidRPr="00A666D1">
              <w:rPr>
                <w:rFonts w:asciiTheme="majorHAnsi" w:hAnsiTheme="majorHAnsi"/>
                <w:sz w:val="24"/>
              </w:rPr>
              <w:t>l</w:t>
            </w:r>
            <w:r w:rsidRPr="00A666D1">
              <w:rPr>
                <w:rFonts w:asciiTheme="majorHAnsi" w:hAnsiTheme="majorHAnsi"/>
                <w:sz w:val="24"/>
              </w:rPr>
              <w:t>et</w:t>
            </w:r>
            <w:proofErr w:type="gramEnd"/>
          </w:p>
        </w:tc>
      </w:tr>
      <w:tr w:rsidR="001643BD" w:rsidRPr="007B4003" w14:paraId="787871AD" w14:textId="77777777" w:rsidTr="0086082C">
        <w:trPr>
          <w:cantSplit/>
          <w:jc w:val="center"/>
        </w:trPr>
        <w:tc>
          <w:tcPr>
            <w:tcW w:w="1654" w:type="dxa"/>
          </w:tcPr>
          <w:p w14:paraId="5C5EEA40" w14:textId="3FADF781" w:rsidR="001643BD" w:rsidRPr="00A666D1" w:rsidRDefault="001643BD" w:rsidP="00D435BE">
            <w:pPr>
              <w:pStyle w:val="CDRTableText"/>
              <w:rPr>
                <w:rFonts w:asciiTheme="majorHAnsi" w:hAnsiTheme="majorHAnsi"/>
                <w:sz w:val="24"/>
              </w:rPr>
            </w:pPr>
            <w:r w:rsidRPr="00A666D1">
              <w:rPr>
                <w:rFonts w:asciiTheme="majorHAnsi" w:hAnsiTheme="majorHAnsi"/>
                <w:sz w:val="24"/>
              </w:rPr>
              <w:t>W</w:t>
            </w:r>
          </w:p>
        </w:tc>
        <w:tc>
          <w:tcPr>
            <w:tcW w:w="5614" w:type="dxa"/>
          </w:tcPr>
          <w:p w14:paraId="404D81C6" w14:textId="0FFCDADF" w:rsidR="001643BD" w:rsidRPr="00A666D1" w:rsidRDefault="001643BD" w:rsidP="00D435BE">
            <w:pPr>
              <w:pStyle w:val="CDRTableText"/>
              <w:rPr>
                <w:rFonts w:asciiTheme="majorHAnsi" w:hAnsiTheme="majorHAnsi"/>
                <w:sz w:val="24"/>
              </w:rPr>
            </w:pPr>
            <w:r w:rsidRPr="00A666D1">
              <w:rPr>
                <w:rFonts w:asciiTheme="majorHAnsi" w:hAnsiTheme="majorHAnsi"/>
                <w:sz w:val="24"/>
              </w:rPr>
              <w:t>Watt</w:t>
            </w:r>
          </w:p>
        </w:tc>
      </w:tr>
    </w:tbl>
    <w:p w14:paraId="68095F65" w14:textId="4AEC3BDF" w:rsidR="00A65781" w:rsidRPr="00C53635" w:rsidRDefault="00A65781" w:rsidP="00A65781">
      <w:pPr>
        <w:pStyle w:val="CDRBodyText"/>
        <w:rPr>
          <w:color w:val="FF0000"/>
        </w:rPr>
      </w:pPr>
    </w:p>
    <w:sectPr w:rsidR="00A65781" w:rsidRPr="00C53635" w:rsidSect="00E319BD">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dele Coddington" w:date="2014-11-05T13:08:00Z" w:initials="OC">
    <w:p w14:paraId="7C791987" w14:textId="5C59FA51" w:rsidR="00680F51" w:rsidRDefault="00680F51">
      <w:pPr>
        <w:pStyle w:val="CommentText"/>
      </w:pPr>
      <w:r>
        <w:rPr>
          <w:rStyle w:val="CommentReference"/>
        </w:rPr>
        <w:annotationRef/>
      </w:r>
      <w:r>
        <w:t xml:space="preserve">Did I get this right? Is one of these the Whole </w:t>
      </w:r>
      <w:proofErr w:type="spellStart"/>
      <w:r>
        <w:t>Heliospheric</w:t>
      </w:r>
      <w:proofErr w:type="spellEnd"/>
      <w:r>
        <w:t xml:space="preserve"> Interval spectrum?</w:t>
      </w:r>
    </w:p>
  </w:comment>
  <w:comment w:id="7" w:author="Odele Coddington" w:date="2014-11-05T13:30:00Z" w:initials="OC">
    <w:p w14:paraId="29B9AD36" w14:textId="74AEE274" w:rsidR="00680F51" w:rsidRDefault="00680F51">
      <w:pPr>
        <w:pStyle w:val="CommentText"/>
      </w:pPr>
      <w:r>
        <w:rPr>
          <w:rStyle w:val="CommentReference"/>
        </w:rPr>
        <w:annotationRef/>
      </w:r>
      <w:r>
        <w:t>Added text for clarification</w:t>
      </w:r>
    </w:p>
  </w:comment>
  <w:comment w:id="9" w:author="Odele Coddington" w:date="2014-11-05T13:30:00Z" w:initials="OC">
    <w:p w14:paraId="5E04957E" w14:textId="5DBBE20E" w:rsidR="00680F51" w:rsidRDefault="00680F51">
      <w:pPr>
        <w:pStyle w:val="CommentText"/>
      </w:pPr>
      <w:r>
        <w:rPr>
          <w:rStyle w:val="CommentReference"/>
        </w:rPr>
        <w:annotationRef/>
      </w:r>
      <w:r>
        <w:t>Added text to make clear that SIM spectral resolution is variable and measured spectra are interpolated onto 1 nm bins. Referenced TSIS ATBD.</w:t>
      </w:r>
    </w:p>
    <w:p w14:paraId="0798E8D5" w14:textId="77777777" w:rsidR="00680F51" w:rsidRDefault="00680F51">
      <w:pPr>
        <w:pStyle w:val="CommentText"/>
      </w:pPr>
    </w:p>
  </w:comment>
  <w:comment w:id="12" w:author="Odele Coddington" w:date="2014-11-05T13:32:00Z" w:initials="OC">
    <w:p w14:paraId="7CDB5FB1" w14:textId="71E9F785" w:rsidR="00680F51" w:rsidRDefault="00680F51">
      <w:pPr>
        <w:pStyle w:val="CommentText"/>
      </w:pPr>
      <w:r>
        <w:rPr>
          <w:rStyle w:val="CommentReference"/>
        </w:rPr>
        <w:annotationRef/>
      </w:r>
      <w:r>
        <w:t>Need refs.</w:t>
      </w:r>
    </w:p>
  </w:comment>
  <w:comment w:id="13" w:author="Odele Coddington" w:date="2014-10-10T11:16:00Z" w:initials="OC">
    <w:p w14:paraId="7626D98F" w14:textId="08206663" w:rsidR="00680F51" w:rsidRDefault="00680F51">
      <w:pPr>
        <w:pStyle w:val="CommentText"/>
      </w:pPr>
      <w:r>
        <w:rPr>
          <w:rStyle w:val="CommentReference"/>
        </w:rPr>
        <w:annotationRef/>
      </w:r>
      <w:r>
        <w:t>Add text that this is hypothesis. Add literature references.</w:t>
      </w:r>
    </w:p>
  </w:comment>
  <w:comment w:id="18" w:author="Odele Coddington" w:date="2014-12-02T15:43:00Z" w:initials="OC">
    <w:p w14:paraId="275F2C0B" w14:textId="14280475" w:rsidR="0002017C" w:rsidRDefault="0002017C">
      <w:pPr>
        <w:pStyle w:val="CommentText"/>
      </w:pPr>
      <w:r>
        <w:rPr>
          <w:rStyle w:val="CommentReference"/>
        </w:rPr>
        <w:annotationRef/>
      </w:r>
      <w:r>
        <w:t>Revise to remove area-dependency</w:t>
      </w:r>
    </w:p>
  </w:comment>
  <w:comment w:id="20" w:author="Odele Coddington" w:date="2014-11-05T13:37:00Z" w:initials="OC">
    <w:p w14:paraId="40D5B4DE" w14:textId="433046A1" w:rsidR="00680F51" w:rsidRDefault="00680F51">
      <w:pPr>
        <w:pStyle w:val="CommentText"/>
      </w:pPr>
      <w:r>
        <w:rPr>
          <w:rStyle w:val="CommentReference"/>
        </w:rPr>
        <w:annotationRef/>
      </w:r>
      <w:r>
        <w:t>I expanded description of Figure 4 (bottom) to clarify where the other reference spectra are from. Expand to include reference to WHI dates/version?</w:t>
      </w:r>
    </w:p>
  </w:comment>
  <w:comment w:id="25" w:author="Odele Coddington" w:date="2014-11-05T13:45:00Z" w:initials="OC">
    <w:p w14:paraId="13FBE635" w14:textId="46EEF216" w:rsidR="00680F51" w:rsidRDefault="00680F51">
      <w:pPr>
        <w:pStyle w:val="CommentText"/>
      </w:pPr>
      <w:r>
        <w:rPr>
          <w:rStyle w:val="CommentReference"/>
        </w:rPr>
        <w:annotationRef/>
      </w:r>
      <w:r>
        <w:t xml:space="preserve">Moved this text up to define </w:t>
      </w:r>
      <w:proofErr w:type="gramStart"/>
      <w:r>
        <w:t>F(</w:t>
      </w:r>
      <w:proofErr w:type="gramEnd"/>
      <w:r>
        <w:t>t) and S(t) when they are introduced</w:t>
      </w:r>
    </w:p>
  </w:comment>
  <w:comment w:id="27" w:author="Odele Coddington" w:date="2014-12-02T15:35:00Z" w:initials="OC">
    <w:p w14:paraId="49B7956D" w14:textId="38EBA411" w:rsidR="008104D7" w:rsidRDefault="008104D7">
      <w:pPr>
        <w:pStyle w:val="CommentText"/>
      </w:pPr>
      <w:r>
        <w:rPr>
          <w:rStyle w:val="CommentReference"/>
        </w:rPr>
        <w:annotationRef/>
      </w:r>
      <w:r>
        <w:t>Update to remove adjustment for area-dependent contrast. Equations and Text adjustments.</w:t>
      </w:r>
    </w:p>
  </w:comment>
  <w:comment w:id="33" w:author="Odele Coddington" w:date="2014-12-02T15:35:00Z" w:initials="OC">
    <w:p w14:paraId="4628AF71" w14:textId="3ADEDFC9" w:rsidR="00680F51" w:rsidRDefault="00680F51">
      <w:pPr>
        <w:pStyle w:val="CommentText"/>
      </w:pPr>
      <w:r>
        <w:rPr>
          <w:rStyle w:val="CommentReference"/>
        </w:rPr>
        <w:annotationRef/>
      </w:r>
      <w:r>
        <w:t>I’m not su</w:t>
      </w:r>
      <w:r w:rsidR="008104D7">
        <w:t>re how to answer Dan’s question</w:t>
      </w:r>
      <w:r>
        <w:t>. What do you suggest?</w:t>
      </w:r>
    </w:p>
  </w:comment>
  <w:comment w:id="32" w:author="Daniel Wunder" w:date="2014-10-06T12:46:00Z" w:initials="DW">
    <w:p w14:paraId="6F5A61FC" w14:textId="23873224" w:rsidR="00680F51" w:rsidRDefault="00680F51">
      <w:pPr>
        <w:pStyle w:val="CommentText"/>
      </w:pPr>
      <w:r>
        <w:rPr>
          <w:rStyle w:val="CommentReference"/>
        </w:rPr>
        <w:annotationRef/>
      </w:r>
      <w:r>
        <w:t>What about the quite sun reference coefficients?</w:t>
      </w:r>
    </w:p>
  </w:comment>
  <w:comment w:id="37" w:author="Odele Coddington" w:date="2014-12-02T15:36:00Z" w:initials="OC">
    <w:p w14:paraId="133BF352" w14:textId="52A79112" w:rsidR="008104D7" w:rsidRDefault="008104D7">
      <w:pPr>
        <w:pStyle w:val="CommentText"/>
      </w:pPr>
      <w:r>
        <w:rPr>
          <w:rStyle w:val="CommentReference"/>
        </w:rPr>
        <w:annotationRef/>
      </w:r>
      <w:r>
        <w:t>I will refine text after NOAA defines the final format naming convention they would like us to use.</w:t>
      </w:r>
    </w:p>
  </w:comment>
  <w:comment w:id="38" w:author="Daniel Wunder" w:date="2014-10-06T12:26:00Z" w:initials="DW">
    <w:p w14:paraId="416F850F" w14:textId="3A2BD2C8" w:rsidR="00680F51" w:rsidRDefault="00680F51">
      <w:pPr>
        <w:pStyle w:val="CommentText"/>
      </w:pPr>
      <w:r>
        <w:rPr>
          <w:rStyle w:val="CommentReference"/>
        </w:rPr>
        <w:annotationRef/>
      </w:r>
      <w:r>
        <w:t>May have to revisit this as we determine the final file structure of the CDR in the submission agreement.</w:t>
      </w:r>
    </w:p>
  </w:comment>
  <w:comment w:id="39" w:author="Daniel Wunder" w:date="2014-10-06T12:36:00Z" w:initials="DW">
    <w:p w14:paraId="0429A73E" w14:textId="100D1373" w:rsidR="00680F51" w:rsidRDefault="00680F51">
      <w:pPr>
        <w:pStyle w:val="CommentText"/>
      </w:pPr>
      <w:r>
        <w:rPr>
          <w:rStyle w:val="CommentReference"/>
        </w:rPr>
        <w:annotationRef/>
      </w:r>
      <w:r>
        <w:t xml:space="preserve">We will have to make sure we are consistent with the submission agreement. </w:t>
      </w:r>
    </w:p>
  </w:comment>
  <w:comment w:id="41" w:author="Odele Coddington" w:date="2014-12-02T15:36:00Z" w:initials="OC">
    <w:p w14:paraId="01754FDC" w14:textId="6503A5E3" w:rsidR="008104D7" w:rsidRDefault="008104D7">
      <w:pPr>
        <w:pStyle w:val="CommentText"/>
      </w:pPr>
      <w:r>
        <w:rPr>
          <w:rStyle w:val="CommentReference"/>
        </w:rPr>
        <w:annotationRef/>
      </w:r>
      <w:r>
        <w:t>Note, same comment as above re file naming convention. I will revise C-ATBD and code when NCDC defines what they’d like us to use.</w:t>
      </w:r>
    </w:p>
  </w:comment>
  <w:comment w:id="48" w:author="Odele Coddington" w:date="2014-11-05T13:48:00Z" w:initials="OC">
    <w:p w14:paraId="5EB4546F" w14:textId="49CB9C49" w:rsidR="00680F51" w:rsidRDefault="00680F51">
      <w:pPr>
        <w:pStyle w:val="CommentText"/>
      </w:pPr>
      <w:r>
        <w:rPr>
          <w:rStyle w:val="CommentReference"/>
        </w:rPr>
        <w:annotationRef/>
      </w:r>
      <w:r>
        <w:t>Rest of values are TBD</w:t>
      </w:r>
    </w:p>
  </w:comment>
  <w:comment w:id="59" w:author="Odele Coddington" w:date="2014-12-02T15:44:00Z" w:initials="OC">
    <w:p w14:paraId="5E3FBEA0" w14:textId="44CCE589" w:rsidR="0002017C" w:rsidRDefault="0002017C">
      <w:pPr>
        <w:pStyle w:val="CommentText"/>
      </w:pPr>
      <w:r>
        <w:rPr>
          <w:rStyle w:val="CommentReference"/>
        </w:rPr>
        <w:annotationRef/>
      </w:r>
      <w:proofErr w:type="gramStart"/>
      <w:r>
        <w:t>revise</w:t>
      </w:r>
      <w:proofErr w:type="gramEnd"/>
    </w:p>
  </w:comment>
  <w:comment w:id="64" w:author="Odele Coddington" w:date="2014-12-02T15:39:00Z" w:initials="OC">
    <w:p w14:paraId="1038C18A" w14:textId="0E0FE8D4" w:rsidR="008104D7" w:rsidRDefault="008104D7">
      <w:pPr>
        <w:pStyle w:val="CommentText"/>
      </w:pPr>
      <w:r>
        <w:rPr>
          <w:rStyle w:val="CommentReference"/>
        </w:rPr>
        <w:annotationRef/>
      </w:r>
      <w:r>
        <w:t>Revise to update that this work has been implemented, or include that in quality assurance update instead?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680F51" w:rsidRDefault="00680F51" w:rsidP="000D7979">
      <w:pPr>
        <w:spacing w:after="0" w:line="240" w:lineRule="auto"/>
      </w:pPr>
      <w:r>
        <w:separator/>
      </w:r>
    </w:p>
    <w:p w14:paraId="00A4B060" w14:textId="77777777" w:rsidR="00680F51" w:rsidRDefault="00680F51"/>
  </w:endnote>
  <w:endnote w:type="continuationSeparator" w:id="0">
    <w:p w14:paraId="5DEF9956" w14:textId="77777777" w:rsidR="00680F51" w:rsidRDefault="00680F51" w:rsidP="000D7979">
      <w:pPr>
        <w:spacing w:after="0" w:line="240" w:lineRule="auto"/>
      </w:pPr>
      <w:r>
        <w:continuationSeparator/>
      </w:r>
    </w:p>
    <w:p w14:paraId="4BDA5F7E" w14:textId="77777777" w:rsidR="00680F51" w:rsidRDefault="00680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680F51" w:rsidRDefault="00680F5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680F51" w:rsidRDefault="00680F5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680F51" w:rsidRDefault="00680F51"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017C">
      <w:rPr>
        <w:rStyle w:val="PageNumber"/>
        <w:noProof/>
      </w:rPr>
      <w:t>41</w:t>
    </w:r>
    <w:r>
      <w:rPr>
        <w:rStyle w:val="PageNumber"/>
      </w:rPr>
      <w:fldChar w:fldCharType="end"/>
    </w:r>
  </w:p>
  <w:p w14:paraId="7A8345AA" w14:textId="77777777" w:rsidR="00680F51" w:rsidRDefault="00680F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680F51" w:rsidRDefault="00680F51" w:rsidP="000D7979">
      <w:pPr>
        <w:spacing w:after="0" w:line="240" w:lineRule="auto"/>
      </w:pPr>
      <w:r>
        <w:separator/>
      </w:r>
    </w:p>
    <w:p w14:paraId="11C3E13E" w14:textId="77777777" w:rsidR="00680F51" w:rsidRDefault="00680F51"/>
  </w:footnote>
  <w:footnote w:type="continuationSeparator" w:id="0">
    <w:p w14:paraId="27BA5D3D" w14:textId="77777777" w:rsidR="00680F51" w:rsidRDefault="00680F51" w:rsidP="000D7979">
      <w:pPr>
        <w:spacing w:after="0" w:line="240" w:lineRule="auto"/>
      </w:pPr>
      <w:r>
        <w:continuationSeparator/>
      </w:r>
    </w:p>
    <w:p w14:paraId="3397B5EB" w14:textId="77777777" w:rsidR="00680F51" w:rsidRDefault="00680F5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680F51" w:rsidRDefault="00680F51"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680F51" w:rsidRPr="00B35C7D" w:rsidRDefault="00680F51"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680F51" w:rsidRPr="00376D06" w:rsidRDefault="00680F51"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EAA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2376"/>
    <w:rsid w:val="0001507B"/>
    <w:rsid w:val="00016801"/>
    <w:rsid w:val="00016D9A"/>
    <w:rsid w:val="00016F14"/>
    <w:rsid w:val="000200DB"/>
    <w:rsid w:val="0002017C"/>
    <w:rsid w:val="000204F9"/>
    <w:rsid w:val="00021C73"/>
    <w:rsid w:val="00022936"/>
    <w:rsid w:val="00022B24"/>
    <w:rsid w:val="000232FB"/>
    <w:rsid w:val="00024043"/>
    <w:rsid w:val="00025A80"/>
    <w:rsid w:val="0002753B"/>
    <w:rsid w:val="00027825"/>
    <w:rsid w:val="00027CDC"/>
    <w:rsid w:val="000309AB"/>
    <w:rsid w:val="00031838"/>
    <w:rsid w:val="00032622"/>
    <w:rsid w:val="00033C54"/>
    <w:rsid w:val="00037A85"/>
    <w:rsid w:val="000408FF"/>
    <w:rsid w:val="00041339"/>
    <w:rsid w:val="0004229E"/>
    <w:rsid w:val="0004275A"/>
    <w:rsid w:val="0004339C"/>
    <w:rsid w:val="00044832"/>
    <w:rsid w:val="00046C65"/>
    <w:rsid w:val="00046C94"/>
    <w:rsid w:val="00047266"/>
    <w:rsid w:val="00047365"/>
    <w:rsid w:val="000477E1"/>
    <w:rsid w:val="00047EBA"/>
    <w:rsid w:val="00050353"/>
    <w:rsid w:val="00050C65"/>
    <w:rsid w:val="00051332"/>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E56"/>
    <w:rsid w:val="00080F21"/>
    <w:rsid w:val="00082272"/>
    <w:rsid w:val="00082B15"/>
    <w:rsid w:val="00084553"/>
    <w:rsid w:val="000851CF"/>
    <w:rsid w:val="00085BAD"/>
    <w:rsid w:val="00085D6F"/>
    <w:rsid w:val="000861BA"/>
    <w:rsid w:val="00086B2A"/>
    <w:rsid w:val="00087B63"/>
    <w:rsid w:val="000918E4"/>
    <w:rsid w:val="00091987"/>
    <w:rsid w:val="00091E22"/>
    <w:rsid w:val="00092335"/>
    <w:rsid w:val="0009242E"/>
    <w:rsid w:val="0009303F"/>
    <w:rsid w:val="000932EC"/>
    <w:rsid w:val="00093DB3"/>
    <w:rsid w:val="00095ADD"/>
    <w:rsid w:val="00096399"/>
    <w:rsid w:val="000A0614"/>
    <w:rsid w:val="000A2BFE"/>
    <w:rsid w:val="000A61EC"/>
    <w:rsid w:val="000A6974"/>
    <w:rsid w:val="000A6C3E"/>
    <w:rsid w:val="000B000A"/>
    <w:rsid w:val="000B0783"/>
    <w:rsid w:val="000B23A5"/>
    <w:rsid w:val="000B25A6"/>
    <w:rsid w:val="000B37B5"/>
    <w:rsid w:val="000B5E63"/>
    <w:rsid w:val="000B6205"/>
    <w:rsid w:val="000B6A87"/>
    <w:rsid w:val="000B6E52"/>
    <w:rsid w:val="000B70C0"/>
    <w:rsid w:val="000B72CE"/>
    <w:rsid w:val="000C124B"/>
    <w:rsid w:val="000C14AD"/>
    <w:rsid w:val="000C19D7"/>
    <w:rsid w:val="000C1B5F"/>
    <w:rsid w:val="000C614C"/>
    <w:rsid w:val="000C63AB"/>
    <w:rsid w:val="000D0612"/>
    <w:rsid w:val="000D19E1"/>
    <w:rsid w:val="000D3418"/>
    <w:rsid w:val="000D3513"/>
    <w:rsid w:val="000D3B21"/>
    <w:rsid w:val="000D3B4F"/>
    <w:rsid w:val="000D5BAA"/>
    <w:rsid w:val="000D6C1A"/>
    <w:rsid w:val="000D6D29"/>
    <w:rsid w:val="000D7979"/>
    <w:rsid w:val="000D7A71"/>
    <w:rsid w:val="000E098A"/>
    <w:rsid w:val="000E180E"/>
    <w:rsid w:val="000E1C19"/>
    <w:rsid w:val="000E3F81"/>
    <w:rsid w:val="000E4A49"/>
    <w:rsid w:val="000E4BEB"/>
    <w:rsid w:val="000E6045"/>
    <w:rsid w:val="000E7C06"/>
    <w:rsid w:val="000F0D63"/>
    <w:rsid w:val="000F1FC4"/>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1209"/>
    <w:rsid w:val="0016280A"/>
    <w:rsid w:val="00162C20"/>
    <w:rsid w:val="001643BD"/>
    <w:rsid w:val="00164AFE"/>
    <w:rsid w:val="00164D1A"/>
    <w:rsid w:val="00164E36"/>
    <w:rsid w:val="00167158"/>
    <w:rsid w:val="00167FBC"/>
    <w:rsid w:val="00170875"/>
    <w:rsid w:val="00171431"/>
    <w:rsid w:val="0017150F"/>
    <w:rsid w:val="001715FC"/>
    <w:rsid w:val="00172A66"/>
    <w:rsid w:val="0017408F"/>
    <w:rsid w:val="001741F0"/>
    <w:rsid w:val="001745A5"/>
    <w:rsid w:val="00174C1B"/>
    <w:rsid w:val="00176E88"/>
    <w:rsid w:val="001778B5"/>
    <w:rsid w:val="00181F5E"/>
    <w:rsid w:val="001821CD"/>
    <w:rsid w:val="00182A30"/>
    <w:rsid w:val="00184295"/>
    <w:rsid w:val="001904BB"/>
    <w:rsid w:val="001905AD"/>
    <w:rsid w:val="0019197C"/>
    <w:rsid w:val="00191BC8"/>
    <w:rsid w:val="001920B1"/>
    <w:rsid w:val="001928F7"/>
    <w:rsid w:val="00192A53"/>
    <w:rsid w:val="00192C56"/>
    <w:rsid w:val="00196F2D"/>
    <w:rsid w:val="00197603"/>
    <w:rsid w:val="001976BB"/>
    <w:rsid w:val="00197A86"/>
    <w:rsid w:val="001A0CD1"/>
    <w:rsid w:val="001A0D01"/>
    <w:rsid w:val="001A2D83"/>
    <w:rsid w:val="001A556F"/>
    <w:rsid w:val="001A5BF7"/>
    <w:rsid w:val="001A7B0C"/>
    <w:rsid w:val="001B0200"/>
    <w:rsid w:val="001B39A4"/>
    <w:rsid w:val="001B418D"/>
    <w:rsid w:val="001B4989"/>
    <w:rsid w:val="001B4B65"/>
    <w:rsid w:val="001B6FD1"/>
    <w:rsid w:val="001B7B35"/>
    <w:rsid w:val="001C0876"/>
    <w:rsid w:val="001C1B1E"/>
    <w:rsid w:val="001C29DB"/>
    <w:rsid w:val="001C2BF8"/>
    <w:rsid w:val="001C3CC4"/>
    <w:rsid w:val="001C44DC"/>
    <w:rsid w:val="001C4664"/>
    <w:rsid w:val="001C4697"/>
    <w:rsid w:val="001C51B0"/>
    <w:rsid w:val="001D0031"/>
    <w:rsid w:val="001D199F"/>
    <w:rsid w:val="001D221B"/>
    <w:rsid w:val="001D4093"/>
    <w:rsid w:val="001D44FB"/>
    <w:rsid w:val="001D5128"/>
    <w:rsid w:val="001D5964"/>
    <w:rsid w:val="001D5B63"/>
    <w:rsid w:val="001D68FF"/>
    <w:rsid w:val="001D73FD"/>
    <w:rsid w:val="001E0393"/>
    <w:rsid w:val="001E04FB"/>
    <w:rsid w:val="001E1DD8"/>
    <w:rsid w:val="001E2359"/>
    <w:rsid w:val="001E4444"/>
    <w:rsid w:val="001E4DCD"/>
    <w:rsid w:val="001E5145"/>
    <w:rsid w:val="001E5DEB"/>
    <w:rsid w:val="001F0AC0"/>
    <w:rsid w:val="001F12F6"/>
    <w:rsid w:val="001F1681"/>
    <w:rsid w:val="001F2AE2"/>
    <w:rsid w:val="001F31E5"/>
    <w:rsid w:val="001F3900"/>
    <w:rsid w:val="001F402D"/>
    <w:rsid w:val="001F47EE"/>
    <w:rsid w:val="001F4BAB"/>
    <w:rsid w:val="001F5AA0"/>
    <w:rsid w:val="001F63A5"/>
    <w:rsid w:val="00200B32"/>
    <w:rsid w:val="00201E2F"/>
    <w:rsid w:val="00201EAF"/>
    <w:rsid w:val="002029B8"/>
    <w:rsid w:val="002044DB"/>
    <w:rsid w:val="00205039"/>
    <w:rsid w:val="002050BB"/>
    <w:rsid w:val="00205467"/>
    <w:rsid w:val="002055C4"/>
    <w:rsid w:val="00205BD0"/>
    <w:rsid w:val="0020603E"/>
    <w:rsid w:val="0020611C"/>
    <w:rsid w:val="0020665E"/>
    <w:rsid w:val="00210514"/>
    <w:rsid w:val="0021078F"/>
    <w:rsid w:val="00211831"/>
    <w:rsid w:val="00211BF5"/>
    <w:rsid w:val="002128F1"/>
    <w:rsid w:val="00216981"/>
    <w:rsid w:val="0022147F"/>
    <w:rsid w:val="00222662"/>
    <w:rsid w:val="00222CE2"/>
    <w:rsid w:val="002236C0"/>
    <w:rsid w:val="002238ED"/>
    <w:rsid w:val="00223E59"/>
    <w:rsid w:val="002265CA"/>
    <w:rsid w:val="00226E85"/>
    <w:rsid w:val="0023018F"/>
    <w:rsid w:val="002309E1"/>
    <w:rsid w:val="00231A99"/>
    <w:rsid w:val="002326C6"/>
    <w:rsid w:val="00232EBA"/>
    <w:rsid w:val="00233E44"/>
    <w:rsid w:val="00234376"/>
    <w:rsid w:val="00236034"/>
    <w:rsid w:val="002371D6"/>
    <w:rsid w:val="002404BD"/>
    <w:rsid w:val="0024051A"/>
    <w:rsid w:val="00240B8C"/>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D9B"/>
    <w:rsid w:val="00253F69"/>
    <w:rsid w:val="00255AAD"/>
    <w:rsid w:val="002607E2"/>
    <w:rsid w:val="0026122C"/>
    <w:rsid w:val="0026134A"/>
    <w:rsid w:val="0026149C"/>
    <w:rsid w:val="00262464"/>
    <w:rsid w:val="00264356"/>
    <w:rsid w:val="0026489F"/>
    <w:rsid w:val="0026521D"/>
    <w:rsid w:val="00265EE5"/>
    <w:rsid w:val="00266086"/>
    <w:rsid w:val="00266649"/>
    <w:rsid w:val="002668B3"/>
    <w:rsid w:val="00270166"/>
    <w:rsid w:val="00270711"/>
    <w:rsid w:val="00270D56"/>
    <w:rsid w:val="002722CA"/>
    <w:rsid w:val="00274B34"/>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424E"/>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7FB"/>
    <w:rsid w:val="002B187C"/>
    <w:rsid w:val="002B1ACE"/>
    <w:rsid w:val="002B37A3"/>
    <w:rsid w:val="002B4C28"/>
    <w:rsid w:val="002B52F7"/>
    <w:rsid w:val="002B5F43"/>
    <w:rsid w:val="002C0B74"/>
    <w:rsid w:val="002C2141"/>
    <w:rsid w:val="002C2932"/>
    <w:rsid w:val="002C2AA3"/>
    <w:rsid w:val="002C2EC1"/>
    <w:rsid w:val="002C4A32"/>
    <w:rsid w:val="002C5470"/>
    <w:rsid w:val="002D1EF8"/>
    <w:rsid w:val="002D425F"/>
    <w:rsid w:val="002D7261"/>
    <w:rsid w:val="002E194B"/>
    <w:rsid w:val="002E5F59"/>
    <w:rsid w:val="002E7F56"/>
    <w:rsid w:val="002F11B9"/>
    <w:rsid w:val="002F16BB"/>
    <w:rsid w:val="002F1F42"/>
    <w:rsid w:val="002F4685"/>
    <w:rsid w:val="002F51F8"/>
    <w:rsid w:val="0030278E"/>
    <w:rsid w:val="00303DCA"/>
    <w:rsid w:val="00304FFB"/>
    <w:rsid w:val="00305AFD"/>
    <w:rsid w:val="003071D2"/>
    <w:rsid w:val="0030746F"/>
    <w:rsid w:val="00307B36"/>
    <w:rsid w:val="00310EF8"/>
    <w:rsid w:val="003110C3"/>
    <w:rsid w:val="00312C47"/>
    <w:rsid w:val="0031666B"/>
    <w:rsid w:val="0032036E"/>
    <w:rsid w:val="0032044B"/>
    <w:rsid w:val="0032053C"/>
    <w:rsid w:val="00320F50"/>
    <w:rsid w:val="00321F8B"/>
    <w:rsid w:val="00323E0B"/>
    <w:rsid w:val="00324500"/>
    <w:rsid w:val="003248AA"/>
    <w:rsid w:val="00326D1C"/>
    <w:rsid w:val="00326D98"/>
    <w:rsid w:val="0032724E"/>
    <w:rsid w:val="0033041B"/>
    <w:rsid w:val="003314DD"/>
    <w:rsid w:val="00331695"/>
    <w:rsid w:val="0033409B"/>
    <w:rsid w:val="0033535E"/>
    <w:rsid w:val="00335721"/>
    <w:rsid w:val="00335BA7"/>
    <w:rsid w:val="00336736"/>
    <w:rsid w:val="00336AAA"/>
    <w:rsid w:val="00336B20"/>
    <w:rsid w:val="0033769B"/>
    <w:rsid w:val="00337A68"/>
    <w:rsid w:val="00340E38"/>
    <w:rsid w:val="00341973"/>
    <w:rsid w:val="00343595"/>
    <w:rsid w:val="00345726"/>
    <w:rsid w:val="0034596F"/>
    <w:rsid w:val="003502F8"/>
    <w:rsid w:val="0035367D"/>
    <w:rsid w:val="00354780"/>
    <w:rsid w:val="00354C6C"/>
    <w:rsid w:val="003561BE"/>
    <w:rsid w:val="00356EE1"/>
    <w:rsid w:val="0036109E"/>
    <w:rsid w:val="00361845"/>
    <w:rsid w:val="00361C66"/>
    <w:rsid w:val="00362C13"/>
    <w:rsid w:val="003634A2"/>
    <w:rsid w:val="00363FF5"/>
    <w:rsid w:val="00367878"/>
    <w:rsid w:val="00371E30"/>
    <w:rsid w:val="00372423"/>
    <w:rsid w:val="00372EFF"/>
    <w:rsid w:val="00373659"/>
    <w:rsid w:val="00373C92"/>
    <w:rsid w:val="0037422A"/>
    <w:rsid w:val="0037528A"/>
    <w:rsid w:val="003753EB"/>
    <w:rsid w:val="00376231"/>
    <w:rsid w:val="003769FC"/>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30EB"/>
    <w:rsid w:val="003940AD"/>
    <w:rsid w:val="00394384"/>
    <w:rsid w:val="003A00DD"/>
    <w:rsid w:val="003A0428"/>
    <w:rsid w:val="003A212B"/>
    <w:rsid w:val="003A2C3E"/>
    <w:rsid w:val="003A3C6E"/>
    <w:rsid w:val="003A633F"/>
    <w:rsid w:val="003A69B1"/>
    <w:rsid w:val="003B1E8B"/>
    <w:rsid w:val="003B4AAE"/>
    <w:rsid w:val="003B71C0"/>
    <w:rsid w:val="003C0B53"/>
    <w:rsid w:val="003C113A"/>
    <w:rsid w:val="003C2566"/>
    <w:rsid w:val="003C4F05"/>
    <w:rsid w:val="003C56FE"/>
    <w:rsid w:val="003C6160"/>
    <w:rsid w:val="003D1D45"/>
    <w:rsid w:val="003D27CA"/>
    <w:rsid w:val="003D3082"/>
    <w:rsid w:val="003D3C9B"/>
    <w:rsid w:val="003D3F75"/>
    <w:rsid w:val="003D614A"/>
    <w:rsid w:val="003D677B"/>
    <w:rsid w:val="003D6C91"/>
    <w:rsid w:val="003D6CE9"/>
    <w:rsid w:val="003D7CA1"/>
    <w:rsid w:val="003D7D38"/>
    <w:rsid w:val="003E0468"/>
    <w:rsid w:val="003E399F"/>
    <w:rsid w:val="003E3F4C"/>
    <w:rsid w:val="003E4C3C"/>
    <w:rsid w:val="003E4D92"/>
    <w:rsid w:val="003F08BC"/>
    <w:rsid w:val="003F1BAD"/>
    <w:rsid w:val="003F25CC"/>
    <w:rsid w:val="003F28A4"/>
    <w:rsid w:val="003F3DDD"/>
    <w:rsid w:val="003F4733"/>
    <w:rsid w:val="003F5B11"/>
    <w:rsid w:val="003F7317"/>
    <w:rsid w:val="00400F84"/>
    <w:rsid w:val="00401A5B"/>
    <w:rsid w:val="0040236E"/>
    <w:rsid w:val="00405A46"/>
    <w:rsid w:val="00405BA7"/>
    <w:rsid w:val="00405CFC"/>
    <w:rsid w:val="004167CD"/>
    <w:rsid w:val="00416B0A"/>
    <w:rsid w:val="00416D4C"/>
    <w:rsid w:val="00420222"/>
    <w:rsid w:val="004208F0"/>
    <w:rsid w:val="00421366"/>
    <w:rsid w:val="00421C3B"/>
    <w:rsid w:val="004226B3"/>
    <w:rsid w:val="004238E6"/>
    <w:rsid w:val="00423A3C"/>
    <w:rsid w:val="00425D6B"/>
    <w:rsid w:val="00426136"/>
    <w:rsid w:val="00430323"/>
    <w:rsid w:val="00430EBA"/>
    <w:rsid w:val="00431860"/>
    <w:rsid w:val="004335AF"/>
    <w:rsid w:val="004355B7"/>
    <w:rsid w:val="00435C59"/>
    <w:rsid w:val="0043632A"/>
    <w:rsid w:val="00440604"/>
    <w:rsid w:val="004447D2"/>
    <w:rsid w:val="00444AD0"/>
    <w:rsid w:val="00445483"/>
    <w:rsid w:val="00445D6C"/>
    <w:rsid w:val="0044618A"/>
    <w:rsid w:val="0044663C"/>
    <w:rsid w:val="0044670E"/>
    <w:rsid w:val="00450B39"/>
    <w:rsid w:val="00453C1B"/>
    <w:rsid w:val="004548B2"/>
    <w:rsid w:val="00460040"/>
    <w:rsid w:val="0046046B"/>
    <w:rsid w:val="00460755"/>
    <w:rsid w:val="0046242D"/>
    <w:rsid w:val="00464767"/>
    <w:rsid w:val="004659DB"/>
    <w:rsid w:val="00465EEF"/>
    <w:rsid w:val="00466253"/>
    <w:rsid w:val="0046670E"/>
    <w:rsid w:val="00467329"/>
    <w:rsid w:val="00467DB2"/>
    <w:rsid w:val="00467F60"/>
    <w:rsid w:val="00470DA2"/>
    <w:rsid w:val="00471138"/>
    <w:rsid w:val="0047158D"/>
    <w:rsid w:val="0047298B"/>
    <w:rsid w:val="00473E4A"/>
    <w:rsid w:val="00474396"/>
    <w:rsid w:val="0047596D"/>
    <w:rsid w:val="00475D7A"/>
    <w:rsid w:val="00475F54"/>
    <w:rsid w:val="004769C0"/>
    <w:rsid w:val="00477886"/>
    <w:rsid w:val="004821C8"/>
    <w:rsid w:val="00482332"/>
    <w:rsid w:val="004836F4"/>
    <w:rsid w:val="00484322"/>
    <w:rsid w:val="0048526D"/>
    <w:rsid w:val="00486065"/>
    <w:rsid w:val="0048606D"/>
    <w:rsid w:val="004865D3"/>
    <w:rsid w:val="00487048"/>
    <w:rsid w:val="0048795A"/>
    <w:rsid w:val="004879F3"/>
    <w:rsid w:val="0049205A"/>
    <w:rsid w:val="00492354"/>
    <w:rsid w:val="0049359F"/>
    <w:rsid w:val="004940B9"/>
    <w:rsid w:val="00495559"/>
    <w:rsid w:val="004975FF"/>
    <w:rsid w:val="004A0B6E"/>
    <w:rsid w:val="004A0BAE"/>
    <w:rsid w:val="004A0F60"/>
    <w:rsid w:val="004A3215"/>
    <w:rsid w:val="004A3BF8"/>
    <w:rsid w:val="004A3D03"/>
    <w:rsid w:val="004A3F49"/>
    <w:rsid w:val="004A5A4E"/>
    <w:rsid w:val="004A64F4"/>
    <w:rsid w:val="004A738B"/>
    <w:rsid w:val="004B0E88"/>
    <w:rsid w:val="004B21D0"/>
    <w:rsid w:val="004B2A76"/>
    <w:rsid w:val="004B3A76"/>
    <w:rsid w:val="004B5268"/>
    <w:rsid w:val="004B53A4"/>
    <w:rsid w:val="004B6FC0"/>
    <w:rsid w:val="004B702A"/>
    <w:rsid w:val="004C02D4"/>
    <w:rsid w:val="004C36BA"/>
    <w:rsid w:val="004C4CA7"/>
    <w:rsid w:val="004C6476"/>
    <w:rsid w:val="004C7B5F"/>
    <w:rsid w:val="004D29AF"/>
    <w:rsid w:val="004D2EBC"/>
    <w:rsid w:val="004D651A"/>
    <w:rsid w:val="004D6548"/>
    <w:rsid w:val="004D6937"/>
    <w:rsid w:val="004D79D1"/>
    <w:rsid w:val="004E0D6A"/>
    <w:rsid w:val="004E14D0"/>
    <w:rsid w:val="004E358C"/>
    <w:rsid w:val="004E4A7D"/>
    <w:rsid w:val="004E4B7A"/>
    <w:rsid w:val="004E54F2"/>
    <w:rsid w:val="004E6392"/>
    <w:rsid w:val="004E77E8"/>
    <w:rsid w:val="004E7E5F"/>
    <w:rsid w:val="004F09F5"/>
    <w:rsid w:val="004F1474"/>
    <w:rsid w:val="004F1C91"/>
    <w:rsid w:val="004F2163"/>
    <w:rsid w:val="004F29F5"/>
    <w:rsid w:val="004F4370"/>
    <w:rsid w:val="004F6E24"/>
    <w:rsid w:val="0050094B"/>
    <w:rsid w:val="00500A52"/>
    <w:rsid w:val="0050161B"/>
    <w:rsid w:val="00501954"/>
    <w:rsid w:val="00503BEB"/>
    <w:rsid w:val="0050433F"/>
    <w:rsid w:val="00504CED"/>
    <w:rsid w:val="00504E96"/>
    <w:rsid w:val="00505769"/>
    <w:rsid w:val="00507314"/>
    <w:rsid w:val="00507CE3"/>
    <w:rsid w:val="00507F39"/>
    <w:rsid w:val="00512F31"/>
    <w:rsid w:val="00513FF9"/>
    <w:rsid w:val="0051495B"/>
    <w:rsid w:val="00515230"/>
    <w:rsid w:val="005164F1"/>
    <w:rsid w:val="00516CFE"/>
    <w:rsid w:val="00517E62"/>
    <w:rsid w:val="005209CD"/>
    <w:rsid w:val="00524242"/>
    <w:rsid w:val="00524281"/>
    <w:rsid w:val="00524511"/>
    <w:rsid w:val="00525C26"/>
    <w:rsid w:val="00525D52"/>
    <w:rsid w:val="00525DF3"/>
    <w:rsid w:val="00527225"/>
    <w:rsid w:val="005279C4"/>
    <w:rsid w:val="00527EA3"/>
    <w:rsid w:val="00530EF7"/>
    <w:rsid w:val="00531B13"/>
    <w:rsid w:val="005327C6"/>
    <w:rsid w:val="005350F7"/>
    <w:rsid w:val="005354BD"/>
    <w:rsid w:val="00540855"/>
    <w:rsid w:val="00541E50"/>
    <w:rsid w:val="0054279D"/>
    <w:rsid w:val="0054479B"/>
    <w:rsid w:val="00544A3F"/>
    <w:rsid w:val="0054750A"/>
    <w:rsid w:val="00550D21"/>
    <w:rsid w:val="0055179E"/>
    <w:rsid w:val="005540B0"/>
    <w:rsid w:val="00555C72"/>
    <w:rsid w:val="005569CB"/>
    <w:rsid w:val="00556CEC"/>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54A5"/>
    <w:rsid w:val="005761AE"/>
    <w:rsid w:val="0057747B"/>
    <w:rsid w:val="0057799A"/>
    <w:rsid w:val="0058049F"/>
    <w:rsid w:val="005810B2"/>
    <w:rsid w:val="00582227"/>
    <w:rsid w:val="00582AA7"/>
    <w:rsid w:val="00585813"/>
    <w:rsid w:val="00587FF2"/>
    <w:rsid w:val="00590B5C"/>
    <w:rsid w:val="005919A1"/>
    <w:rsid w:val="00592B5F"/>
    <w:rsid w:val="005934ED"/>
    <w:rsid w:val="00594F1E"/>
    <w:rsid w:val="005957D9"/>
    <w:rsid w:val="00595E83"/>
    <w:rsid w:val="00596808"/>
    <w:rsid w:val="005A0F58"/>
    <w:rsid w:val="005A1EF9"/>
    <w:rsid w:val="005A2762"/>
    <w:rsid w:val="005A308B"/>
    <w:rsid w:val="005A3219"/>
    <w:rsid w:val="005A3E8E"/>
    <w:rsid w:val="005A484A"/>
    <w:rsid w:val="005A4B64"/>
    <w:rsid w:val="005A5255"/>
    <w:rsid w:val="005A78C1"/>
    <w:rsid w:val="005A7C8D"/>
    <w:rsid w:val="005B1FEE"/>
    <w:rsid w:val="005B23F4"/>
    <w:rsid w:val="005B37A5"/>
    <w:rsid w:val="005B4DF1"/>
    <w:rsid w:val="005B5BAA"/>
    <w:rsid w:val="005B7107"/>
    <w:rsid w:val="005B7A02"/>
    <w:rsid w:val="005B7AE5"/>
    <w:rsid w:val="005C0C8C"/>
    <w:rsid w:val="005C2065"/>
    <w:rsid w:val="005C264D"/>
    <w:rsid w:val="005C34ED"/>
    <w:rsid w:val="005C5273"/>
    <w:rsid w:val="005C5D00"/>
    <w:rsid w:val="005C693D"/>
    <w:rsid w:val="005C6974"/>
    <w:rsid w:val="005C7B73"/>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1340"/>
    <w:rsid w:val="00614652"/>
    <w:rsid w:val="006148BD"/>
    <w:rsid w:val="00614B99"/>
    <w:rsid w:val="006150B6"/>
    <w:rsid w:val="00616CEC"/>
    <w:rsid w:val="00617782"/>
    <w:rsid w:val="00621BF5"/>
    <w:rsid w:val="00622934"/>
    <w:rsid w:val="00624D28"/>
    <w:rsid w:val="0062502F"/>
    <w:rsid w:val="00625064"/>
    <w:rsid w:val="00627541"/>
    <w:rsid w:val="00631889"/>
    <w:rsid w:val="006343C9"/>
    <w:rsid w:val="00634BBC"/>
    <w:rsid w:val="00634F0F"/>
    <w:rsid w:val="00635396"/>
    <w:rsid w:val="0063769C"/>
    <w:rsid w:val="006402BA"/>
    <w:rsid w:val="00643D9C"/>
    <w:rsid w:val="00643DEE"/>
    <w:rsid w:val="00643E12"/>
    <w:rsid w:val="00644A6A"/>
    <w:rsid w:val="00644BFB"/>
    <w:rsid w:val="006450E0"/>
    <w:rsid w:val="00645363"/>
    <w:rsid w:val="00645A7C"/>
    <w:rsid w:val="00645B55"/>
    <w:rsid w:val="00646174"/>
    <w:rsid w:val="006461B7"/>
    <w:rsid w:val="00646664"/>
    <w:rsid w:val="0065020D"/>
    <w:rsid w:val="00650465"/>
    <w:rsid w:val="006505F9"/>
    <w:rsid w:val="0065095C"/>
    <w:rsid w:val="006519A9"/>
    <w:rsid w:val="00652BB6"/>
    <w:rsid w:val="00653226"/>
    <w:rsid w:val="00653242"/>
    <w:rsid w:val="00654164"/>
    <w:rsid w:val="00654CA9"/>
    <w:rsid w:val="00657A19"/>
    <w:rsid w:val="00657DE8"/>
    <w:rsid w:val="006644CD"/>
    <w:rsid w:val="006649AA"/>
    <w:rsid w:val="006649CA"/>
    <w:rsid w:val="0066509D"/>
    <w:rsid w:val="00665589"/>
    <w:rsid w:val="00666225"/>
    <w:rsid w:val="00667C83"/>
    <w:rsid w:val="00670F65"/>
    <w:rsid w:val="006727EB"/>
    <w:rsid w:val="00675F2B"/>
    <w:rsid w:val="006766F7"/>
    <w:rsid w:val="00680F51"/>
    <w:rsid w:val="006835C3"/>
    <w:rsid w:val="0068399D"/>
    <w:rsid w:val="00684560"/>
    <w:rsid w:val="00685039"/>
    <w:rsid w:val="00685A8E"/>
    <w:rsid w:val="00687A3F"/>
    <w:rsid w:val="00690C44"/>
    <w:rsid w:val="0069168C"/>
    <w:rsid w:val="0069258E"/>
    <w:rsid w:val="00693370"/>
    <w:rsid w:val="006944B6"/>
    <w:rsid w:val="00694909"/>
    <w:rsid w:val="00696365"/>
    <w:rsid w:val="0069703A"/>
    <w:rsid w:val="00697C17"/>
    <w:rsid w:val="006A2185"/>
    <w:rsid w:val="006A247A"/>
    <w:rsid w:val="006A5D9C"/>
    <w:rsid w:val="006A6A80"/>
    <w:rsid w:val="006A76EF"/>
    <w:rsid w:val="006A7DEB"/>
    <w:rsid w:val="006B0ECD"/>
    <w:rsid w:val="006B0FDF"/>
    <w:rsid w:val="006B1E02"/>
    <w:rsid w:val="006B2078"/>
    <w:rsid w:val="006B3EAA"/>
    <w:rsid w:val="006B4C19"/>
    <w:rsid w:val="006B6A7B"/>
    <w:rsid w:val="006B753E"/>
    <w:rsid w:val="006C06CB"/>
    <w:rsid w:val="006C16B7"/>
    <w:rsid w:val="006C3B76"/>
    <w:rsid w:val="006C401E"/>
    <w:rsid w:val="006C4B2D"/>
    <w:rsid w:val="006C4EA6"/>
    <w:rsid w:val="006C6056"/>
    <w:rsid w:val="006C60E6"/>
    <w:rsid w:val="006C6E88"/>
    <w:rsid w:val="006D07C9"/>
    <w:rsid w:val="006D2C26"/>
    <w:rsid w:val="006D39B4"/>
    <w:rsid w:val="006D4478"/>
    <w:rsid w:val="006D55AA"/>
    <w:rsid w:val="006D60DD"/>
    <w:rsid w:val="006E3281"/>
    <w:rsid w:val="006E392F"/>
    <w:rsid w:val="006E4978"/>
    <w:rsid w:val="006E53B3"/>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5C48"/>
    <w:rsid w:val="00706662"/>
    <w:rsid w:val="00707485"/>
    <w:rsid w:val="007078FC"/>
    <w:rsid w:val="00707E22"/>
    <w:rsid w:val="00711FD0"/>
    <w:rsid w:val="00712636"/>
    <w:rsid w:val="00712C7F"/>
    <w:rsid w:val="007149F5"/>
    <w:rsid w:val="0071601F"/>
    <w:rsid w:val="007161C5"/>
    <w:rsid w:val="00716D73"/>
    <w:rsid w:val="00717149"/>
    <w:rsid w:val="0071757F"/>
    <w:rsid w:val="00721E32"/>
    <w:rsid w:val="00722E70"/>
    <w:rsid w:val="00722FBE"/>
    <w:rsid w:val="00726D53"/>
    <w:rsid w:val="00727458"/>
    <w:rsid w:val="00731007"/>
    <w:rsid w:val="007314E1"/>
    <w:rsid w:val="00734244"/>
    <w:rsid w:val="00735075"/>
    <w:rsid w:val="00735645"/>
    <w:rsid w:val="00736546"/>
    <w:rsid w:val="00736E44"/>
    <w:rsid w:val="00742480"/>
    <w:rsid w:val="00742B28"/>
    <w:rsid w:val="00743562"/>
    <w:rsid w:val="007439AD"/>
    <w:rsid w:val="00743AF9"/>
    <w:rsid w:val="00746147"/>
    <w:rsid w:val="0074649E"/>
    <w:rsid w:val="0074680C"/>
    <w:rsid w:val="0074784A"/>
    <w:rsid w:val="0075000E"/>
    <w:rsid w:val="007506CF"/>
    <w:rsid w:val="00750BAC"/>
    <w:rsid w:val="00751EFB"/>
    <w:rsid w:val="007528FA"/>
    <w:rsid w:val="007531F4"/>
    <w:rsid w:val="007541F4"/>
    <w:rsid w:val="00754697"/>
    <w:rsid w:val="00760FED"/>
    <w:rsid w:val="0076131B"/>
    <w:rsid w:val="00762F12"/>
    <w:rsid w:val="007630E3"/>
    <w:rsid w:val="00770443"/>
    <w:rsid w:val="00771445"/>
    <w:rsid w:val="00772BF0"/>
    <w:rsid w:val="00776C22"/>
    <w:rsid w:val="00776D09"/>
    <w:rsid w:val="007826C2"/>
    <w:rsid w:val="0078366F"/>
    <w:rsid w:val="00783A00"/>
    <w:rsid w:val="00783EC9"/>
    <w:rsid w:val="00783ED8"/>
    <w:rsid w:val="00784B57"/>
    <w:rsid w:val="00785248"/>
    <w:rsid w:val="00786AD2"/>
    <w:rsid w:val="00787CB5"/>
    <w:rsid w:val="00787D37"/>
    <w:rsid w:val="00787E2B"/>
    <w:rsid w:val="00787FAC"/>
    <w:rsid w:val="007906CF"/>
    <w:rsid w:val="00790792"/>
    <w:rsid w:val="00792863"/>
    <w:rsid w:val="00793984"/>
    <w:rsid w:val="00794D27"/>
    <w:rsid w:val="00795F76"/>
    <w:rsid w:val="007974BB"/>
    <w:rsid w:val="007A1E85"/>
    <w:rsid w:val="007A3743"/>
    <w:rsid w:val="007A4DBB"/>
    <w:rsid w:val="007A51BE"/>
    <w:rsid w:val="007A5586"/>
    <w:rsid w:val="007A5B69"/>
    <w:rsid w:val="007A644C"/>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046F"/>
    <w:rsid w:val="007D19F9"/>
    <w:rsid w:val="007D2277"/>
    <w:rsid w:val="007D2375"/>
    <w:rsid w:val="007D3E14"/>
    <w:rsid w:val="007D3EDB"/>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064B"/>
    <w:rsid w:val="007F1125"/>
    <w:rsid w:val="007F1437"/>
    <w:rsid w:val="007F245C"/>
    <w:rsid w:val="007F2804"/>
    <w:rsid w:val="007F35C7"/>
    <w:rsid w:val="007F37C8"/>
    <w:rsid w:val="007F4187"/>
    <w:rsid w:val="007F44DC"/>
    <w:rsid w:val="007F46C4"/>
    <w:rsid w:val="007F49DF"/>
    <w:rsid w:val="007F4BB1"/>
    <w:rsid w:val="007F57CD"/>
    <w:rsid w:val="007F604E"/>
    <w:rsid w:val="007F7E55"/>
    <w:rsid w:val="0080091D"/>
    <w:rsid w:val="008023F3"/>
    <w:rsid w:val="008028A3"/>
    <w:rsid w:val="00803441"/>
    <w:rsid w:val="00803A34"/>
    <w:rsid w:val="00803E02"/>
    <w:rsid w:val="00804797"/>
    <w:rsid w:val="00806EFC"/>
    <w:rsid w:val="008075E8"/>
    <w:rsid w:val="00807678"/>
    <w:rsid w:val="008104D7"/>
    <w:rsid w:val="00810D5D"/>
    <w:rsid w:val="0081277D"/>
    <w:rsid w:val="00812B2B"/>
    <w:rsid w:val="00812F38"/>
    <w:rsid w:val="00813CFC"/>
    <w:rsid w:val="00815A1E"/>
    <w:rsid w:val="008172B1"/>
    <w:rsid w:val="00820982"/>
    <w:rsid w:val="008226D2"/>
    <w:rsid w:val="008230F1"/>
    <w:rsid w:val="0082366A"/>
    <w:rsid w:val="00823B82"/>
    <w:rsid w:val="00824D61"/>
    <w:rsid w:val="008260FE"/>
    <w:rsid w:val="00826102"/>
    <w:rsid w:val="0082670F"/>
    <w:rsid w:val="008278A1"/>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0B0"/>
    <w:rsid w:val="008500FF"/>
    <w:rsid w:val="0085025A"/>
    <w:rsid w:val="00852AC3"/>
    <w:rsid w:val="008536AE"/>
    <w:rsid w:val="00854100"/>
    <w:rsid w:val="008567B2"/>
    <w:rsid w:val="008606DD"/>
    <w:rsid w:val="0086082C"/>
    <w:rsid w:val="008664FC"/>
    <w:rsid w:val="00872B3A"/>
    <w:rsid w:val="00875FE9"/>
    <w:rsid w:val="008768A1"/>
    <w:rsid w:val="00877311"/>
    <w:rsid w:val="00880633"/>
    <w:rsid w:val="00881754"/>
    <w:rsid w:val="00885071"/>
    <w:rsid w:val="00885B7F"/>
    <w:rsid w:val="0088663D"/>
    <w:rsid w:val="008868FC"/>
    <w:rsid w:val="00886EBC"/>
    <w:rsid w:val="008914C5"/>
    <w:rsid w:val="00891FF0"/>
    <w:rsid w:val="0089219E"/>
    <w:rsid w:val="0089325A"/>
    <w:rsid w:val="0089513D"/>
    <w:rsid w:val="008A0AC0"/>
    <w:rsid w:val="008A10BC"/>
    <w:rsid w:val="008A17F7"/>
    <w:rsid w:val="008A2053"/>
    <w:rsid w:val="008A3518"/>
    <w:rsid w:val="008A360E"/>
    <w:rsid w:val="008A4575"/>
    <w:rsid w:val="008A4E00"/>
    <w:rsid w:val="008A7061"/>
    <w:rsid w:val="008B285B"/>
    <w:rsid w:val="008B2891"/>
    <w:rsid w:val="008B2F7B"/>
    <w:rsid w:val="008B37A7"/>
    <w:rsid w:val="008B4219"/>
    <w:rsid w:val="008B56F2"/>
    <w:rsid w:val="008B68D1"/>
    <w:rsid w:val="008B70F5"/>
    <w:rsid w:val="008B766E"/>
    <w:rsid w:val="008B7A9F"/>
    <w:rsid w:val="008C1393"/>
    <w:rsid w:val="008C3CDE"/>
    <w:rsid w:val="008C4988"/>
    <w:rsid w:val="008C516F"/>
    <w:rsid w:val="008C5F8B"/>
    <w:rsid w:val="008C75A3"/>
    <w:rsid w:val="008C7BC4"/>
    <w:rsid w:val="008C7D5B"/>
    <w:rsid w:val="008D1511"/>
    <w:rsid w:val="008D1A95"/>
    <w:rsid w:val="008D1CDE"/>
    <w:rsid w:val="008D20C3"/>
    <w:rsid w:val="008D32C8"/>
    <w:rsid w:val="008D425B"/>
    <w:rsid w:val="008D47AC"/>
    <w:rsid w:val="008D5245"/>
    <w:rsid w:val="008D5316"/>
    <w:rsid w:val="008D617F"/>
    <w:rsid w:val="008D7781"/>
    <w:rsid w:val="008D7BE0"/>
    <w:rsid w:val="008E0D52"/>
    <w:rsid w:val="008E10E2"/>
    <w:rsid w:val="008E162D"/>
    <w:rsid w:val="008E281F"/>
    <w:rsid w:val="008E4107"/>
    <w:rsid w:val="008E4A60"/>
    <w:rsid w:val="008E4D14"/>
    <w:rsid w:val="008E65AF"/>
    <w:rsid w:val="008E66C4"/>
    <w:rsid w:val="008F0C48"/>
    <w:rsid w:val="008F15A7"/>
    <w:rsid w:val="008F2BB0"/>
    <w:rsid w:val="008F42C6"/>
    <w:rsid w:val="008F43D6"/>
    <w:rsid w:val="008F4658"/>
    <w:rsid w:val="008F5AD3"/>
    <w:rsid w:val="008F5B1C"/>
    <w:rsid w:val="008F661B"/>
    <w:rsid w:val="008F7855"/>
    <w:rsid w:val="009027E8"/>
    <w:rsid w:val="0090597F"/>
    <w:rsid w:val="00905BBF"/>
    <w:rsid w:val="009111D2"/>
    <w:rsid w:val="00912F67"/>
    <w:rsid w:val="0091333E"/>
    <w:rsid w:val="0091340F"/>
    <w:rsid w:val="0091552E"/>
    <w:rsid w:val="009157DF"/>
    <w:rsid w:val="0091601C"/>
    <w:rsid w:val="009169CE"/>
    <w:rsid w:val="009172E0"/>
    <w:rsid w:val="00920093"/>
    <w:rsid w:val="00920394"/>
    <w:rsid w:val="009219F7"/>
    <w:rsid w:val="00922037"/>
    <w:rsid w:val="0092342E"/>
    <w:rsid w:val="009241B4"/>
    <w:rsid w:val="00924FEC"/>
    <w:rsid w:val="009250C6"/>
    <w:rsid w:val="00925A1C"/>
    <w:rsid w:val="00925A60"/>
    <w:rsid w:val="00926FE6"/>
    <w:rsid w:val="00927055"/>
    <w:rsid w:val="009274BF"/>
    <w:rsid w:val="00927705"/>
    <w:rsid w:val="00932EA9"/>
    <w:rsid w:val="00933084"/>
    <w:rsid w:val="0093325C"/>
    <w:rsid w:val="00933B8F"/>
    <w:rsid w:val="009347C1"/>
    <w:rsid w:val="00934C80"/>
    <w:rsid w:val="00935E25"/>
    <w:rsid w:val="00936558"/>
    <w:rsid w:val="00937BE9"/>
    <w:rsid w:val="0094101B"/>
    <w:rsid w:val="0094258A"/>
    <w:rsid w:val="009427EE"/>
    <w:rsid w:val="00943CFD"/>
    <w:rsid w:val="00944C78"/>
    <w:rsid w:val="009456B9"/>
    <w:rsid w:val="00950E8B"/>
    <w:rsid w:val="00951EF8"/>
    <w:rsid w:val="009522D7"/>
    <w:rsid w:val="009536F5"/>
    <w:rsid w:val="0095499F"/>
    <w:rsid w:val="0095589A"/>
    <w:rsid w:val="0095763D"/>
    <w:rsid w:val="00957AFA"/>
    <w:rsid w:val="00960B93"/>
    <w:rsid w:val="0096159C"/>
    <w:rsid w:val="00962545"/>
    <w:rsid w:val="00963B32"/>
    <w:rsid w:val="009668B0"/>
    <w:rsid w:val="00966CCD"/>
    <w:rsid w:val="00967AF9"/>
    <w:rsid w:val="009704AD"/>
    <w:rsid w:val="009707DC"/>
    <w:rsid w:val="00970F48"/>
    <w:rsid w:val="00972563"/>
    <w:rsid w:val="0097426C"/>
    <w:rsid w:val="00974F73"/>
    <w:rsid w:val="00977072"/>
    <w:rsid w:val="009774C1"/>
    <w:rsid w:val="009779FC"/>
    <w:rsid w:val="0098163D"/>
    <w:rsid w:val="009826E4"/>
    <w:rsid w:val="0098583C"/>
    <w:rsid w:val="009876ED"/>
    <w:rsid w:val="00990388"/>
    <w:rsid w:val="00991769"/>
    <w:rsid w:val="0099302B"/>
    <w:rsid w:val="00995583"/>
    <w:rsid w:val="00995E96"/>
    <w:rsid w:val="00996900"/>
    <w:rsid w:val="009971BB"/>
    <w:rsid w:val="00997A34"/>
    <w:rsid w:val="009A0A18"/>
    <w:rsid w:val="009A0C5D"/>
    <w:rsid w:val="009A1295"/>
    <w:rsid w:val="009A3ECA"/>
    <w:rsid w:val="009A46DB"/>
    <w:rsid w:val="009A51A1"/>
    <w:rsid w:val="009A5F28"/>
    <w:rsid w:val="009A61F2"/>
    <w:rsid w:val="009A6542"/>
    <w:rsid w:val="009A6610"/>
    <w:rsid w:val="009A69A4"/>
    <w:rsid w:val="009A7319"/>
    <w:rsid w:val="009A740B"/>
    <w:rsid w:val="009B05E0"/>
    <w:rsid w:val="009B14E6"/>
    <w:rsid w:val="009B3247"/>
    <w:rsid w:val="009B6B02"/>
    <w:rsid w:val="009B745B"/>
    <w:rsid w:val="009C3F7A"/>
    <w:rsid w:val="009C56C4"/>
    <w:rsid w:val="009C5FB3"/>
    <w:rsid w:val="009C716C"/>
    <w:rsid w:val="009D03C4"/>
    <w:rsid w:val="009D1477"/>
    <w:rsid w:val="009D21AF"/>
    <w:rsid w:val="009D223F"/>
    <w:rsid w:val="009D2A4F"/>
    <w:rsid w:val="009D4457"/>
    <w:rsid w:val="009D4CDB"/>
    <w:rsid w:val="009D4E16"/>
    <w:rsid w:val="009D62AF"/>
    <w:rsid w:val="009D6F47"/>
    <w:rsid w:val="009E0D05"/>
    <w:rsid w:val="009E0EBE"/>
    <w:rsid w:val="009E2D98"/>
    <w:rsid w:val="009E3E87"/>
    <w:rsid w:val="009E4757"/>
    <w:rsid w:val="009E7FD1"/>
    <w:rsid w:val="009F0E0A"/>
    <w:rsid w:val="009F15E8"/>
    <w:rsid w:val="009F2C6A"/>
    <w:rsid w:val="009F35E5"/>
    <w:rsid w:val="009F468C"/>
    <w:rsid w:val="009F5DDD"/>
    <w:rsid w:val="009F5E40"/>
    <w:rsid w:val="009F5E79"/>
    <w:rsid w:val="009F7B76"/>
    <w:rsid w:val="00A002B3"/>
    <w:rsid w:val="00A007F2"/>
    <w:rsid w:val="00A01528"/>
    <w:rsid w:val="00A01E68"/>
    <w:rsid w:val="00A04411"/>
    <w:rsid w:val="00A045CF"/>
    <w:rsid w:val="00A0470D"/>
    <w:rsid w:val="00A04C62"/>
    <w:rsid w:val="00A1026D"/>
    <w:rsid w:val="00A10453"/>
    <w:rsid w:val="00A128E4"/>
    <w:rsid w:val="00A15A34"/>
    <w:rsid w:val="00A17B8E"/>
    <w:rsid w:val="00A17BE8"/>
    <w:rsid w:val="00A213B5"/>
    <w:rsid w:val="00A2192B"/>
    <w:rsid w:val="00A230C6"/>
    <w:rsid w:val="00A23F73"/>
    <w:rsid w:val="00A251E9"/>
    <w:rsid w:val="00A25532"/>
    <w:rsid w:val="00A2603C"/>
    <w:rsid w:val="00A2751E"/>
    <w:rsid w:val="00A2756A"/>
    <w:rsid w:val="00A30380"/>
    <w:rsid w:val="00A30F25"/>
    <w:rsid w:val="00A3289D"/>
    <w:rsid w:val="00A34DBC"/>
    <w:rsid w:val="00A34EC4"/>
    <w:rsid w:val="00A374D6"/>
    <w:rsid w:val="00A37F83"/>
    <w:rsid w:val="00A41537"/>
    <w:rsid w:val="00A41A4D"/>
    <w:rsid w:val="00A41BA6"/>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3450"/>
    <w:rsid w:val="00A64521"/>
    <w:rsid w:val="00A64732"/>
    <w:rsid w:val="00A65781"/>
    <w:rsid w:val="00A662A5"/>
    <w:rsid w:val="00A666D1"/>
    <w:rsid w:val="00A70006"/>
    <w:rsid w:val="00A71E42"/>
    <w:rsid w:val="00A72745"/>
    <w:rsid w:val="00A72D9A"/>
    <w:rsid w:val="00A76BB0"/>
    <w:rsid w:val="00A76BC6"/>
    <w:rsid w:val="00A76F80"/>
    <w:rsid w:val="00A773A7"/>
    <w:rsid w:val="00A801E6"/>
    <w:rsid w:val="00A81B7A"/>
    <w:rsid w:val="00A8245F"/>
    <w:rsid w:val="00A83E07"/>
    <w:rsid w:val="00A85BB8"/>
    <w:rsid w:val="00A872D0"/>
    <w:rsid w:val="00A87521"/>
    <w:rsid w:val="00A93426"/>
    <w:rsid w:val="00A9576C"/>
    <w:rsid w:val="00A95DC0"/>
    <w:rsid w:val="00A97863"/>
    <w:rsid w:val="00A97901"/>
    <w:rsid w:val="00AA0B69"/>
    <w:rsid w:val="00AA323A"/>
    <w:rsid w:val="00AA68CF"/>
    <w:rsid w:val="00AA68DB"/>
    <w:rsid w:val="00AA6A42"/>
    <w:rsid w:val="00AA717D"/>
    <w:rsid w:val="00AA72F1"/>
    <w:rsid w:val="00AA7425"/>
    <w:rsid w:val="00AB055C"/>
    <w:rsid w:val="00AB0D14"/>
    <w:rsid w:val="00AB1123"/>
    <w:rsid w:val="00AB2643"/>
    <w:rsid w:val="00AB2930"/>
    <w:rsid w:val="00AB2CAC"/>
    <w:rsid w:val="00AB2F38"/>
    <w:rsid w:val="00AB329F"/>
    <w:rsid w:val="00AB3D35"/>
    <w:rsid w:val="00AB450C"/>
    <w:rsid w:val="00AB7A80"/>
    <w:rsid w:val="00AB7DA1"/>
    <w:rsid w:val="00AC2B92"/>
    <w:rsid w:val="00AC3AA2"/>
    <w:rsid w:val="00AC5747"/>
    <w:rsid w:val="00AC58D5"/>
    <w:rsid w:val="00AC59A3"/>
    <w:rsid w:val="00AC5FFE"/>
    <w:rsid w:val="00AC61E2"/>
    <w:rsid w:val="00AC62C1"/>
    <w:rsid w:val="00AD02C7"/>
    <w:rsid w:val="00AD2B6F"/>
    <w:rsid w:val="00AD321E"/>
    <w:rsid w:val="00AD477B"/>
    <w:rsid w:val="00AD66E5"/>
    <w:rsid w:val="00AD7451"/>
    <w:rsid w:val="00AE065E"/>
    <w:rsid w:val="00AE0FE7"/>
    <w:rsid w:val="00AE1DAC"/>
    <w:rsid w:val="00AE5047"/>
    <w:rsid w:val="00AE6431"/>
    <w:rsid w:val="00AE7559"/>
    <w:rsid w:val="00AF04A6"/>
    <w:rsid w:val="00AF0EAD"/>
    <w:rsid w:val="00AF19BA"/>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4EDF"/>
    <w:rsid w:val="00B152B3"/>
    <w:rsid w:val="00B1763E"/>
    <w:rsid w:val="00B17B9E"/>
    <w:rsid w:val="00B20763"/>
    <w:rsid w:val="00B20A8F"/>
    <w:rsid w:val="00B2234D"/>
    <w:rsid w:val="00B2339C"/>
    <w:rsid w:val="00B2396F"/>
    <w:rsid w:val="00B23B8B"/>
    <w:rsid w:val="00B24C36"/>
    <w:rsid w:val="00B259C9"/>
    <w:rsid w:val="00B25DE0"/>
    <w:rsid w:val="00B26C2D"/>
    <w:rsid w:val="00B31093"/>
    <w:rsid w:val="00B31362"/>
    <w:rsid w:val="00B318D0"/>
    <w:rsid w:val="00B33CCD"/>
    <w:rsid w:val="00B33D09"/>
    <w:rsid w:val="00B34BDF"/>
    <w:rsid w:val="00B373D5"/>
    <w:rsid w:val="00B4021C"/>
    <w:rsid w:val="00B40544"/>
    <w:rsid w:val="00B40C72"/>
    <w:rsid w:val="00B40DA6"/>
    <w:rsid w:val="00B40E54"/>
    <w:rsid w:val="00B411B9"/>
    <w:rsid w:val="00B43831"/>
    <w:rsid w:val="00B4584A"/>
    <w:rsid w:val="00B4605B"/>
    <w:rsid w:val="00B4758B"/>
    <w:rsid w:val="00B525A6"/>
    <w:rsid w:val="00B5702C"/>
    <w:rsid w:val="00B5720C"/>
    <w:rsid w:val="00B57865"/>
    <w:rsid w:val="00B63C94"/>
    <w:rsid w:val="00B6500A"/>
    <w:rsid w:val="00B656B3"/>
    <w:rsid w:val="00B66230"/>
    <w:rsid w:val="00B66F08"/>
    <w:rsid w:val="00B66FA1"/>
    <w:rsid w:val="00B674D0"/>
    <w:rsid w:val="00B67FC8"/>
    <w:rsid w:val="00B7081C"/>
    <w:rsid w:val="00B70FD8"/>
    <w:rsid w:val="00B72076"/>
    <w:rsid w:val="00B7257C"/>
    <w:rsid w:val="00B72761"/>
    <w:rsid w:val="00B74D45"/>
    <w:rsid w:val="00B760D1"/>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3A4"/>
    <w:rsid w:val="00B969AD"/>
    <w:rsid w:val="00B96B27"/>
    <w:rsid w:val="00B96FC2"/>
    <w:rsid w:val="00B97D04"/>
    <w:rsid w:val="00BA0BD0"/>
    <w:rsid w:val="00BA1158"/>
    <w:rsid w:val="00BA21D9"/>
    <w:rsid w:val="00BA2249"/>
    <w:rsid w:val="00BA2FF5"/>
    <w:rsid w:val="00BA39E6"/>
    <w:rsid w:val="00BA3CDE"/>
    <w:rsid w:val="00BA4540"/>
    <w:rsid w:val="00BA4ABD"/>
    <w:rsid w:val="00BA5929"/>
    <w:rsid w:val="00BA62AD"/>
    <w:rsid w:val="00BA7608"/>
    <w:rsid w:val="00BB1CE8"/>
    <w:rsid w:val="00BC0559"/>
    <w:rsid w:val="00BC1A36"/>
    <w:rsid w:val="00BC2D17"/>
    <w:rsid w:val="00BC306D"/>
    <w:rsid w:val="00BC4ACE"/>
    <w:rsid w:val="00BC5D53"/>
    <w:rsid w:val="00BC6593"/>
    <w:rsid w:val="00BC667B"/>
    <w:rsid w:val="00BC6B3F"/>
    <w:rsid w:val="00BC775B"/>
    <w:rsid w:val="00BC77B7"/>
    <w:rsid w:val="00BC7BF8"/>
    <w:rsid w:val="00BD0310"/>
    <w:rsid w:val="00BD251A"/>
    <w:rsid w:val="00BD4413"/>
    <w:rsid w:val="00BD508F"/>
    <w:rsid w:val="00BD5C2A"/>
    <w:rsid w:val="00BD5FC4"/>
    <w:rsid w:val="00BD6061"/>
    <w:rsid w:val="00BD7344"/>
    <w:rsid w:val="00BD7383"/>
    <w:rsid w:val="00BD7733"/>
    <w:rsid w:val="00BE00C8"/>
    <w:rsid w:val="00BE028B"/>
    <w:rsid w:val="00BE0493"/>
    <w:rsid w:val="00BE178F"/>
    <w:rsid w:val="00BE1E72"/>
    <w:rsid w:val="00BE2A7A"/>
    <w:rsid w:val="00BE32D2"/>
    <w:rsid w:val="00BE38E8"/>
    <w:rsid w:val="00BE3A86"/>
    <w:rsid w:val="00BE4DC2"/>
    <w:rsid w:val="00BE5948"/>
    <w:rsid w:val="00BE61C3"/>
    <w:rsid w:val="00BF09E6"/>
    <w:rsid w:val="00BF2167"/>
    <w:rsid w:val="00BF26AB"/>
    <w:rsid w:val="00BF3180"/>
    <w:rsid w:val="00BF4294"/>
    <w:rsid w:val="00BF6ADD"/>
    <w:rsid w:val="00C00945"/>
    <w:rsid w:val="00C014C0"/>
    <w:rsid w:val="00C01A4E"/>
    <w:rsid w:val="00C02857"/>
    <w:rsid w:val="00C02C1E"/>
    <w:rsid w:val="00C02D7D"/>
    <w:rsid w:val="00C02DC3"/>
    <w:rsid w:val="00C03AE1"/>
    <w:rsid w:val="00C05FDA"/>
    <w:rsid w:val="00C11728"/>
    <w:rsid w:val="00C11914"/>
    <w:rsid w:val="00C122B5"/>
    <w:rsid w:val="00C131BF"/>
    <w:rsid w:val="00C136B4"/>
    <w:rsid w:val="00C1434C"/>
    <w:rsid w:val="00C15E4C"/>
    <w:rsid w:val="00C17073"/>
    <w:rsid w:val="00C2061F"/>
    <w:rsid w:val="00C21A20"/>
    <w:rsid w:val="00C22041"/>
    <w:rsid w:val="00C22224"/>
    <w:rsid w:val="00C22743"/>
    <w:rsid w:val="00C26077"/>
    <w:rsid w:val="00C27B68"/>
    <w:rsid w:val="00C27ED5"/>
    <w:rsid w:val="00C27EEF"/>
    <w:rsid w:val="00C27F94"/>
    <w:rsid w:val="00C3137B"/>
    <w:rsid w:val="00C31CE8"/>
    <w:rsid w:val="00C31D60"/>
    <w:rsid w:val="00C338A2"/>
    <w:rsid w:val="00C35B27"/>
    <w:rsid w:val="00C363D8"/>
    <w:rsid w:val="00C36EA5"/>
    <w:rsid w:val="00C37148"/>
    <w:rsid w:val="00C37870"/>
    <w:rsid w:val="00C37F75"/>
    <w:rsid w:val="00C40AD8"/>
    <w:rsid w:val="00C415E3"/>
    <w:rsid w:val="00C426C1"/>
    <w:rsid w:val="00C42AD5"/>
    <w:rsid w:val="00C430D7"/>
    <w:rsid w:val="00C43888"/>
    <w:rsid w:val="00C43BFE"/>
    <w:rsid w:val="00C43DD7"/>
    <w:rsid w:val="00C44EC6"/>
    <w:rsid w:val="00C45928"/>
    <w:rsid w:val="00C46062"/>
    <w:rsid w:val="00C468F4"/>
    <w:rsid w:val="00C46A51"/>
    <w:rsid w:val="00C471CB"/>
    <w:rsid w:val="00C4764C"/>
    <w:rsid w:val="00C506C6"/>
    <w:rsid w:val="00C506E9"/>
    <w:rsid w:val="00C51BD2"/>
    <w:rsid w:val="00C51DEC"/>
    <w:rsid w:val="00C5252B"/>
    <w:rsid w:val="00C53635"/>
    <w:rsid w:val="00C55F66"/>
    <w:rsid w:val="00C5624F"/>
    <w:rsid w:val="00C56745"/>
    <w:rsid w:val="00C5748F"/>
    <w:rsid w:val="00C57900"/>
    <w:rsid w:val="00C60D05"/>
    <w:rsid w:val="00C612EB"/>
    <w:rsid w:val="00C61973"/>
    <w:rsid w:val="00C61A66"/>
    <w:rsid w:val="00C64806"/>
    <w:rsid w:val="00C67F5A"/>
    <w:rsid w:val="00C71396"/>
    <w:rsid w:val="00C722BC"/>
    <w:rsid w:val="00C72552"/>
    <w:rsid w:val="00C739BE"/>
    <w:rsid w:val="00C7599D"/>
    <w:rsid w:val="00C76AFB"/>
    <w:rsid w:val="00C76D35"/>
    <w:rsid w:val="00C822C0"/>
    <w:rsid w:val="00C829DA"/>
    <w:rsid w:val="00C83DC6"/>
    <w:rsid w:val="00C840DC"/>
    <w:rsid w:val="00C85708"/>
    <w:rsid w:val="00C863DC"/>
    <w:rsid w:val="00C86C26"/>
    <w:rsid w:val="00C86D0B"/>
    <w:rsid w:val="00C87259"/>
    <w:rsid w:val="00C903AA"/>
    <w:rsid w:val="00C90547"/>
    <w:rsid w:val="00C908DD"/>
    <w:rsid w:val="00C9093C"/>
    <w:rsid w:val="00C90BE6"/>
    <w:rsid w:val="00C913EB"/>
    <w:rsid w:val="00C9234A"/>
    <w:rsid w:val="00C92441"/>
    <w:rsid w:val="00C92D44"/>
    <w:rsid w:val="00C93B74"/>
    <w:rsid w:val="00C94485"/>
    <w:rsid w:val="00C946A2"/>
    <w:rsid w:val="00C946E9"/>
    <w:rsid w:val="00C9515C"/>
    <w:rsid w:val="00C95AB5"/>
    <w:rsid w:val="00C96464"/>
    <w:rsid w:val="00C96B35"/>
    <w:rsid w:val="00C9782B"/>
    <w:rsid w:val="00C97D1C"/>
    <w:rsid w:val="00CA166D"/>
    <w:rsid w:val="00CA34F2"/>
    <w:rsid w:val="00CA3EAF"/>
    <w:rsid w:val="00CA3F34"/>
    <w:rsid w:val="00CA44B7"/>
    <w:rsid w:val="00CA47E5"/>
    <w:rsid w:val="00CA5C1F"/>
    <w:rsid w:val="00CA7DCB"/>
    <w:rsid w:val="00CB05FE"/>
    <w:rsid w:val="00CB0799"/>
    <w:rsid w:val="00CB0AFB"/>
    <w:rsid w:val="00CB0CEF"/>
    <w:rsid w:val="00CB2327"/>
    <w:rsid w:val="00CB335B"/>
    <w:rsid w:val="00CB3473"/>
    <w:rsid w:val="00CB4596"/>
    <w:rsid w:val="00CB6CC5"/>
    <w:rsid w:val="00CB7089"/>
    <w:rsid w:val="00CC1221"/>
    <w:rsid w:val="00CC3AB6"/>
    <w:rsid w:val="00CC48B3"/>
    <w:rsid w:val="00CC5FA7"/>
    <w:rsid w:val="00CC63C3"/>
    <w:rsid w:val="00CD2138"/>
    <w:rsid w:val="00CD2E3F"/>
    <w:rsid w:val="00CD37FD"/>
    <w:rsid w:val="00CD3E64"/>
    <w:rsid w:val="00CD3EDB"/>
    <w:rsid w:val="00CD42C5"/>
    <w:rsid w:val="00CD523F"/>
    <w:rsid w:val="00CD5C48"/>
    <w:rsid w:val="00CD67C8"/>
    <w:rsid w:val="00CD7155"/>
    <w:rsid w:val="00CE0E81"/>
    <w:rsid w:val="00CE4175"/>
    <w:rsid w:val="00CE4542"/>
    <w:rsid w:val="00CE5267"/>
    <w:rsid w:val="00CE54A0"/>
    <w:rsid w:val="00CE5CD0"/>
    <w:rsid w:val="00CE61BD"/>
    <w:rsid w:val="00CE62E1"/>
    <w:rsid w:val="00CE6CE1"/>
    <w:rsid w:val="00CE70A3"/>
    <w:rsid w:val="00CE71A2"/>
    <w:rsid w:val="00CE734F"/>
    <w:rsid w:val="00CE7740"/>
    <w:rsid w:val="00CF0FBD"/>
    <w:rsid w:val="00CF2717"/>
    <w:rsid w:val="00CF3D4E"/>
    <w:rsid w:val="00CF4CA6"/>
    <w:rsid w:val="00D0108C"/>
    <w:rsid w:val="00D01C7E"/>
    <w:rsid w:val="00D02F61"/>
    <w:rsid w:val="00D043E6"/>
    <w:rsid w:val="00D0736C"/>
    <w:rsid w:val="00D109DA"/>
    <w:rsid w:val="00D10C2B"/>
    <w:rsid w:val="00D11672"/>
    <w:rsid w:val="00D12C71"/>
    <w:rsid w:val="00D1446C"/>
    <w:rsid w:val="00D14590"/>
    <w:rsid w:val="00D1649B"/>
    <w:rsid w:val="00D16658"/>
    <w:rsid w:val="00D1670A"/>
    <w:rsid w:val="00D17406"/>
    <w:rsid w:val="00D1757C"/>
    <w:rsid w:val="00D24C48"/>
    <w:rsid w:val="00D261E1"/>
    <w:rsid w:val="00D27FED"/>
    <w:rsid w:val="00D300AB"/>
    <w:rsid w:val="00D32D6F"/>
    <w:rsid w:val="00D33B59"/>
    <w:rsid w:val="00D33EDB"/>
    <w:rsid w:val="00D35076"/>
    <w:rsid w:val="00D35206"/>
    <w:rsid w:val="00D355E4"/>
    <w:rsid w:val="00D35CFC"/>
    <w:rsid w:val="00D36542"/>
    <w:rsid w:val="00D37AA3"/>
    <w:rsid w:val="00D403D6"/>
    <w:rsid w:val="00D4092C"/>
    <w:rsid w:val="00D40947"/>
    <w:rsid w:val="00D4097E"/>
    <w:rsid w:val="00D42547"/>
    <w:rsid w:val="00D425CF"/>
    <w:rsid w:val="00D43376"/>
    <w:rsid w:val="00D43386"/>
    <w:rsid w:val="00D435BE"/>
    <w:rsid w:val="00D43D3A"/>
    <w:rsid w:val="00D440E8"/>
    <w:rsid w:val="00D44968"/>
    <w:rsid w:val="00D4551A"/>
    <w:rsid w:val="00D45DE7"/>
    <w:rsid w:val="00D47323"/>
    <w:rsid w:val="00D5055B"/>
    <w:rsid w:val="00D50B2F"/>
    <w:rsid w:val="00D50CDC"/>
    <w:rsid w:val="00D5141D"/>
    <w:rsid w:val="00D5198D"/>
    <w:rsid w:val="00D531BB"/>
    <w:rsid w:val="00D54B7B"/>
    <w:rsid w:val="00D5567D"/>
    <w:rsid w:val="00D56E9A"/>
    <w:rsid w:val="00D571DF"/>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76191"/>
    <w:rsid w:val="00D84B41"/>
    <w:rsid w:val="00D85691"/>
    <w:rsid w:val="00D85C6E"/>
    <w:rsid w:val="00D86562"/>
    <w:rsid w:val="00D86B95"/>
    <w:rsid w:val="00D90753"/>
    <w:rsid w:val="00D9395B"/>
    <w:rsid w:val="00D950C8"/>
    <w:rsid w:val="00D9572E"/>
    <w:rsid w:val="00D97644"/>
    <w:rsid w:val="00D97912"/>
    <w:rsid w:val="00D97B03"/>
    <w:rsid w:val="00DA003E"/>
    <w:rsid w:val="00DA32DA"/>
    <w:rsid w:val="00DA412F"/>
    <w:rsid w:val="00DA4743"/>
    <w:rsid w:val="00DA5112"/>
    <w:rsid w:val="00DA55C7"/>
    <w:rsid w:val="00DA65C2"/>
    <w:rsid w:val="00DB0850"/>
    <w:rsid w:val="00DB08B1"/>
    <w:rsid w:val="00DB327A"/>
    <w:rsid w:val="00DB4094"/>
    <w:rsid w:val="00DB6450"/>
    <w:rsid w:val="00DC17E8"/>
    <w:rsid w:val="00DC20BA"/>
    <w:rsid w:val="00DC2B06"/>
    <w:rsid w:val="00DC2CF8"/>
    <w:rsid w:val="00DC76E8"/>
    <w:rsid w:val="00DD2050"/>
    <w:rsid w:val="00DD32E3"/>
    <w:rsid w:val="00DD3F94"/>
    <w:rsid w:val="00DD567A"/>
    <w:rsid w:val="00DD5B44"/>
    <w:rsid w:val="00DE21A2"/>
    <w:rsid w:val="00DE292E"/>
    <w:rsid w:val="00DE312E"/>
    <w:rsid w:val="00DE3E70"/>
    <w:rsid w:val="00DE3EC2"/>
    <w:rsid w:val="00DE5C04"/>
    <w:rsid w:val="00DE7C2F"/>
    <w:rsid w:val="00DF0036"/>
    <w:rsid w:val="00DF071E"/>
    <w:rsid w:val="00DF1605"/>
    <w:rsid w:val="00DF29AC"/>
    <w:rsid w:val="00DF3431"/>
    <w:rsid w:val="00DF4963"/>
    <w:rsid w:val="00DF6128"/>
    <w:rsid w:val="00DF6901"/>
    <w:rsid w:val="00DF7188"/>
    <w:rsid w:val="00E000E4"/>
    <w:rsid w:val="00E01A00"/>
    <w:rsid w:val="00E03203"/>
    <w:rsid w:val="00E042E1"/>
    <w:rsid w:val="00E04B43"/>
    <w:rsid w:val="00E06CD9"/>
    <w:rsid w:val="00E07CF3"/>
    <w:rsid w:val="00E111F5"/>
    <w:rsid w:val="00E126AD"/>
    <w:rsid w:val="00E12D1C"/>
    <w:rsid w:val="00E13DDA"/>
    <w:rsid w:val="00E13F25"/>
    <w:rsid w:val="00E14CFD"/>
    <w:rsid w:val="00E14F9C"/>
    <w:rsid w:val="00E15198"/>
    <w:rsid w:val="00E1764B"/>
    <w:rsid w:val="00E2030F"/>
    <w:rsid w:val="00E20485"/>
    <w:rsid w:val="00E206BD"/>
    <w:rsid w:val="00E20CD8"/>
    <w:rsid w:val="00E21921"/>
    <w:rsid w:val="00E21991"/>
    <w:rsid w:val="00E22AB3"/>
    <w:rsid w:val="00E23EE9"/>
    <w:rsid w:val="00E2433E"/>
    <w:rsid w:val="00E249DA"/>
    <w:rsid w:val="00E250B7"/>
    <w:rsid w:val="00E30660"/>
    <w:rsid w:val="00E30684"/>
    <w:rsid w:val="00E319BD"/>
    <w:rsid w:val="00E326C5"/>
    <w:rsid w:val="00E34821"/>
    <w:rsid w:val="00E35B60"/>
    <w:rsid w:val="00E35EED"/>
    <w:rsid w:val="00E36078"/>
    <w:rsid w:val="00E367BC"/>
    <w:rsid w:val="00E367BF"/>
    <w:rsid w:val="00E36B88"/>
    <w:rsid w:val="00E37E9C"/>
    <w:rsid w:val="00E37FF2"/>
    <w:rsid w:val="00E4005C"/>
    <w:rsid w:val="00E4240A"/>
    <w:rsid w:val="00E426DE"/>
    <w:rsid w:val="00E42C17"/>
    <w:rsid w:val="00E436B9"/>
    <w:rsid w:val="00E443CB"/>
    <w:rsid w:val="00E44D65"/>
    <w:rsid w:val="00E46A19"/>
    <w:rsid w:val="00E46AA0"/>
    <w:rsid w:val="00E50444"/>
    <w:rsid w:val="00E507A0"/>
    <w:rsid w:val="00E50EBB"/>
    <w:rsid w:val="00E53486"/>
    <w:rsid w:val="00E53495"/>
    <w:rsid w:val="00E54616"/>
    <w:rsid w:val="00E5566C"/>
    <w:rsid w:val="00E559AD"/>
    <w:rsid w:val="00E568AE"/>
    <w:rsid w:val="00E57DAE"/>
    <w:rsid w:val="00E61168"/>
    <w:rsid w:val="00E612C0"/>
    <w:rsid w:val="00E61CB1"/>
    <w:rsid w:val="00E62527"/>
    <w:rsid w:val="00E63A60"/>
    <w:rsid w:val="00E64C65"/>
    <w:rsid w:val="00E64EA1"/>
    <w:rsid w:val="00E65CC9"/>
    <w:rsid w:val="00E65F0A"/>
    <w:rsid w:val="00E6713E"/>
    <w:rsid w:val="00E67390"/>
    <w:rsid w:val="00E67B1B"/>
    <w:rsid w:val="00E70651"/>
    <w:rsid w:val="00E7106C"/>
    <w:rsid w:val="00E715CE"/>
    <w:rsid w:val="00E72493"/>
    <w:rsid w:val="00E7749A"/>
    <w:rsid w:val="00E7783F"/>
    <w:rsid w:val="00E77992"/>
    <w:rsid w:val="00E80D31"/>
    <w:rsid w:val="00E80F35"/>
    <w:rsid w:val="00E815C5"/>
    <w:rsid w:val="00E8272E"/>
    <w:rsid w:val="00E84D54"/>
    <w:rsid w:val="00E854F4"/>
    <w:rsid w:val="00E85ABF"/>
    <w:rsid w:val="00E85D95"/>
    <w:rsid w:val="00E878F7"/>
    <w:rsid w:val="00E90D3C"/>
    <w:rsid w:val="00E930E6"/>
    <w:rsid w:val="00E95856"/>
    <w:rsid w:val="00E95E6E"/>
    <w:rsid w:val="00E97566"/>
    <w:rsid w:val="00EA0B8B"/>
    <w:rsid w:val="00EA15D6"/>
    <w:rsid w:val="00EA309F"/>
    <w:rsid w:val="00EA468F"/>
    <w:rsid w:val="00EA62B9"/>
    <w:rsid w:val="00EA7EEE"/>
    <w:rsid w:val="00EB094F"/>
    <w:rsid w:val="00EB1088"/>
    <w:rsid w:val="00EB261A"/>
    <w:rsid w:val="00EB2FD8"/>
    <w:rsid w:val="00EB4426"/>
    <w:rsid w:val="00EB4903"/>
    <w:rsid w:val="00EB6FDF"/>
    <w:rsid w:val="00EC128C"/>
    <w:rsid w:val="00EC23E7"/>
    <w:rsid w:val="00EC4515"/>
    <w:rsid w:val="00EC5997"/>
    <w:rsid w:val="00EC5AD4"/>
    <w:rsid w:val="00EC5C56"/>
    <w:rsid w:val="00EC5D7B"/>
    <w:rsid w:val="00EC674D"/>
    <w:rsid w:val="00EC68FB"/>
    <w:rsid w:val="00ED0778"/>
    <w:rsid w:val="00ED33C0"/>
    <w:rsid w:val="00ED4AA0"/>
    <w:rsid w:val="00ED4AC7"/>
    <w:rsid w:val="00ED5CE7"/>
    <w:rsid w:val="00ED672D"/>
    <w:rsid w:val="00ED7935"/>
    <w:rsid w:val="00EE2353"/>
    <w:rsid w:val="00EE66E0"/>
    <w:rsid w:val="00EE7F46"/>
    <w:rsid w:val="00EF1EBE"/>
    <w:rsid w:val="00EF31F8"/>
    <w:rsid w:val="00EF3E4B"/>
    <w:rsid w:val="00EF5E90"/>
    <w:rsid w:val="00EF5FD0"/>
    <w:rsid w:val="00EF72B9"/>
    <w:rsid w:val="00F0106B"/>
    <w:rsid w:val="00F01F11"/>
    <w:rsid w:val="00F02A2E"/>
    <w:rsid w:val="00F044CE"/>
    <w:rsid w:val="00F04AEF"/>
    <w:rsid w:val="00F050C0"/>
    <w:rsid w:val="00F05C8B"/>
    <w:rsid w:val="00F06401"/>
    <w:rsid w:val="00F06766"/>
    <w:rsid w:val="00F078F8"/>
    <w:rsid w:val="00F11238"/>
    <w:rsid w:val="00F12E03"/>
    <w:rsid w:val="00F12EFA"/>
    <w:rsid w:val="00F13548"/>
    <w:rsid w:val="00F1421C"/>
    <w:rsid w:val="00F146C6"/>
    <w:rsid w:val="00F14773"/>
    <w:rsid w:val="00F152F4"/>
    <w:rsid w:val="00F16A28"/>
    <w:rsid w:val="00F21589"/>
    <w:rsid w:val="00F217C6"/>
    <w:rsid w:val="00F21C20"/>
    <w:rsid w:val="00F22B32"/>
    <w:rsid w:val="00F27854"/>
    <w:rsid w:val="00F30786"/>
    <w:rsid w:val="00F30D56"/>
    <w:rsid w:val="00F32813"/>
    <w:rsid w:val="00F334A6"/>
    <w:rsid w:val="00F33F91"/>
    <w:rsid w:val="00F34E6E"/>
    <w:rsid w:val="00F35494"/>
    <w:rsid w:val="00F3622C"/>
    <w:rsid w:val="00F36424"/>
    <w:rsid w:val="00F3646F"/>
    <w:rsid w:val="00F36F75"/>
    <w:rsid w:val="00F370D1"/>
    <w:rsid w:val="00F377DB"/>
    <w:rsid w:val="00F4076A"/>
    <w:rsid w:val="00F40B47"/>
    <w:rsid w:val="00F432F2"/>
    <w:rsid w:val="00F44662"/>
    <w:rsid w:val="00F447DE"/>
    <w:rsid w:val="00F45267"/>
    <w:rsid w:val="00F45488"/>
    <w:rsid w:val="00F461B0"/>
    <w:rsid w:val="00F477EF"/>
    <w:rsid w:val="00F50904"/>
    <w:rsid w:val="00F51E87"/>
    <w:rsid w:val="00F54252"/>
    <w:rsid w:val="00F55901"/>
    <w:rsid w:val="00F55C04"/>
    <w:rsid w:val="00F56399"/>
    <w:rsid w:val="00F573C4"/>
    <w:rsid w:val="00F57BAD"/>
    <w:rsid w:val="00F60C50"/>
    <w:rsid w:val="00F621C5"/>
    <w:rsid w:val="00F6255F"/>
    <w:rsid w:val="00F63FD8"/>
    <w:rsid w:val="00F6647E"/>
    <w:rsid w:val="00F664FA"/>
    <w:rsid w:val="00F70510"/>
    <w:rsid w:val="00F70612"/>
    <w:rsid w:val="00F7085A"/>
    <w:rsid w:val="00F7122E"/>
    <w:rsid w:val="00F7209E"/>
    <w:rsid w:val="00F756E0"/>
    <w:rsid w:val="00F76F40"/>
    <w:rsid w:val="00F773B3"/>
    <w:rsid w:val="00F777A5"/>
    <w:rsid w:val="00F77948"/>
    <w:rsid w:val="00F80E70"/>
    <w:rsid w:val="00F8156B"/>
    <w:rsid w:val="00F81617"/>
    <w:rsid w:val="00F817C4"/>
    <w:rsid w:val="00F83746"/>
    <w:rsid w:val="00F87274"/>
    <w:rsid w:val="00F904DA"/>
    <w:rsid w:val="00F90678"/>
    <w:rsid w:val="00F91BCD"/>
    <w:rsid w:val="00F9220E"/>
    <w:rsid w:val="00F925F3"/>
    <w:rsid w:val="00F9273E"/>
    <w:rsid w:val="00F92A39"/>
    <w:rsid w:val="00F94036"/>
    <w:rsid w:val="00F94CFA"/>
    <w:rsid w:val="00F95061"/>
    <w:rsid w:val="00F97973"/>
    <w:rsid w:val="00FA2186"/>
    <w:rsid w:val="00FA234F"/>
    <w:rsid w:val="00FA4934"/>
    <w:rsid w:val="00FA5818"/>
    <w:rsid w:val="00FB0A5A"/>
    <w:rsid w:val="00FB0F11"/>
    <w:rsid w:val="00FB1124"/>
    <w:rsid w:val="00FB12DC"/>
    <w:rsid w:val="00FB164B"/>
    <w:rsid w:val="00FB3F4E"/>
    <w:rsid w:val="00FB4714"/>
    <w:rsid w:val="00FB57ED"/>
    <w:rsid w:val="00FB5B2E"/>
    <w:rsid w:val="00FB5DA6"/>
    <w:rsid w:val="00FB6562"/>
    <w:rsid w:val="00FC0C28"/>
    <w:rsid w:val="00FC19E3"/>
    <w:rsid w:val="00FC1B1B"/>
    <w:rsid w:val="00FC2F2A"/>
    <w:rsid w:val="00FC3004"/>
    <w:rsid w:val="00FC402D"/>
    <w:rsid w:val="00FC4536"/>
    <w:rsid w:val="00FC46B0"/>
    <w:rsid w:val="00FC5365"/>
    <w:rsid w:val="00FC6A2D"/>
    <w:rsid w:val="00FC747A"/>
    <w:rsid w:val="00FD019E"/>
    <w:rsid w:val="00FD1222"/>
    <w:rsid w:val="00FD2BCF"/>
    <w:rsid w:val="00FD3B25"/>
    <w:rsid w:val="00FD73AB"/>
    <w:rsid w:val="00FE02B4"/>
    <w:rsid w:val="00FE0524"/>
    <w:rsid w:val="00FE0672"/>
    <w:rsid w:val="00FE2852"/>
    <w:rsid w:val="00FE2B17"/>
    <w:rsid w:val="00FE3D3B"/>
    <w:rsid w:val="00FE43B2"/>
    <w:rsid w:val="00FE7077"/>
    <w:rsid w:val="00FE76B0"/>
    <w:rsid w:val="00FE7A41"/>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yperlink" Target="http://www.nso.edu/staff/fwatson/STARA" TargetMode="External"/><Relationship Id="rId32" Type="http://schemas.openxmlformats.org/officeDocument/2006/relationships/hyperlink" Target="http://fenyi.solarobs.unideb.hu/DPD/"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hyperlink" Target="http://www.iup.physik.uni-bremen.de/gome/gomemgii.html" TargetMode="External"/><Relationship Id="rId15" Type="http://schemas.openxmlformats.org/officeDocument/2006/relationships/hyperlink" Target="http://www.ngdc.noaa.gov/stp/spaceweather.html"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E06B7-3237-E943-918C-18C34A9B3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52</Pages>
  <Words>14556</Words>
  <Characters>82972</Characters>
  <Application>Microsoft Macintosh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97334</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J. Newport</dc:creator>
  <cp:lastModifiedBy>Odele Coddington</cp:lastModifiedBy>
  <cp:revision>29</cp:revision>
  <cp:lastPrinted>2014-09-22T17:03:00Z</cp:lastPrinted>
  <dcterms:created xsi:type="dcterms:W3CDTF">2014-11-05T19:59:00Z</dcterms:created>
  <dcterms:modified xsi:type="dcterms:W3CDTF">2014-12-02T22:44:00Z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